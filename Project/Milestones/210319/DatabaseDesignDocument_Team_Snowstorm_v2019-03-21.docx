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6D5C80" w14:textId="6AC9CCB1" w:rsidR="00BB12B8" w:rsidRPr="0047260E" w:rsidDel="00145AF6" w:rsidRDefault="00BB12B8">
      <w:pPr>
        <w:pStyle w:val="Figure"/>
        <w:rPr>
          <w:del w:id="0" w:author="outpost" w:date="2019-03-18T19:34:00Z"/>
          <w:lang w:val="en-CA"/>
          <w:rPrChange w:id="1" w:author="ilia kassianenko" w:date="2019-03-21T21:37:00Z">
            <w:rPr>
              <w:del w:id="2" w:author="outpost" w:date="2019-03-18T19:34:00Z"/>
            </w:rPr>
          </w:rPrChange>
        </w:rPr>
      </w:pPr>
    </w:p>
    <w:p w14:paraId="17828E31" w14:textId="5ABE9E15" w:rsidR="005B6178" w:rsidRPr="0047260E" w:rsidDel="00145AF6" w:rsidRDefault="005B6178" w:rsidP="005B6178">
      <w:pPr>
        <w:rPr>
          <w:del w:id="3" w:author="outpost" w:date="2019-03-18T19:34:00Z"/>
          <w:lang w:val="en-CA"/>
          <w:rPrChange w:id="4" w:author="ilia kassianenko" w:date="2019-03-21T21:37:00Z">
            <w:rPr>
              <w:del w:id="5" w:author="outpost" w:date="2019-03-18T19:34:00Z"/>
            </w:rPr>
          </w:rPrChange>
        </w:rPr>
      </w:pPr>
    </w:p>
    <w:p w14:paraId="0695B2AA" w14:textId="5DC3682A" w:rsidR="005B6178" w:rsidRPr="0047260E" w:rsidDel="00145AF6" w:rsidRDefault="005B6178" w:rsidP="005B6178">
      <w:pPr>
        <w:rPr>
          <w:del w:id="6" w:author="outpost" w:date="2019-03-18T19:34:00Z"/>
          <w:lang w:val="en-CA"/>
          <w:rPrChange w:id="7" w:author="ilia kassianenko" w:date="2019-03-21T21:37:00Z">
            <w:rPr>
              <w:del w:id="8" w:author="outpost" w:date="2019-03-18T19:34:00Z"/>
            </w:rPr>
          </w:rPrChange>
        </w:rPr>
      </w:pPr>
    </w:p>
    <w:p w14:paraId="37F3D476" w14:textId="77777777" w:rsidR="00BB12B8" w:rsidRPr="0047260E" w:rsidRDefault="00320A42">
      <w:pPr>
        <w:pStyle w:val="CoverProjectName"/>
        <w:rPr>
          <w:lang w:val="en-CA"/>
          <w:rPrChange w:id="9" w:author="ilia kassianenko" w:date="2019-03-21T21:37:00Z">
            <w:rPr/>
          </w:rPrChange>
        </w:rPr>
      </w:pPr>
      <w:r w:rsidRPr="0047260E">
        <w:rPr>
          <w:lang w:val="en-CA"/>
          <w:rPrChange w:id="10" w:author="ilia kassianenko" w:date="2019-03-21T21:37:00Z">
            <w:rPr/>
          </w:rPrChange>
        </w:rPr>
        <w:t>Snowstorm</w:t>
      </w:r>
    </w:p>
    <w:p w14:paraId="202A8F42" w14:textId="77777777" w:rsidR="00BB12B8" w:rsidRPr="0047260E" w:rsidRDefault="004B2EA2">
      <w:pPr>
        <w:pStyle w:val="Heading1"/>
        <w:numPr>
          <w:ilvl w:val="0"/>
          <w:numId w:val="2"/>
        </w:numPr>
        <w:rPr>
          <w:lang w:val="en-CA"/>
          <w:rPrChange w:id="11" w:author="ilia kassianenko" w:date="2019-03-21T21:37:00Z">
            <w:rPr/>
          </w:rPrChange>
        </w:rPr>
      </w:pPr>
      <w:r w:rsidRPr="0047260E">
        <w:rPr>
          <w:lang w:val="en-CA"/>
          <w:rPrChange w:id="12" w:author="ilia kassianenko" w:date="2019-03-21T21:37:00Z">
            <w:rPr/>
          </w:rPrChange>
        </w:rPr>
        <w:t>Database Design Document</w:t>
      </w:r>
    </w:p>
    <w:p w14:paraId="1BC68908" w14:textId="33F7F6D9" w:rsidR="00320A42" w:rsidRPr="0047260E" w:rsidRDefault="00320A42" w:rsidP="00320A42">
      <w:pPr>
        <w:pStyle w:val="CoverText"/>
        <w:numPr>
          <w:ilvl w:val="0"/>
          <w:numId w:val="2"/>
        </w:numPr>
        <w:rPr>
          <w:lang w:val="en-CA"/>
          <w:rPrChange w:id="13" w:author="ilia kassianenko" w:date="2019-03-21T21:37:00Z">
            <w:rPr/>
          </w:rPrChange>
        </w:rPr>
      </w:pPr>
      <w:r w:rsidRPr="0047260E">
        <w:rPr>
          <w:lang w:val="en-CA"/>
          <w:rPrChange w:id="14" w:author="ilia kassianenko" w:date="2019-03-21T21:37:00Z">
            <w:rPr/>
          </w:rPrChange>
        </w:rPr>
        <w:t>Version 0.</w:t>
      </w:r>
      <w:del w:id="15" w:author="Fritz Gyger" w:date="2019-03-08T16:42:00Z">
        <w:r w:rsidR="00E537B5" w:rsidRPr="0047260E" w:rsidDel="00A65745">
          <w:rPr>
            <w:lang w:val="en-CA"/>
            <w:rPrChange w:id="16" w:author="ilia kassianenko" w:date="2019-03-21T21:37:00Z">
              <w:rPr/>
            </w:rPrChange>
          </w:rPr>
          <w:delText>2</w:delText>
        </w:r>
      </w:del>
      <w:ins w:id="17" w:author="Fritz Gyger" w:date="2019-03-17T15:10:00Z">
        <w:del w:id="18" w:author="outpost" w:date="2019-03-18T19:32:00Z">
          <w:r w:rsidR="00495659" w:rsidRPr="0047260E" w:rsidDel="00145AF6">
            <w:rPr>
              <w:lang w:val="en-CA"/>
              <w:rPrChange w:id="19" w:author="ilia kassianenko" w:date="2019-03-21T21:37:00Z">
                <w:rPr/>
              </w:rPrChange>
            </w:rPr>
            <w:delText>6</w:delText>
          </w:r>
        </w:del>
      </w:ins>
      <w:ins w:id="20" w:author="outpost" w:date="2019-03-18T19:32:00Z">
        <w:del w:id="21" w:author="Fritz Gyger [2]" w:date="2019-03-19T12:37:00Z">
          <w:r w:rsidR="00145AF6" w:rsidRPr="0047260E" w:rsidDel="005A4E5B">
            <w:rPr>
              <w:lang w:val="en-CA"/>
              <w:rPrChange w:id="22" w:author="ilia kassianenko" w:date="2019-03-21T21:37:00Z">
                <w:rPr/>
              </w:rPrChange>
            </w:rPr>
            <w:delText>7</w:delText>
          </w:r>
        </w:del>
      </w:ins>
      <w:ins w:id="23" w:author="Fritz Gyger [2]" w:date="2019-03-19T12:37:00Z">
        <w:del w:id="24" w:author="Fritz Gyger" w:date="2019-03-21T17:01:00Z">
          <w:r w:rsidR="005A4E5B" w:rsidRPr="0047260E" w:rsidDel="00EF4393">
            <w:rPr>
              <w:lang w:val="en-CA"/>
              <w:rPrChange w:id="25" w:author="ilia kassianenko" w:date="2019-03-21T21:37:00Z">
                <w:rPr/>
              </w:rPrChange>
            </w:rPr>
            <w:delText>8</w:delText>
          </w:r>
        </w:del>
      </w:ins>
      <w:ins w:id="26" w:author="Fritz Gyger" w:date="2019-03-21T17:01:00Z">
        <w:r w:rsidR="00EF4393" w:rsidRPr="0047260E">
          <w:rPr>
            <w:lang w:val="en-CA"/>
            <w:rPrChange w:id="27" w:author="ilia kassianenko" w:date="2019-03-21T21:37:00Z">
              <w:rPr/>
            </w:rPrChange>
          </w:rPr>
          <w:t>9</w:t>
        </w:r>
      </w:ins>
    </w:p>
    <w:p w14:paraId="2A83B845" w14:textId="72007BE8" w:rsidR="00320A42" w:rsidRPr="0047260E" w:rsidRDefault="00320A42" w:rsidP="00320A42">
      <w:pPr>
        <w:pStyle w:val="CoverTextDate"/>
        <w:numPr>
          <w:ilvl w:val="0"/>
          <w:numId w:val="2"/>
        </w:numPr>
        <w:rPr>
          <w:lang w:val="en-CA"/>
          <w:rPrChange w:id="28" w:author="ilia kassianenko" w:date="2019-03-21T21:37:00Z">
            <w:rPr/>
          </w:rPrChange>
        </w:rPr>
      </w:pPr>
      <w:r w:rsidRPr="0047260E">
        <w:rPr>
          <w:lang w:val="en-CA"/>
          <w:rPrChange w:id="29" w:author="ilia kassianenko" w:date="2019-03-21T21:37:00Z">
            <w:rPr/>
          </w:rPrChange>
        </w:rPr>
        <w:t>0</w:t>
      </w:r>
      <w:r w:rsidR="00A850B3" w:rsidRPr="0047260E">
        <w:rPr>
          <w:lang w:val="en-CA"/>
          <w:rPrChange w:id="30" w:author="ilia kassianenko" w:date="2019-03-21T21:37:00Z">
            <w:rPr/>
          </w:rPrChange>
        </w:rPr>
        <w:t>3</w:t>
      </w:r>
      <w:r w:rsidRPr="0047260E">
        <w:rPr>
          <w:lang w:val="en-CA"/>
          <w:rPrChange w:id="31" w:author="ilia kassianenko" w:date="2019-03-21T21:37:00Z">
            <w:rPr/>
          </w:rPrChange>
        </w:rPr>
        <w:t>/</w:t>
      </w:r>
      <w:del w:id="32" w:author="Fritz Gyger" w:date="2019-03-08T16:42:00Z">
        <w:r w:rsidR="00A850B3" w:rsidRPr="0047260E" w:rsidDel="00A65745">
          <w:rPr>
            <w:lang w:val="en-CA"/>
            <w:rPrChange w:id="33" w:author="ilia kassianenko" w:date="2019-03-21T21:37:00Z">
              <w:rPr/>
            </w:rPrChange>
          </w:rPr>
          <w:delText>04</w:delText>
        </w:r>
      </w:del>
      <w:ins w:id="34" w:author="ilia kassianenko" w:date="2019-03-10T08:53:00Z">
        <w:del w:id="35" w:author="Fritz Gyger" w:date="2019-03-21T17:01:00Z">
          <w:r w:rsidR="00CA79C3" w:rsidRPr="0047260E" w:rsidDel="00EF4393">
            <w:rPr>
              <w:lang w:val="en-CA"/>
              <w:rPrChange w:id="36" w:author="ilia kassianenko" w:date="2019-03-21T21:37:00Z">
                <w:rPr/>
              </w:rPrChange>
            </w:rPr>
            <w:delText>1</w:delText>
          </w:r>
        </w:del>
        <w:del w:id="37" w:author="Fritz Gyger" w:date="2019-03-11T20:33:00Z">
          <w:r w:rsidR="00CA79C3" w:rsidRPr="0047260E" w:rsidDel="004670F5">
            <w:rPr>
              <w:lang w:val="en-CA"/>
              <w:rPrChange w:id="38" w:author="ilia kassianenko" w:date="2019-03-21T21:37:00Z">
                <w:rPr/>
              </w:rPrChange>
            </w:rPr>
            <w:delText>0</w:delText>
          </w:r>
        </w:del>
      </w:ins>
      <w:ins w:id="39" w:author="outpost" w:date="2019-03-18T19:32:00Z">
        <w:del w:id="40" w:author="Fritz Gyger" w:date="2019-03-21T17:01:00Z">
          <w:r w:rsidR="00145AF6" w:rsidRPr="0047260E" w:rsidDel="00EF4393">
            <w:rPr>
              <w:lang w:val="en-CA"/>
              <w:rPrChange w:id="41" w:author="ilia kassianenko" w:date="2019-03-21T21:37:00Z">
                <w:rPr/>
              </w:rPrChange>
            </w:rPr>
            <w:delText>8</w:delText>
          </w:r>
        </w:del>
      </w:ins>
      <w:ins w:id="42" w:author="Fritz Gyger [2]" w:date="2019-03-19T12:37:00Z">
        <w:del w:id="43" w:author="Fritz Gyger" w:date="2019-03-21T17:01:00Z">
          <w:r w:rsidR="005A4E5B" w:rsidRPr="0047260E" w:rsidDel="00EF4393">
            <w:rPr>
              <w:lang w:val="en-CA"/>
              <w:rPrChange w:id="44" w:author="ilia kassianenko" w:date="2019-03-21T21:37:00Z">
                <w:rPr/>
              </w:rPrChange>
            </w:rPr>
            <w:delText>9</w:delText>
          </w:r>
        </w:del>
      </w:ins>
      <w:ins w:id="45" w:author="Fritz Gyger" w:date="2019-03-21T17:01:00Z">
        <w:r w:rsidR="00EF4393" w:rsidRPr="0047260E">
          <w:rPr>
            <w:lang w:val="en-CA"/>
            <w:rPrChange w:id="46" w:author="ilia kassianenko" w:date="2019-03-21T21:37:00Z">
              <w:rPr/>
            </w:rPrChange>
          </w:rPr>
          <w:t>21</w:t>
        </w:r>
      </w:ins>
      <w:ins w:id="47" w:author="Fritz Gyger" w:date="2019-03-08T16:42:00Z">
        <w:del w:id="48" w:author="ilia kassianenko" w:date="2019-03-10T08:53:00Z">
          <w:r w:rsidR="00A65745" w:rsidRPr="0047260E" w:rsidDel="00CA79C3">
            <w:rPr>
              <w:lang w:val="en-CA"/>
              <w:rPrChange w:id="49" w:author="ilia kassianenko" w:date="2019-03-21T21:37:00Z">
                <w:rPr/>
              </w:rPrChange>
            </w:rPr>
            <w:delText>06</w:delText>
          </w:r>
        </w:del>
      </w:ins>
      <w:r w:rsidRPr="0047260E">
        <w:rPr>
          <w:lang w:val="en-CA"/>
          <w:rPrChange w:id="50" w:author="ilia kassianenko" w:date="2019-03-21T21:37:00Z">
            <w:rPr/>
          </w:rPrChange>
        </w:rPr>
        <w:t>/2019</w:t>
      </w:r>
    </w:p>
    <w:p w14:paraId="7A15B0F9" w14:textId="77777777" w:rsidR="00145AF6" w:rsidRPr="0047260E" w:rsidRDefault="00320A42">
      <w:pPr>
        <w:pStyle w:val="CoverTextDate"/>
        <w:numPr>
          <w:ilvl w:val="0"/>
          <w:numId w:val="2"/>
        </w:numPr>
        <w:spacing w:before="0" w:after="0"/>
        <w:rPr>
          <w:ins w:id="51" w:author="outpost" w:date="2019-03-18T19:34:00Z"/>
          <w:rStyle w:val="Strong"/>
          <w:rFonts w:ascii="Helvetica" w:eastAsiaTheme="majorEastAsia" w:hAnsi="Helvetica" w:cs="Helvetica"/>
          <w:b/>
          <w:bCs/>
          <w:color w:val="333333"/>
          <w:szCs w:val="32"/>
          <w:lang w:val="en-CA"/>
          <w:rPrChange w:id="52" w:author="ilia kassianenko" w:date="2019-03-21T21:37:00Z">
            <w:rPr>
              <w:ins w:id="53" w:author="outpost" w:date="2019-03-18T19:34:00Z"/>
              <w:rStyle w:val="Strong"/>
              <w:rFonts w:ascii="Helvetica" w:eastAsiaTheme="majorEastAsia" w:hAnsi="Helvetica" w:cs="Helvetica"/>
              <w:b w:val="0"/>
              <w:bCs w:val="0"/>
              <w:color w:val="333333"/>
              <w:szCs w:val="32"/>
            </w:rPr>
          </w:rPrChange>
        </w:rPr>
        <w:pPrChange w:id="54" w:author="outpost" w:date="2019-03-18T19:34:00Z">
          <w:pPr>
            <w:spacing w:before="0" w:after="0"/>
          </w:pPr>
        </w:pPrChange>
      </w:pPr>
      <w:r w:rsidRPr="0047260E">
        <w:rPr>
          <w:lang w:val="en-CA"/>
          <w:rPrChange w:id="55" w:author="ilia kassianenko" w:date="2019-03-21T21:37:00Z">
            <w:rPr/>
          </w:rPrChange>
        </w:rPr>
        <w:t xml:space="preserve">Team: </w:t>
      </w:r>
      <w:r w:rsidRPr="0047260E">
        <w:rPr>
          <w:rStyle w:val="Strong"/>
          <w:rFonts w:ascii="Helvetica" w:eastAsiaTheme="majorEastAsia" w:hAnsi="Helvetica" w:cs="Helvetica"/>
          <w:color w:val="333333"/>
          <w:szCs w:val="32"/>
          <w:lang w:val="en-CA"/>
          <w:rPrChange w:id="56" w:author="ilia kassianenko" w:date="2019-03-21T21:37:00Z">
            <w:rPr>
              <w:rStyle w:val="Strong"/>
              <w:rFonts w:ascii="Helvetica" w:eastAsiaTheme="majorEastAsia" w:hAnsi="Helvetica" w:cs="Helvetica"/>
              <w:color w:val="333333"/>
              <w:szCs w:val="32"/>
            </w:rPr>
          </w:rPrChange>
        </w:rPr>
        <w:t xml:space="preserve">Ilia </w:t>
      </w:r>
      <w:proofErr w:type="spellStart"/>
      <w:r w:rsidRPr="0047260E">
        <w:rPr>
          <w:rStyle w:val="Strong"/>
          <w:rFonts w:ascii="Helvetica" w:eastAsiaTheme="majorEastAsia" w:hAnsi="Helvetica" w:cs="Helvetica"/>
          <w:color w:val="333333"/>
          <w:szCs w:val="32"/>
          <w:lang w:val="en-CA"/>
          <w:rPrChange w:id="57" w:author="ilia kassianenko" w:date="2019-03-21T21:37:00Z">
            <w:rPr>
              <w:rStyle w:val="Strong"/>
              <w:rFonts w:ascii="Helvetica" w:eastAsiaTheme="majorEastAsia" w:hAnsi="Helvetica" w:cs="Helvetica"/>
              <w:color w:val="333333"/>
              <w:szCs w:val="32"/>
            </w:rPr>
          </w:rPrChange>
        </w:rPr>
        <w:t>Kassianenko</w:t>
      </w:r>
      <w:proofErr w:type="spellEnd"/>
      <w:r w:rsidRPr="0047260E">
        <w:rPr>
          <w:rStyle w:val="Strong"/>
          <w:rFonts w:ascii="Helvetica" w:eastAsiaTheme="majorEastAsia" w:hAnsi="Helvetica" w:cs="Helvetica"/>
          <w:color w:val="333333"/>
          <w:szCs w:val="32"/>
          <w:lang w:val="en-CA"/>
          <w:rPrChange w:id="58" w:author="ilia kassianenko" w:date="2019-03-21T21:37:00Z">
            <w:rPr>
              <w:rStyle w:val="Strong"/>
              <w:rFonts w:ascii="Helvetica" w:eastAsiaTheme="majorEastAsia" w:hAnsi="Helvetica" w:cs="Helvetica"/>
              <w:color w:val="333333"/>
              <w:szCs w:val="32"/>
            </w:rPr>
          </w:rPrChange>
        </w:rPr>
        <w:t xml:space="preserve">, </w:t>
      </w:r>
      <w:proofErr w:type="spellStart"/>
      <w:r w:rsidRPr="0047260E">
        <w:rPr>
          <w:rStyle w:val="Strong"/>
          <w:rFonts w:ascii="Helvetica" w:eastAsiaTheme="majorEastAsia" w:hAnsi="Helvetica" w:cs="Helvetica"/>
          <w:color w:val="333333"/>
          <w:szCs w:val="32"/>
          <w:lang w:val="en-CA"/>
          <w:rPrChange w:id="59" w:author="ilia kassianenko" w:date="2019-03-21T21:37:00Z">
            <w:rPr>
              <w:rStyle w:val="Strong"/>
              <w:rFonts w:ascii="Helvetica" w:eastAsiaTheme="majorEastAsia" w:hAnsi="Helvetica" w:cs="Helvetica"/>
              <w:color w:val="333333"/>
              <w:szCs w:val="32"/>
            </w:rPr>
          </w:rPrChange>
        </w:rPr>
        <w:t>Pawel</w:t>
      </w:r>
      <w:proofErr w:type="spellEnd"/>
      <w:r w:rsidRPr="0047260E">
        <w:rPr>
          <w:rStyle w:val="Strong"/>
          <w:rFonts w:ascii="Helvetica" w:eastAsiaTheme="majorEastAsia" w:hAnsi="Helvetica" w:cs="Helvetica"/>
          <w:color w:val="333333"/>
          <w:szCs w:val="32"/>
          <w:lang w:val="en-CA"/>
          <w:rPrChange w:id="60" w:author="ilia kassianenko" w:date="2019-03-21T21:37:00Z">
            <w:rPr>
              <w:rStyle w:val="Strong"/>
              <w:rFonts w:ascii="Helvetica" w:eastAsiaTheme="majorEastAsia" w:hAnsi="Helvetica" w:cs="Helvetica"/>
              <w:color w:val="333333"/>
              <w:szCs w:val="32"/>
            </w:rPr>
          </w:rPrChange>
        </w:rPr>
        <w:t xml:space="preserve"> </w:t>
      </w:r>
      <w:proofErr w:type="spellStart"/>
      <w:r w:rsidRPr="0047260E">
        <w:rPr>
          <w:rStyle w:val="Strong"/>
          <w:rFonts w:ascii="Helvetica" w:eastAsiaTheme="majorEastAsia" w:hAnsi="Helvetica" w:cs="Helvetica"/>
          <w:color w:val="333333"/>
          <w:szCs w:val="32"/>
          <w:lang w:val="en-CA"/>
          <w:rPrChange w:id="61" w:author="ilia kassianenko" w:date="2019-03-21T21:37:00Z">
            <w:rPr>
              <w:rStyle w:val="Strong"/>
              <w:rFonts w:ascii="Helvetica" w:eastAsiaTheme="majorEastAsia" w:hAnsi="Helvetica" w:cs="Helvetica"/>
              <w:color w:val="333333"/>
              <w:szCs w:val="32"/>
            </w:rPr>
          </w:rPrChange>
        </w:rPr>
        <w:t>Kaluski</w:t>
      </w:r>
      <w:proofErr w:type="spellEnd"/>
      <w:r w:rsidRPr="0047260E">
        <w:rPr>
          <w:rStyle w:val="Strong"/>
          <w:rFonts w:ascii="Helvetica" w:eastAsiaTheme="majorEastAsia" w:hAnsi="Helvetica" w:cs="Helvetica"/>
          <w:color w:val="333333"/>
          <w:szCs w:val="32"/>
          <w:lang w:val="en-CA"/>
          <w:rPrChange w:id="62" w:author="ilia kassianenko" w:date="2019-03-21T21:37:00Z">
            <w:rPr>
              <w:rStyle w:val="Strong"/>
              <w:rFonts w:ascii="Helvetica" w:eastAsiaTheme="majorEastAsia" w:hAnsi="Helvetica" w:cs="Helvetica"/>
              <w:color w:val="333333"/>
              <w:szCs w:val="32"/>
            </w:rPr>
          </w:rPrChange>
        </w:rPr>
        <w:t xml:space="preserve">, Fritz </w:t>
      </w:r>
      <w:proofErr w:type="spellStart"/>
      <w:r w:rsidRPr="0047260E">
        <w:rPr>
          <w:rStyle w:val="Strong"/>
          <w:rFonts w:ascii="Helvetica" w:eastAsiaTheme="majorEastAsia" w:hAnsi="Helvetica" w:cs="Helvetica"/>
          <w:color w:val="333333"/>
          <w:szCs w:val="32"/>
          <w:lang w:val="en-CA"/>
          <w:rPrChange w:id="63" w:author="ilia kassianenko" w:date="2019-03-21T21:37:00Z">
            <w:rPr>
              <w:rStyle w:val="Strong"/>
              <w:rFonts w:ascii="Helvetica" w:eastAsiaTheme="majorEastAsia" w:hAnsi="Helvetica" w:cs="Helvetica"/>
              <w:color w:val="333333"/>
              <w:szCs w:val="32"/>
            </w:rPr>
          </w:rPrChange>
        </w:rPr>
        <w:t>Gyger</w:t>
      </w:r>
      <w:proofErr w:type="spellEnd"/>
    </w:p>
    <w:p w14:paraId="21221221" w14:textId="77777777" w:rsidR="00145AF6" w:rsidRPr="0047260E" w:rsidRDefault="00145AF6">
      <w:pPr>
        <w:pStyle w:val="CoverTextDate"/>
        <w:spacing w:before="0" w:after="0"/>
        <w:rPr>
          <w:ins w:id="64" w:author="outpost" w:date="2019-03-18T19:34:00Z"/>
          <w:rStyle w:val="Strong"/>
          <w:rFonts w:ascii="Helvetica" w:eastAsiaTheme="majorEastAsia" w:hAnsi="Helvetica" w:cs="Helvetica"/>
          <w:color w:val="333333"/>
          <w:szCs w:val="32"/>
          <w:lang w:val="en-CA"/>
          <w:rPrChange w:id="65" w:author="ilia kassianenko" w:date="2019-03-21T21:37:00Z">
            <w:rPr>
              <w:ins w:id="66" w:author="outpost" w:date="2019-03-18T19:34:00Z"/>
              <w:rStyle w:val="Strong"/>
              <w:rFonts w:ascii="Helvetica" w:eastAsiaTheme="majorEastAsia" w:hAnsi="Helvetica" w:cs="Helvetica"/>
              <w:color w:val="333333"/>
              <w:szCs w:val="32"/>
            </w:rPr>
          </w:rPrChange>
        </w:rPr>
        <w:pPrChange w:id="67" w:author="outpost" w:date="2019-03-18T19:34:00Z">
          <w:pPr>
            <w:spacing w:before="0" w:after="0"/>
          </w:pPr>
        </w:pPrChange>
      </w:pPr>
    </w:p>
    <w:p w14:paraId="331E4F9C" w14:textId="24BEE224" w:rsidR="00145AF6" w:rsidRPr="0047260E" w:rsidRDefault="00145AF6">
      <w:pPr>
        <w:pStyle w:val="CoverTextDate"/>
        <w:spacing w:before="0" w:after="0"/>
        <w:rPr>
          <w:ins w:id="68" w:author="outpost" w:date="2019-03-18T19:34:00Z"/>
          <w:rStyle w:val="Strong"/>
          <w:rFonts w:ascii="Helvetica" w:eastAsiaTheme="majorEastAsia" w:hAnsi="Helvetica" w:cs="Helvetica"/>
          <w:color w:val="333333"/>
          <w:szCs w:val="32"/>
          <w:lang w:val="en-CA"/>
          <w:rPrChange w:id="69" w:author="ilia kassianenko" w:date="2019-03-21T21:37:00Z">
            <w:rPr>
              <w:ins w:id="70" w:author="outpost" w:date="2019-03-18T19:34:00Z"/>
              <w:rStyle w:val="Strong"/>
              <w:rFonts w:ascii="Helvetica" w:eastAsiaTheme="majorEastAsia" w:hAnsi="Helvetica" w:cs="Helvetica"/>
              <w:color w:val="333333"/>
              <w:szCs w:val="32"/>
            </w:rPr>
          </w:rPrChange>
        </w:rPr>
        <w:pPrChange w:id="71" w:author="outpost" w:date="2019-03-18T19:34:00Z">
          <w:pPr>
            <w:spacing w:before="0" w:after="0"/>
          </w:pPr>
        </w:pPrChange>
      </w:pPr>
      <w:ins w:id="72" w:author="outpost" w:date="2019-03-18T19:35:00Z">
        <w:r w:rsidRPr="0047260E">
          <w:rPr>
            <w:rStyle w:val="Strong"/>
            <w:rFonts w:ascii="Helvetica" w:eastAsiaTheme="majorEastAsia" w:hAnsi="Helvetica" w:cs="Helvetica"/>
            <w:b/>
            <w:color w:val="333333"/>
            <w:szCs w:val="32"/>
            <w:lang w:val="en-CA"/>
            <w:rPrChange w:id="73" w:author="ilia kassianenko" w:date="2019-03-21T21:37:00Z">
              <w:rPr>
                <w:rStyle w:val="Strong"/>
                <w:rFonts w:ascii="Helvetica" w:eastAsiaTheme="majorEastAsia" w:hAnsi="Helvetica" w:cs="Helvetica"/>
                <w:b w:val="0"/>
                <w:color w:val="333333"/>
                <w:szCs w:val="32"/>
              </w:rPr>
            </w:rPrChange>
          </w:rPr>
          <w:t>Instructor:</w:t>
        </w:r>
        <w:r w:rsidRPr="0047260E">
          <w:rPr>
            <w:rStyle w:val="Strong"/>
            <w:rFonts w:ascii="Helvetica" w:eastAsiaTheme="majorEastAsia" w:hAnsi="Helvetica" w:cs="Helvetica"/>
            <w:color w:val="333333"/>
            <w:szCs w:val="32"/>
            <w:lang w:val="en-CA"/>
            <w:rPrChange w:id="74" w:author="ilia kassianenko" w:date="2019-03-21T21:37:00Z">
              <w:rPr>
                <w:rStyle w:val="Strong"/>
                <w:rFonts w:ascii="Helvetica" w:eastAsiaTheme="majorEastAsia" w:hAnsi="Helvetica" w:cs="Helvetica"/>
                <w:color w:val="333333"/>
                <w:szCs w:val="32"/>
              </w:rPr>
            </w:rPrChange>
          </w:rPr>
          <w:t xml:space="preserve"> Daniel </w:t>
        </w:r>
        <w:proofErr w:type="spellStart"/>
        <w:r w:rsidRPr="0047260E">
          <w:rPr>
            <w:rStyle w:val="Strong"/>
            <w:rFonts w:ascii="Helvetica" w:eastAsiaTheme="majorEastAsia" w:hAnsi="Helvetica" w:cs="Helvetica"/>
            <w:color w:val="333333"/>
            <w:szCs w:val="32"/>
            <w:lang w:val="en-CA"/>
            <w:rPrChange w:id="75" w:author="ilia kassianenko" w:date="2019-03-21T21:37:00Z">
              <w:rPr>
                <w:rStyle w:val="Strong"/>
                <w:rFonts w:ascii="Helvetica" w:eastAsiaTheme="majorEastAsia" w:hAnsi="Helvetica" w:cs="Helvetica"/>
                <w:color w:val="333333"/>
                <w:szCs w:val="32"/>
              </w:rPr>
            </w:rPrChange>
          </w:rPr>
          <w:t>Paes</w:t>
        </w:r>
      </w:ins>
      <w:proofErr w:type="spellEnd"/>
    </w:p>
    <w:p w14:paraId="2CE0E26C" w14:textId="49F64FB3" w:rsidR="00145AF6" w:rsidRPr="0047260E" w:rsidRDefault="00145AF6">
      <w:pPr>
        <w:pStyle w:val="CoverTextDate"/>
        <w:spacing w:before="0" w:after="0"/>
        <w:rPr>
          <w:ins w:id="76" w:author="outpost" w:date="2019-03-18T19:34:00Z"/>
          <w:rStyle w:val="Strong"/>
          <w:rFonts w:ascii="Helvetica" w:eastAsiaTheme="majorEastAsia" w:hAnsi="Helvetica" w:cs="Helvetica"/>
          <w:color w:val="333333"/>
          <w:szCs w:val="32"/>
          <w:lang w:val="en-CA"/>
          <w:rPrChange w:id="77" w:author="ilia kassianenko" w:date="2019-03-21T21:37:00Z">
            <w:rPr>
              <w:ins w:id="78" w:author="outpost" w:date="2019-03-18T19:34:00Z"/>
              <w:rStyle w:val="Strong"/>
              <w:rFonts w:ascii="Helvetica" w:eastAsiaTheme="majorEastAsia" w:hAnsi="Helvetica" w:cs="Helvetica"/>
              <w:color w:val="333333"/>
              <w:szCs w:val="32"/>
            </w:rPr>
          </w:rPrChange>
        </w:rPr>
        <w:pPrChange w:id="79" w:author="outpost" w:date="2019-03-18T19:34:00Z">
          <w:pPr>
            <w:spacing w:before="0" w:after="0"/>
          </w:pPr>
        </w:pPrChange>
      </w:pPr>
      <w:ins w:id="80" w:author="outpost" w:date="2019-03-18T19:34:00Z">
        <w:r w:rsidRPr="0047260E">
          <w:rPr>
            <w:rStyle w:val="Strong"/>
            <w:rFonts w:ascii="Helvetica" w:eastAsiaTheme="majorEastAsia" w:hAnsi="Helvetica" w:cs="Helvetica"/>
            <w:color w:val="333333"/>
            <w:szCs w:val="32"/>
            <w:lang w:val="en-CA"/>
            <w:rPrChange w:id="81" w:author="ilia kassianenko" w:date="2019-03-21T21:37:00Z">
              <w:rPr>
                <w:rStyle w:val="Strong"/>
                <w:rFonts w:ascii="Helvetica" w:eastAsiaTheme="majorEastAsia" w:hAnsi="Helvetica" w:cs="Helvetica"/>
                <w:color w:val="333333"/>
                <w:szCs w:val="32"/>
              </w:rPr>
            </w:rPrChange>
          </w:rPr>
          <w:t>CEB</w:t>
        </w:r>
      </w:ins>
      <w:ins w:id="82" w:author="outpost" w:date="2019-03-18T19:35:00Z">
        <w:r w:rsidRPr="0047260E">
          <w:rPr>
            <w:rStyle w:val="Strong"/>
            <w:rFonts w:ascii="Helvetica" w:eastAsiaTheme="majorEastAsia" w:hAnsi="Helvetica" w:cs="Helvetica"/>
            <w:color w:val="333333"/>
            <w:szCs w:val="32"/>
            <w:lang w:val="en-CA"/>
            <w:rPrChange w:id="83" w:author="ilia kassianenko" w:date="2019-03-21T21:37:00Z">
              <w:rPr>
                <w:rStyle w:val="Strong"/>
                <w:rFonts w:ascii="Helvetica" w:eastAsiaTheme="majorEastAsia" w:hAnsi="Helvetica" w:cs="Helvetica"/>
                <w:color w:val="333333"/>
                <w:szCs w:val="32"/>
              </w:rPr>
            </w:rPrChange>
          </w:rPr>
          <w:t>D</w:t>
        </w:r>
      </w:ins>
      <w:ins w:id="84" w:author="outpost" w:date="2019-03-18T19:34:00Z">
        <w:r w:rsidRPr="0047260E">
          <w:rPr>
            <w:rStyle w:val="Strong"/>
            <w:rFonts w:ascii="Helvetica" w:eastAsiaTheme="majorEastAsia" w:hAnsi="Helvetica" w:cs="Helvetica"/>
            <w:color w:val="333333"/>
            <w:szCs w:val="32"/>
            <w:lang w:val="en-CA"/>
            <w:rPrChange w:id="85" w:author="ilia kassianenko" w:date="2019-03-21T21:37:00Z">
              <w:rPr>
                <w:rStyle w:val="Strong"/>
                <w:rFonts w:ascii="Helvetica" w:eastAsiaTheme="majorEastAsia" w:hAnsi="Helvetica" w:cs="Helvetica"/>
                <w:color w:val="333333"/>
                <w:szCs w:val="32"/>
              </w:rPr>
            </w:rPrChange>
          </w:rPr>
          <w:t>-1250 – Big Data Storage</w:t>
        </w:r>
      </w:ins>
    </w:p>
    <w:p w14:paraId="3D7EBB4C" w14:textId="2D333918" w:rsidR="00145AF6" w:rsidRPr="0047260E" w:rsidRDefault="00145AF6">
      <w:pPr>
        <w:pStyle w:val="CoverTextDate"/>
        <w:spacing w:before="0" w:after="0"/>
        <w:rPr>
          <w:ins w:id="86" w:author="outpost" w:date="2019-03-18T19:34:00Z"/>
          <w:rStyle w:val="Strong"/>
          <w:rFonts w:ascii="Helvetica" w:eastAsiaTheme="majorEastAsia" w:hAnsi="Helvetica" w:cs="Helvetica"/>
          <w:color w:val="333333"/>
          <w:szCs w:val="32"/>
          <w:lang w:val="en-CA"/>
          <w:rPrChange w:id="87" w:author="ilia kassianenko" w:date="2019-03-21T21:37:00Z">
            <w:rPr>
              <w:ins w:id="88" w:author="outpost" w:date="2019-03-18T19:34:00Z"/>
              <w:rStyle w:val="Strong"/>
              <w:rFonts w:ascii="Helvetica" w:eastAsiaTheme="majorEastAsia" w:hAnsi="Helvetica" w:cs="Helvetica"/>
              <w:color w:val="333333"/>
              <w:szCs w:val="32"/>
            </w:rPr>
          </w:rPrChange>
        </w:rPr>
        <w:pPrChange w:id="89" w:author="outpost" w:date="2019-03-18T19:34:00Z">
          <w:pPr>
            <w:spacing w:before="0" w:after="0"/>
          </w:pPr>
        </w:pPrChange>
      </w:pPr>
      <w:ins w:id="90" w:author="outpost" w:date="2019-03-18T19:34:00Z">
        <w:r w:rsidRPr="0047260E">
          <w:rPr>
            <w:rStyle w:val="Strong"/>
            <w:rFonts w:ascii="Helvetica" w:eastAsiaTheme="majorEastAsia" w:hAnsi="Helvetica" w:cs="Helvetica"/>
            <w:color w:val="333333"/>
            <w:szCs w:val="32"/>
            <w:lang w:val="en-CA"/>
            <w:rPrChange w:id="91" w:author="ilia kassianenko" w:date="2019-03-21T21:37:00Z">
              <w:rPr>
                <w:rStyle w:val="Strong"/>
                <w:rFonts w:ascii="Helvetica" w:eastAsiaTheme="majorEastAsia" w:hAnsi="Helvetica" w:cs="Helvetica"/>
                <w:color w:val="333333"/>
                <w:szCs w:val="32"/>
              </w:rPr>
            </w:rPrChange>
          </w:rPr>
          <w:br w:type="page"/>
        </w:r>
      </w:ins>
    </w:p>
    <w:p w14:paraId="2E4EF663" w14:textId="41E439B6" w:rsidR="00145AF6" w:rsidRPr="0047260E" w:rsidDel="00145AF6" w:rsidRDefault="00145AF6">
      <w:pPr>
        <w:pStyle w:val="CoverTextDate"/>
        <w:numPr>
          <w:ilvl w:val="0"/>
          <w:numId w:val="2"/>
        </w:numPr>
        <w:rPr>
          <w:del w:id="92" w:author="outpost" w:date="2019-03-18T19:34:00Z"/>
          <w:lang w:val="en-CA"/>
          <w:rPrChange w:id="93" w:author="ilia kassianenko" w:date="2019-03-21T21:37:00Z">
            <w:rPr>
              <w:del w:id="94" w:author="outpost" w:date="2019-03-18T19:34:00Z"/>
            </w:rPr>
          </w:rPrChange>
        </w:rPr>
      </w:pPr>
    </w:p>
    <w:p w14:paraId="4C2A9C03" w14:textId="77777777" w:rsidR="00BB12B8" w:rsidRPr="0047260E" w:rsidRDefault="004B2EA2">
      <w:pPr>
        <w:pStyle w:val="FrontMatterHeader"/>
        <w:rPr>
          <w:lang w:val="en-CA"/>
          <w:rPrChange w:id="95" w:author="ilia kassianenko" w:date="2019-03-21T21:37:00Z">
            <w:rPr/>
          </w:rPrChange>
        </w:rPr>
      </w:pPr>
      <w:bookmarkStart w:id="96" w:name="_Toc278189218"/>
      <w:bookmarkStart w:id="97" w:name="_Toc278187082"/>
      <w:r w:rsidRPr="0047260E">
        <w:rPr>
          <w:lang w:val="en-CA"/>
          <w:rPrChange w:id="98" w:author="ilia kassianenko" w:date="2019-03-21T21:37:00Z">
            <w:rPr/>
          </w:rPrChange>
        </w:rPr>
        <w:t>Table of Contents</w:t>
      </w:r>
      <w:bookmarkEnd w:id="96"/>
      <w:bookmarkEnd w:id="97"/>
    </w:p>
    <w:p w14:paraId="41A8298C" w14:textId="77777777" w:rsidR="001C4E47" w:rsidRPr="0047260E" w:rsidRDefault="004B2EA2">
      <w:pPr>
        <w:pStyle w:val="TOC1"/>
        <w:rPr>
          <w:ins w:id="99" w:author="Fritz Gyger" w:date="2019-03-21T17:39:00Z"/>
          <w:rFonts w:asciiTheme="minorHAnsi" w:eastAsiaTheme="minorEastAsia" w:hAnsiTheme="minorHAnsi" w:cstheme="minorBidi"/>
          <w:b w:val="0"/>
          <w:noProof/>
          <w:sz w:val="22"/>
          <w:szCs w:val="22"/>
          <w:lang w:val="en-CA" w:eastAsia="en-CA"/>
          <w:rPrChange w:id="100" w:author="ilia kassianenko" w:date="2019-03-21T21:37:00Z">
            <w:rPr>
              <w:ins w:id="101" w:author="Fritz Gyger" w:date="2019-03-21T17:39:00Z"/>
              <w:rFonts w:asciiTheme="minorHAnsi" w:eastAsiaTheme="minorEastAsia" w:hAnsiTheme="minorHAnsi" w:cstheme="minorBidi"/>
              <w:b w:val="0"/>
              <w:noProof/>
              <w:sz w:val="22"/>
              <w:szCs w:val="22"/>
              <w:lang w:val="en-CA" w:eastAsia="en-CA"/>
            </w:rPr>
          </w:rPrChange>
        </w:rPr>
      </w:pPr>
      <w:r w:rsidRPr="0047260E">
        <w:rPr>
          <w:lang w:val="en-CA"/>
          <w:rPrChange w:id="102" w:author="ilia kassianenko" w:date="2019-03-21T21:37:00Z">
            <w:rPr/>
          </w:rPrChange>
        </w:rPr>
        <w:fldChar w:fldCharType="begin"/>
      </w:r>
      <w:r w:rsidRPr="0047260E">
        <w:rPr>
          <w:rStyle w:val="IndexLink"/>
          <w:webHidden/>
          <w:lang w:val="en-CA"/>
          <w:rPrChange w:id="103" w:author="ilia kassianenko" w:date="2019-03-21T21:37:00Z">
            <w:rPr>
              <w:rStyle w:val="IndexLink"/>
              <w:webHidden/>
            </w:rPr>
          </w:rPrChange>
        </w:rPr>
        <w:instrText>TOC \z \t "Heading 2,1,Back Matter Heading,1,Appendix,1,Heading 3,2,Heading 4,3" \h</w:instrText>
      </w:r>
      <w:r w:rsidRPr="0047260E">
        <w:rPr>
          <w:rStyle w:val="IndexLink"/>
          <w:lang w:val="en-CA"/>
          <w:rPrChange w:id="104" w:author="ilia kassianenko" w:date="2019-03-21T21:37:00Z">
            <w:rPr>
              <w:rStyle w:val="IndexLink"/>
            </w:rPr>
          </w:rPrChange>
        </w:rPr>
        <w:fldChar w:fldCharType="separate"/>
      </w:r>
      <w:bookmarkStart w:id="105" w:name="_Toc278189219"/>
      <w:bookmarkStart w:id="106" w:name="_Toc278187083"/>
      <w:ins w:id="107" w:author="Fritz Gyger" w:date="2019-03-21T17:39:00Z">
        <w:r w:rsidR="001C4E47" w:rsidRPr="0047260E">
          <w:rPr>
            <w:rStyle w:val="Hyperlink"/>
            <w:noProof/>
            <w:lang w:val="en-CA"/>
            <w:rPrChange w:id="108" w:author="ilia kassianenko" w:date="2019-03-21T21:37:00Z">
              <w:rPr>
                <w:rStyle w:val="Hyperlink"/>
                <w:noProof/>
              </w:rPr>
            </w:rPrChange>
          </w:rPr>
          <w:fldChar w:fldCharType="begin"/>
        </w:r>
        <w:r w:rsidR="001C4E47" w:rsidRPr="0047260E">
          <w:rPr>
            <w:rStyle w:val="Hyperlink"/>
            <w:noProof/>
            <w:lang w:val="en-CA"/>
            <w:rPrChange w:id="109" w:author="ilia kassianenko" w:date="2019-03-21T21:37:00Z">
              <w:rPr>
                <w:rStyle w:val="Hyperlink"/>
                <w:noProof/>
              </w:rPr>
            </w:rPrChange>
          </w:rPr>
          <w:instrText xml:space="preserve"> </w:instrText>
        </w:r>
        <w:r w:rsidR="001C4E47" w:rsidRPr="0047260E">
          <w:rPr>
            <w:noProof/>
            <w:lang w:val="en-CA"/>
            <w:rPrChange w:id="110" w:author="ilia kassianenko" w:date="2019-03-21T21:37:00Z">
              <w:rPr>
                <w:noProof/>
              </w:rPr>
            </w:rPrChange>
          </w:rPr>
          <w:instrText>HYPERLINK \l "_Toc4082380"</w:instrText>
        </w:r>
        <w:r w:rsidR="001C4E47" w:rsidRPr="0047260E">
          <w:rPr>
            <w:rStyle w:val="Hyperlink"/>
            <w:noProof/>
            <w:lang w:val="en-CA"/>
            <w:rPrChange w:id="111" w:author="ilia kassianenko" w:date="2019-03-21T21:37:00Z">
              <w:rPr>
                <w:rStyle w:val="Hyperlink"/>
                <w:noProof/>
              </w:rPr>
            </w:rPrChange>
          </w:rPr>
          <w:instrText xml:space="preserve"> </w:instrText>
        </w:r>
        <w:r w:rsidR="001C4E47" w:rsidRPr="0047260E">
          <w:rPr>
            <w:rStyle w:val="Hyperlink"/>
            <w:noProof/>
            <w:lang w:val="en-CA"/>
            <w:rPrChange w:id="112" w:author="ilia kassianenko" w:date="2019-03-21T21:37:00Z">
              <w:rPr>
                <w:rStyle w:val="Hyperlink"/>
                <w:noProof/>
              </w:rPr>
            </w:rPrChange>
          </w:rPr>
          <w:fldChar w:fldCharType="separate"/>
        </w:r>
        <w:r w:rsidR="001C4E47" w:rsidRPr="0047260E">
          <w:rPr>
            <w:rStyle w:val="Hyperlink"/>
            <w:noProof/>
            <w:lang w:val="en-CA"/>
            <w:rPrChange w:id="113" w:author="ilia kassianenko" w:date="2019-03-21T21:37:00Z">
              <w:rPr>
                <w:rStyle w:val="Hyperlink"/>
                <w:noProof/>
              </w:rPr>
            </w:rPrChange>
          </w:rPr>
          <w:t>1.</w:t>
        </w:r>
        <w:r w:rsidR="001C4E47" w:rsidRPr="0047260E">
          <w:rPr>
            <w:rFonts w:asciiTheme="minorHAnsi" w:eastAsiaTheme="minorEastAsia" w:hAnsiTheme="minorHAnsi" w:cstheme="minorBidi"/>
            <w:b w:val="0"/>
            <w:noProof/>
            <w:sz w:val="22"/>
            <w:szCs w:val="22"/>
            <w:lang w:val="en-CA" w:eastAsia="en-CA"/>
            <w:rPrChange w:id="114" w:author="ilia kassianenko" w:date="2019-03-21T21:37:00Z">
              <w:rPr>
                <w:rFonts w:asciiTheme="minorHAnsi" w:eastAsiaTheme="minorEastAsia" w:hAnsiTheme="minorHAnsi" w:cstheme="minorBidi"/>
                <w:b w:val="0"/>
                <w:noProof/>
                <w:sz w:val="22"/>
                <w:szCs w:val="22"/>
                <w:lang w:val="en-CA" w:eastAsia="en-CA"/>
              </w:rPr>
            </w:rPrChange>
          </w:rPr>
          <w:tab/>
        </w:r>
        <w:r w:rsidR="001C4E47" w:rsidRPr="0047260E">
          <w:rPr>
            <w:rStyle w:val="Hyperlink"/>
            <w:noProof/>
            <w:lang w:val="en-CA"/>
            <w:rPrChange w:id="115" w:author="ilia kassianenko" w:date="2019-03-21T21:37:00Z">
              <w:rPr>
                <w:rStyle w:val="Hyperlink"/>
                <w:noProof/>
              </w:rPr>
            </w:rPrChange>
          </w:rPr>
          <w:t>Overview</w:t>
        </w:r>
        <w:r w:rsidR="001C4E47" w:rsidRPr="0047260E">
          <w:rPr>
            <w:noProof/>
            <w:webHidden/>
            <w:lang w:val="en-CA"/>
            <w:rPrChange w:id="116" w:author="ilia kassianenko" w:date="2019-03-21T21:37:00Z">
              <w:rPr>
                <w:noProof/>
                <w:webHidden/>
              </w:rPr>
            </w:rPrChange>
          </w:rPr>
          <w:tab/>
        </w:r>
        <w:r w:rsidR="001C4E47" w:rsidRPr="0047260E">
          <w:rPr>
            <w:noProof/>
            <w:webHidden/>
            <w:lang w:val="en-CA"/>
            <w:rPrChange w:id="117" w:author="ilia kassianenko" w:date="2019-03-21T21:37:00Z">
              <w:rPr>
                <w:noProof/>
                <w:webHidden/>
              </w:rPr>
            </w:rPrChange>
          </w:rPr>
          <w:fldChar w:fldCharType="begin"/>
        </w:r>
        <w:r w:rsidR="001C4E47" w:rsidRPr="0047260E">
          <w:rPr>
            <w:noProof/>
            <w:webHidden/>
            <w:lang w:val="en-CA"/>
            <w:rPrChange w:id="118" w:author="ilia kassianenko" w:date="2019-03-21T21:37:00Z">
              <w:rPr>
                <w:noProof/>
                <w:webHidden/>
              </w:rPr>
            </w:rPrChange>
          </w:rPr>
          <w:instrText xml:space="preserve"> PAGEREF _Toc4082380 \h </w:instrText>
        </w:r>
      </w:ins>
      <w:r w:rsidR="001C4E47" w:rsidRPr="0047260E">
        <w:rPr>
          <w:noProof/>
          <w:webHidden/>
          <w:lang w:val="en-CA"/>
          <w:rPrChange w:id="119" w:author="ilia kassianenko" w:date="2019-03-21T21:37:00Z">
            <w:rPr>
              <w:noProof/>
              <w:webHidden/>
            </w:rPr>
          </w:rPrChange>
        </w:rPr>
      </w:r>
      <w:r w:rsidR="001C4E47" w:rsidRPr="0047260E">
        <w:rPr>
          <w:noProof/>
          <w:webHidden/>
          <w:lang w:val="en-CA"/>
          <w:rPrChange w:id="120" w:author="ilia kassianenko" w:date="2019-03-21T21:37:00Z">
            <w:rPr>
              <w:noProof/>
              <w:webHidden/>
            </w:rPr>
          </w:rPrChange>
        </w:rPr>
        <w:fldChar w:fldCharType="separate"/>
      </w:r>
      <w:ins w:id="121" w:author="ilia kassianenko" w:date="2019-03-21T20:38:00Z">
        <w:r w:rsidR="00766A22" w:rsidRPr="0047260E">
          <w:rPr>
            <w:noProof/>
            <w:webHidden/>
            <w:lang w:val="en-CA"/>
            <w:rPrChange w:id="122" w:author="ilia kassianenko" w:date="2019-03-21T21:37:00Z">
              <w:rPr>
                <w:noProof/>
                <w:webHidden/>
              </w:rPr>
            </w:rPrChange>
          </w:rPr>
          <w:t>4</w:t>
        </w:r>
      </w:ins>
      <w:ins w:id="123" w:author="Fritz Gyger" w:date="2019-03-21T17:39:00Z">
        <w:r w:rsidR="001C4E47" w:rsidRPr="0047260E">
          <w:rPr>
            <w:noProof/>
            <w:webHidden/>
            <w:lang w:val="en-CA"/>
            <w:rPrChange w:id="124" w:author="ilia kassianenko" w:date="2019-03-21T21:37:00Z">
              <w:rPr>
                <w:noProof/>
                <w:webHidden/>
              </w:rPr>
            </w:rPrChange>
          </w:rPr>
          <w:fldChar w:fldCharType="end"/>
        </w:r>
        <w:r w:rsidR="001C4E47" w:rsidRPr="0047260E">
          <w:rPr>
            <w:rStyle w:val="Hyperlink"/>
            <w:noProof/>
            <w:lang w:val="en-CA"/>
            <w:rPrChange w:id="125" w:author="ilia kassianenko" w:date="2019-03-21T21:37:00Z">
              <w:rPr>
                <w:rStyle w:val="Hyperlink"/>
                <w:noProof/>
              </w:rPr>
            </w:rPrChange>
          </w:rPr>
          <w:fldChar w:fldCharType="end"/>
        </w:r>
      </w:ins>
    </w:p>
    <w:p w14:paraId="6B4EA76A" w14:textId="77777777" w:rsidR="001C4E47" w:rsidRPr="0047260E" w:rsidRDefault="001C4E47">
      <w:pPr>
        <w:pStyle w:val="TOC2"/>
        <w:rPr>
          <w:ins w:id="126" w:author="Fritz Gyger" w:date="2019-03-21T17:39:00Z"/>
          <w:rFonts w:asciiTheme="minorHAnsi" w:eastAsiaTheme="minorEastAsia" w:hAnsiTheme="minorHAnsi" w:cstheme="minorBidi"/>
          <w:noProof/>
          <w:sz w:val="22"/>
          <w:szCs w:val="22"/>
          <w:lang w:val="en-CA" w:eastAsia="en-CA"/>
          <w:rPrChange w:id="127" w:author="ilia kassianenko" w:date="2019-03-21T21:37:00Z">
            <w:rPr>
              <w:ins w:id="128" w:author="Fritz Gyger" w:date="2019-03-21T17:39:00Z"/>
              <w:rFonts w:asciiTheme="minorHAnsi" w:eastAsiaTheme="minorEastAsia" w:hAnsiTheme="minorHAnsi" w:cstheme="minorBidi"/>
              <w:noProof/>
              <w:sz w:val="22"/>
              <w:szCs w:val="22"/>
              <w:lang w:val="en-CA" w:eastAsia="en-CA"/>
            </w:rPr>
          </w:rPrChange>
        </w:rPr>
      </w:pPr>
      <w:ins w:id="129" w:author="Fritz Gyger" w:date="2019-03-21T17:39:00Z">
        <w:r w:rsidRPr="0047260E">
          <w:rPr>
            <w:rStyle w:val="Hyperlink"/>
            <w:noProof/>
            <w:lang w:val="en-CA"/>
            <w:rPrChange w:id="130" w:author="ilia kassianenko" w:date="2019-03-21T21:37:00Z">
              <w:rPr>
                <w:rStyle w:val="Hyperlink"/>
                <w:noProof/>
              </w:rPr>
            </w:rPrChange>
          </w:rPr>
          <w:fldChar w:fldCharType="begin"/>
        </w:r>
        <w:r w:rsidRPr="0047260E">
          <w:rPr>
            <w:rStyle w:val="Hyperlink"/>
            <w:noProof/>
            <w:lang w:val="en-CA"/>
            <w:rPrChange w:id="131" w:author="ilia kassianenko" w:date="2019-03-21T21:37:00Z">
              <w:rPr>
                <w:rStyle w:val="Hyperlink"/>
                <w:noProof/>
              </w:rPr>
            </w:rPrChange>
          </w:rPr>
          <w:instrText xml:space="preserve"> </w:instrText>
        </w:r>
        <w:r w:rsidRPr="0047260E">
          <w:rPr>
            <w:noProof/>
            <w:lang w:val="en-CA"/>
            <w:rPrChange w:id="132" w:author="ilia kassianenko" w:date="2019-03-21T21:37:00Z">
              <w:rPr>
                <w:noProof/>
              </w:rPr>
            </w:rPrChange>
          </w:rPr>
          <w:instrText>HYPERLINK \l "_Toc4082381"</w:instrText>
        </w:r>
        <w:r w:rsidRPr="0047260E">
          <w:rPr>
            <w:rStyle w:val="Hyperlink"/>
            <w:noProof/>
            <w:lang w:val="en-CA"/>
            <w:rPrChange w:id="133" w:author="ilia kassianenko" w:date="2019-03-21T21:37:00Z">
              <w:rPr>
                <w:rStyle w:val="Hyperlink"/>
                <w:noProof/>
              </w:rPr>
            </w:rPrChange>
          </w:rPr>
          <w:instrText xml:space="preserve"> </w:instrText>
        </w:r>
      </w:ins>
      <w:ins w:id="134" w:author="ilia kassianenko" w:date="2019-03-21T20:37:00Z">
        <w:r w:rsidR="00766A22" w:rsidRPr="0047260E">
          <w:rPr>
            <w:rStyle w:val="Hyperlink"/>
            <w:noProof/>
            <w:lang w:val="en-CA"/>
            <w:rPrChange w:id="135" w:author="ilia kassianenko" w:date="2019-03-21T21:37:00Z">
              <w:rPr>
                <w:rStyle w:val="Hyperlink"/>
                <w:noProof/>
              </w:rPr>
            </w:rPrChange>
          </w:rPr>
        </w:r>
      </w:ins>
      <w:ins w:id="136" w:author="Fritz Gyger" w:date="2019-03-21T17:39:00Z">
        <w:r w:rsidRPr="0047260E">
          <w:rPr>
            <w:rStyle w:val="Hyperlink"/>
            <w:noProof/>
            <w:lang w:val="en-CA"/>
            <w:rPrChange w:id="137" w:author="ilia kassianenko" w:date="2019-03-21T21:37:00Z">
              <w:rPr>
                <w:rStyle w:val="Hyperlink"/>
                <w:noProof/>
              </w:rPr>
            </w:rPrChange>
          </w:rPr>
          <w:fldChar w:fldCharType="separate"/>
        </w:r>
        <w:r w:rsidRPr="0047260E">
          <w:rPr>
            <w:rStyle w:val="Hyperlink"/>
            <w:noProof/>
            <w:lang w:val="en-CA"/>
            <w:rPrChange w:id="138" w:author="ilia kassianenko" w:date="2019-03-21T21:37:00Z">
              <w:rPr>
                <w:rStyle w:val="Hyperlink"/>
                <w:noProof/>
              </w:rPr>
            </w:rPrChange>
          </w:rPr>
          <w:t>1.1</w:t>
        </w:r>
        <w:r w:rsidRPr="0047260E">
          <w:rPr>
            <w:rFonts w:asciiTheme="minorHAnsi" w:eastAsiaTheme="minorEastAsia" w:hAnsiTheme="minorHAnsi" w:cstheme="minorBidi"/>
            <w:noProof/>
            <w:sz w:val="22"/>
            <w:szCs w:val="22"/>
            <w:lang w:val="en-CA" w:eastAsia="en-CA"/>
            <w:rPrChange w:id="139"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140" w:author="ilia kassianenko" w:date="2019-03-21T21:37:00Z">
              <w:rPr>
                <w:rStyle w:val="Hyperlink"/>
                <w:noProof/>
              </w:rPr>
            </w:rPrChange>
          </w:rPr>
          <w:t>Scope</w:t>
        </w:r>
        <w:r w:rsidRPr="0047260E">
          <w:rPr>
            <w:noProof/>
            <w:webHidden/>
            <w:lang w:val="en-CA"/>
            <w:rPrChange w:id="141" w:author="ilia kassianenko" w:date="2019-03-21T21:37:00Z">
              <w:rPr>
                <w:noProof/>
                <w:webHidden/>
              </w:rPr>
            </w:rPrChange>
          </w:rPr>
          <w:tab/>
        </w:r>
        <w:r w:rsidRPr="0047260E">
          <w:rPr>
            <w:noProof/>
            <w:webHidden/>
            <w:lang w:val="en-CA"/>
            <w:rPrChange w:id="142" w:author="ilia kassianenko" w:date="2019-03-21T21:37:00Z">
              <w:rPr>
                <w:noProof/>
                <w:webHidden/>
              </w:rPr>
            </w:rPrChange>
          </w:rPr>
          <w:fldChar w:fldCharType="begin"/>
        </w:r>
        <w:r w:rsidRPr="0047260E">
          <w:rPr>
            <w:noProof/>
            <w:webHidden/>
            <w:lang w:val="en-CA"/>
            <w:rPrChange w:id="143" w:author="ilia kassianenko" w:date="2019-03-21T21:37:00Z">
              <w:rPr>
                <w:noProof/>
                <w:webHidden/>
              </w:rPr>
            </w:rPrChange>
          </w:rPr>
          <w:instrText xml:space="preserve"> PAGEREF _Toc4082381 \h </w:instrText>
        </w:r>
      </w:ins>
      <w:r w:rsidRPr="0047260E">
        <w:rPr>
          <w:noProof/>
          <w:webHidden/>
          <w:lang w:val="en-CA"/>
          <w:rPrChange w:id="144" w:author="ilia kassianenko" w:date="2019-03-21T21:37:00Z">
            <w:rPr>
              <w:noProof/>
              <w:webHidden/>
            </w:rPr>
          </w:rPrChange>
        </w:rPr>
      </w:r>
      <w:r w:rsidRPr="0047260E">
        <w:rPr>
          <w:noProof/>
          <w:webHidden/>
          <w:lang w:val="en-CA"/>
          <w:rPrChange w:id="145" w:author="ilia kassianenko" w:date="2019-03-21T21:37:00Z">
            <w:rPr>
              <w:noProof/>
              <w:webHidden/>
            </w:rPr>
          </w:rPrChange>
        </w:rPr>
        <w:fldChar w:fldCharType="separate"/>
      </w:r>
      <w:ins w:id="146" w:author="ilia kassianenko" w:date="2019-03-21T20:38:00Z">
        <w:r w:rsidR="00766A22" w:rsidRPr="0047260E">
          <w:rPr>
            <w:noProof/>
            <w:webHidden/>
            <w:lang w:val="en-CA"/>
            <w:rPrChange w:id="147" w:author="ilia kassianenko" w:date="2019-03-21T21:37:00Z">
              <w:rPr>
                <w:noProof/>
                <w:webHidden/>
              </w:rPr>
            </w:rPrChange>
          </w:rPr>
          <w:t>4</w:t>
        </w:r>
      </w:ins>
      <w:ins w:id="148" w:author="Fritz Gyger" w:date="2019-03-21T17:39:00Z">
        <w:r w:rsidRPr="0047260E">
          <w:rPr>
            <w:noProof/>
            <w:webHidden/>
            <w:lang w:val="en-CA"/>
            <w:rPrChange w:id="149" w:author="ilia kassianenko" w:date="2019-03-21T21:37:00Z">
              <w:rPr>
                <w:noProof/>
                <w:webHidden/>
              </w:rPr>
            </w:rPrChange>
          </w:rPr>
          <w:fldChar w:fldCharType="end"/>
        </w:r>
        <w:r w:rsidRPr="0047260E">
          <w:rPr>
            <w:rStyle w:val="Hyperlink"/>
            <w:noProof/>
            <w:lang w:val="en-CA"/>
            <w:rPrChange w:id="150" w:author="ilia kassianenko" w:date="2019-03-21T21:37:00Z">
              <w:rPr>
                <w:rStyle w:val="Hyperlink"/>
                <w:noProof/>
              </w:rPr>
            </w:rPrChange>
          </w:rPr>
          <w:fldChar w:fldCharType="end"/>
        </w:r>
      </w:ins>
    </w:p>
    <w:p w14:paraId="43797941" w14:textId="77777777" w:rsidR="001C4E47" w:rsidRPr="0047260E" w:rsidRDefault="001C4E47">
      <w:pPr>
        <w:pStyle w:val="TOC2"/>
        <w:rPr>
          <w:ins w:id="151" w:author="Fritz Gyger" w:date="2019-03-21T17:39:00Z"/>
          <w:rFonts w:asciiTheme="minorHAnsi" w:eastAsiaTheme="minorEastAsia" w:hAnsiTheme="minorHAnsi" w:cstheme="minorBidi"/>
          <w:noProof/>
          <w:sz w:val="22"/>
          <w:szCs w:val="22"/>
          <w:lang w:val="en-CA" w:eastAsia="en-CA"/>
          <w:rPrChange w:id="152" w:author="ilia kassianenko" w:date="2019-03-21T21:37:00Z">
            <w:rPr>
              <w:ins w:id="153" w:author="Fritz Gyger" w:date="2019-03-21T17:39:00Z"/>
              <w:rFonts w:asciiTheme="minorHAnsi" w:eastAsiaTheme="minorEastAsia" w:hAnsiTheme="minorHAnsi" w:cstheme="minorBidi"/>
              <w:noProof/>
              <w:sz w:val="22"/>
              <w:szCs w:val="22"/>
              <w:lang w:val="en-CA" w:eastAsia="en-CA"/>
            </w:rPr>
          </w:rPrChange>
        </w:rPr>
      </w:pPr>
      <w:ins w:id="154" w:author="Fritz Gyger" w:date="2019-03-21T17:39:00Z">
        <w:r w:rsidRPr="0047260E">
          <w:rPr>
            <w:rStyle w:val="Hyperlink"/>
            <w:noProof/>
            <w:lang w:val="en-CA"/>
            <w:rPrChange w:id="155" w:author="ilia kassianenko" w:date="2019-03-21T21:37:00Z">
              <w:rPr>
                <w:rStyle w:val="Hyperlink"/>
                <w:noProof/>
              </w:rPr>
            </w:rPrChange>
          </w:rPr>
          <w:fldChar w:fldCharType="begin"/>
        </w:r>
        <w:r w:rsidRPr="0047260E">
          <w:rPr>
            <w:rStyle w:val="Hyperlink"/>
            <w:noProof/>
            <w:lang w:val="en-CA"/>
            <w:rPrChange w:id="156" w:author="ilia kassianenko" w:date="2019-03-21T21:37:00Z">
              <w:rPr>
                <w:rStyle w:val="Hyperlink"/>
                <w:noProof/>
              </w:rPr>
            </w:rPrChange>
          </w:rPr>
          <w:instrText xml:space="preserve"> </w:instrText>
        </w:r>
        <w:r w:rsidRPr="0047260E">
          <w:rPr>
            <w:noProof/>
            <w:lang w:val="en-CA"/>
            <w:rPrChange w:id="157" w:author="ilia kassianenko" w:date="2019-03-21T21:37:00Z">
              <w:rPr>
                <w:noProof/>
              </w:rPr>
            </w:rPrChange>
          </w:rPr>
          <w:instrText>HYPERLINK \l "_Toc4082382"</w:instrText>
        </w:r>
        <w:r w:rsidRPr="0047260E">
          <w:rPr>
            <w:rStyle w:val="Hyperlink"/>
            <w:noProof/>
            <w:lang w:val="en-CA"/>
            <w:rPrChange w:id="158" w:author="ilia kassianenko" w:date="2019-03-21T21:37:00Z">
              <w:rPr>
                <w:rStyle w:val="Hyperlink"/>
                <w:noProof/>
              </w:rPr>
            </w:rPrChange>
          </w:rPr>
          <w:instrText xml:space="preserve"> </w:instrText>
        </w:r>
      </w:ins>
      <w:ins w:id="159" w:author="ilia kassianenko" w:date="2019-03-21T20:37:00Z">
        <w:r w:rsidR="00766A22" w:rsidRPr="0047260E">
          <w:rPr>
            <w:rStyle w:val="Hyperlink"/>
            <w:noProof/>
            <w:lang w:val="en-CA"/>
            <w:rPrChange w:id="160" w:author="ilia kassianenko" w:date="2019-03-21T21:37:00Z">
              <w:rPr>
                <w:rStyle w:val="Hyperlink"/>
                <w:noProof/>
              </w:rPr>
            </w:rPrChange>
          </w:rPr>
        </w:r>
      </w:ins>
      <w:ins w:id="161" w:author="Fritz Gyger" w:date="2019-03-21T17:39:00Z">
        <w:r w:rsidRPr="0047260E">
          <w:rPr>
            <w:rStyle w:val="Hyperlink"/>
            <w:noProof/>
            <w:lang w:val="en-CA"/>
            <w:rPrChange w:id="162" w:author="ilia kassianenko" w:date="2019-03-21T21:37:00Z">
              <w:rPr>
                <w:rStyle w:val="Hyperlink"/>
                <w:noProof/>
              </w:rPr>
            </w:rPrChange>
          </w:rPr>
          <w:fldChar w:fldCharType="separate"/>
        </w:r>
        <w:r w:rsidRPr="0047260E">
          <w:rPr>
            <w:rStyle w:val="Hyperlink"/>
            <w:noProof/>
            <w:lang w:val="en-CA"/>
            <w:rPrChange w:id="163" w:author="ilia kassianenko" w:date="2019-03-21T21:37:00Z">
              <w:rPr>
                <w:rStyle w:val="Hyperlink"/>
                <w:noProof/>
              </w:rPr>
            </w:rPrChange>
          </w:rPr>
          <w:t>1.2</w:t>
        </w:r>
        <w:r w:rsidRPr="0047260E">
          <w:rPr>
            <w:rFonts w:asciiTheme="minorHAnsi" w:eastAsiaTheme="minorEastAsia" w:hAnsiTheme="minorHAnsi" w:cstheme="minorBidi"/>
            <w:noProof/>
            <w:sz w:val="22"/>
            <w:szCs w:val="22"/>
            <w:lang w:val="en-CA" w:eastAsia="en-CA"/>
            <w:rPrChange w:id="16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165" w:author="ilia kassianenko" w:date="2019-03-21T21:37:00Z">
              <w:rPr>
                <w:rStyle w:val="Hyperlink"/>
                <w:noProof/>
              </w:rPr>
            </w:rPrChange>
          </w:rPr>
          <w:t>Existing applications</w:t>
        </w:r>
        <w:r w:rsidRPr="0047260E">
          <w:rPr>
            <w:noProof/>
            <w:webHidden/>
            <w:lang w:val="en-CA"/>
            <w:rPrChange w:id="166" w:author="ilia kassianenko" w:date="2019-03-21T21:37:00Z">
              <w:rPr>
                <w:noProof/>
                <w:webHidden/>
              </w:rPr>
            </w:rPrChange>
          </w:rPr>
          <w:tab/>
        </w:r>
        <w:r w:rsidRPr="0047260E">
          <w:rPr>
            <w:noProof/>
            <w:webHidden/>
            <w:lang w:val="en-CA"/>
            <w:rPrChange w:id="167" w:author="ilia kassianenko" w:date="2019-03-21T21:37:00Z">
              <w:rPr>
                <w:noProof/>
                <w:webHidden/>
              </w:rPr>
            </w:rPrChange>
          </w:rPr>
          <w:fldChar w:fldCharType="begin"/>
        </w:r>
        <w:r w:rsidRPr="0047260E">
          <w:rPr>
            <w:noProof/>
            <w:webHidden/>
            <w:lang w:val="en-CA"/>
            <w:rPrChange w:id="168" w:author="ilia kassianenko" w:date="2019-03-21T21:37:00Z">
              <w:rPr>
                <w:noProof/>
                <w:webHidden/>
              </w:rPr>
            </w:rPrChange>
          </w:rPr>
          <w:instrText xml:space="preserve"> PAGEREF _Toc4082382 \h </w:instrText>
        </w:r>
      </w:ins>
      <w:r w:rsidRPr="0047260E">
        <w:rPr>
          <w:noProof/>
          <w:webHidden/>
          <w:lang w:val="en-CA"/>
          <w:rPrChange w:id="169" w:author="ilia kassianenko" w:date="2019-03-21T21:37:00Z">
            <w:rPr>
              <w:noProof/>
              <w:webHidden/>
            </w:rPr>
          </w:rPrChange>
        </w:rPr>
      </w:r>
      <w:r w:rsidRPr="0047260E">
        <w:rPr>
          <w:noProof/>
          <w:webHidden/>
          <w:lang w:val="en-CA"/>
          <w:rPrChange w:id="170" w:author="ilia kassianenko" w:date="2019-03-21T21:37:00Z">
            <w:rPr>
              <w:noProof/>
              <w:webHidden/>
            </w:rPr>
          </w:rPrChange>
        </w:rPr>
        <w:fldChar w:fldCharType="separate"/>
      </w:r>
      <w:ins w:id="171" w:author="ilia kassianenko" w:date="2019-03-21T20:38:00Z">
        <w:r w:rsidR="00766A22" w:rsidRPr="0047260E">
          <w:rPr>
            <w:noProof/>
            <w:webHidden/>
            <w:lang w:val="en-CA"/>
            <w:rPrChange w:id="172" w:author="ilia kassianenko" w:date="2019-03-21T21:37:00Z">
              <w:rPr>
                <w:noProof/>
                <w:webHidden/>
              </w:rPr>
            </w:rPrChange>
          </w:rPr>
          <w:t>4</w:t>
        </w:r>
      </w:ins>
      <w:ins w:id="173" w:author="Fritz Gyger" w:date="2019-03-21T17:39:00Z">
        <w:r w:rsidRPr="0047260E">
          <w:rPr>
            <w:noProof/>
            <w:webHidden/>
            <w:lang w:val="en-CA"/>
            <w:rPrChange w:id="174" w:author="ilia kassianenko" w:date="2019-03-21T21:37:00Z">
              <w:rPr>
                <w:noProof/>
                <w:webHidden/>
              </w:rPr>
            </w:rPrChange>
          </w:rPr>
          <w:fldChar w:fldCharType="end"/>
        </w:r>
        <w:r w:rsidRPr="0047260E">
          <w:rPr>
            <w:rStyle w:val="Hyperlink"/>
            <w:noProof/>
            <w:lang w:val="en-CA"/>
            <w:rPrChange w:id="175" w:author="ilia kassianenko" w:date="2019-03-21T21:37:00Z">
              <w:rPr>
                <w:rStyle w:val="Hyperlink"/>
                <w:noProof/>
              </w:rPr>
            </w:rPrChange>
          </w:rPr>
          <w:fldChar w:fldCharType="end"/>
        </w:r>
      </w:ins>
    </w:p>
    <w:p w14:paraId="262D943F" w14:textId="77777777" w:rsidR="001C4E47" w:rsidRPr="0047260E" w:rsidRDefault="001C4E47">
      <w:pPr>
        <w:pStyle w:val="TOC2"/>
        <w:rPr>
          <w:ins w:id="176" w:author="Fritz Gyger" w:date="2019-03-21T17:39:00Z"/>
          <w:rFonts w:asciiTheme="minorHAnsi" w:eastAsiaTheme="minorEastAsia" w:hAnsiTheme="minorHAnsi" w:cstheme="minorBidi"/>
          <w:noProof/>
          <w:sz w:val="22"/>
          <w:szCs w:val="22"/>
          <w:lang w:val="en-CA" w:eastAsia="en-CA"/>
          <w:rPrChange w:id="177" w:author="ilia kassianenko" w:date="2019-03-21T21:37:00Z">
            <w:rPr>
              <w:ins w:id="178" w:author="Fritz Gyger" w:date="2019-03-21T17:39:00Z"/>
              <w:rFonts w:asciiTheme="minorHAnsi" w:eastAsiaTheme="minorEastAsia" w:hAnsiTheme="minorHAnsi" w:cstheme="minorBidi"/>
              <w:noProof/>
              <w:sz w:val="22"/>
              <w:szCs w:val="22"/>
              <w:lang w:val="en-CA" w:eastAsia="en-CA"/>
            </w:rPr>
          </w:rPrChange>
        </w:rPr>
      </w:pPr>
      <w:ins w:id="179" w:author="Fritz Gyger" w:date="2019-03-21T17:39:00Z">
        <w:r w:rsidRPr="0047260E">
          <w:rPr>
            <w:rStyle w:val="Hyperlink"/>
            <w:noProof/>
            <w:lang w:val="en-CA"/>
            <w:rPrChange w:id="180" w:author="ilia kassianenko" w:date="2019-03-21T21:37:00Z">
              <w:rPr>
                <w:rStyle w:val="Hyperlink"/>
                <w:noProof/>
              </w:rPr>
            </w:rPrChange>
          </w:rPr>
          <w:fldChar w:fldCharType="begin"/>
        </w:r>
        <w:r w:rsidRPr="0047260E">
          <w:rPr>
            <w:rStyle w:val="Hyperlink"/>
            <w:noProof/>
            <w:lang w:val="en-CA"/>
            <w:rPrChange w:id="181" w:author="ilia kassianenko" w:date="2019-03-21T21:37:00Z">
              <w:rPr>
                <w:rStyle w:val="Hyperlink"/>
                <w:noProof/>
              </w:rPr>
            </w:rPrChange>
          </w:rPr>
          <w:instrText xml:space="preserve"> </w:instrText>
        </w:r>
        <w:r w:rsidRPr="0047260E">
          <w:rPr>
            <w:noProof/>
            <w:lang w:val="en-CA"/>
            <w:rPrChange w:id="182" w:author="ilia kassianenko" w:date="2019-03-21T21:37:00Z">
              <w:rPr>
                <w:noProof/>
              </w:rPr>
            </w:rPrChange>
          </w:rPr>
          <w:instrText>HYPERLINK \l "_Toc4082383"</w:instrText>
        </w:r>
        <w:r w:rsidRPr="0047260E">
          <w:rPr>
            <w:rStyle w:val="Hyperlink"/>
            <w:noProof/>
            <w:lang w:val="en-CA"/>
            <w:rPrChange w:id="183" w:author="ilia kassianenko" w:date="2019-03-21T21:37:00Z">
              <w:rPr>
                <w:rStyle w:val="Hyperlink"/>
                <w:noProof/>
              </w:rPr>
            </w:rPrChange>
          </w:rPr>
          <w:instrText xml:space="preserve"> </w:instrText>
        </w:r>
      </w:ins>
      <w:ins w:id="184" w:author="ilia kassianenko" w:date="2019-03-21T20:37:00Z">
        <w:r w:rsidR="00766A22" w:rsidRPr="0047260E">
          <w:rPr>
            <w:rStyle w:val="Hyperlink"/>
            <w:noProof/>
            <w:lang w:val="en-CA"/>
            <w:rPrChange w:id="185" w:author="ilia kassianenko" w:date="2019-03-21T21:37:00Z">
              <w:rPr>
                <w:rStyle w:val="Hyperlink"/>
                <w:noProof/>
              </w:rPr>
            </w:rPrChange>
          </w:rPr>
        </w:r>
      </w:ins>
      <w:ins w:id="186" w:author="Fritz Gyger" w:date="2019-03-21T17:39:00Z">
        <w:r w:rsidRPr="0047260E">
          <w:rPr>
            <w:rStyle w:val="Hyperlink"/>
            <w:noProof/>
            <w:lang w:val="en-CA"/>
            <w:rPrChange w:id="187" w:author="ilia kassianenko" w:date="2019-03-21T21:37:00Z">
              <w:rPr>
                <w:rStyle w:val="Hyperlink"/>
                <w:noProof/>
              </w:rPr>
            </w:rPrChange>
          </w:rPr>
          <w:fldChar w:fldCharType="separate"/>
        </w:r>
        <w:r w:rsidRPr="0047260E">
          <w:rPr>
            <w:rStyle w:val="Hyperlink"/>
            <w:noProof/>
            <w:lang w:val="en-CA"/>
            <w:rPrChange w:id="188" w:author="ilia kassianenko" w:date="2019-03-21T21:37:00Z">
              <w:rPr>
                <w:rStyle w:val="Hyperlink"/>
                <w:noProof/>
              </w:rPr>
            </w:rPrChange>
          </w:rPr>
          <w:t>1.3</w:t>
        </w:r>
        <w:r w:rsidRPr="0047260E">
          <w:rPr>
            <w:rFonts w:asciiTheme="minorHAnsi" w:eastAsiaTheme="minorEastAsia" w:hAnsiTheme="minorHAnsi" w:cstheme="minorBidi"/>
            <w:noProof/>
            <w:sz w:val="22"/>
            <w:szCs w:val="22"/>
            <w:lang w:val="en-CA" w:eastAsia="en-CA"/>
            <w:rPrChange w:id="189"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190" w:author="ilia kassianenko" w:date="2019-03-21T21:37:00Z">
              <w:rPr>
                <w:rStyle w:val="Hyperlink"/>
                <w:noProof/>
              </w:rPr>
            </w:rPrChange>
          </w:rPr>
          <w:t>Data acquisition</w:t>
        </w:r>
        <w:r w:rsidRPr="0047260E">
          <w:rPr>
            <w:noProof/>
            <w:webHidden/>
            <w:lang w:val="en-CA"/>
            <w:rPrChange w:id="191" w:author="ilia kassianenko" w:date="2019-03-21T21:37:00Z">
              <w:rPr>
                <w:noProof/>
                <w:webHidden/>
              </w:rPr>
            </w:rPrChange>
          </w:rPr>
          <w:tab/>
        </w:r>
        <w:r w:rsidRPr="0047260E">
          <w:rPr>
            <w:noProof/>
            <w:webHidden/>
            <w:lang w:val="en-CA"/>
            <w:rPrChange w:id="192" w:author="ilia kassianenko" w:date="2019-03-21T21:37:00Z">
              <w:rPr>
                <w:noProof/>
                <w:webHidden/>
              </w:rPr>
            </w:rPrChange>
          </w:rPr>
          <w:fldChar w:fldCharType="begin"/>
        </w:r>
        <w:r w:rsidRPr="0047260E">
          <w:rPr>
            <w:noProof/>
            <w:webHidden/>
            <w:lang w:val="en-CA"/>
            <w:rPrChange w:id="193" w:author="ilia kassianenko" w:date="2019-03-21T21:37:00Z">
              <w:rPr>
                <w:noProof/>
                <w:webHidden/>
              </w:rPr>
            </w:rPrChange>
          </w:rPr>
          <w:instrText xml:space="preserve"> PAGEREF _Toc4082383 \h </w:instrText>
        </w:r>
      </w:ins>
      <w:r w:rsidRPr="0047260E">
        <w:rPr>
          <w:noProof/>
          <w:webHidden/>
          <w:lang w:val="en-CA"/>
          <w:rPrChange w:id="194" w:author="ilia kassianenko" w:date="2019-03-21T21:37:00Z">
            <w:rPr>
              <w:noProof/>
              <w:webHidden/>
            </w:rPr>
          </w:rPrChange>
        </w:rPr>
      </w:r>
      <w:r w:rsidRPr="0047260E">
        <w:rPr>
          <w:noProof/>
          <w:webHidden/>
          <w:lang w:val="en-CA"/>
          <w:rPrChange w:id="195" w:author="ilia kassianenko" w:date="2019-03-21T21:37:00Z">
            <w:rPr>
              <w:noProof/>
              <w:webHidden/>
            </w:rPr>
          </w:rPrChange>
        </w:rPr>
        <w:fldChar w:fldCharType="separate"/>
      </w:r>
      <w:ins w:id="196" w:author="ilia kassianenko" w:date="2019-03-21T20:38:00Z">
        <w:r w:rsidR="00766A22" w:rsidRPr="0047260E">
          <w:rPr>
            <w:noProof/>
            <w:webHidden/>
            <w:lang w:val="en-CA"/>
            <w:rPrChange w:id="197" w:author="ilia kassianenko" w:date="2019-03-21T21:37:00Z">
              <w:rPr>
                <w:noProof/>
                <w:webHidden/>
              </w:rPr>
            </w:rPrChange>
          </w:rPr>
          <w:t>4</w:t>
        </w:r>
      </w:ins>
      <w:ins w:id="198" w:author="Fritz Gyger" w:date="2019-03-21T17:39:00Z">
        <w:r w:rsidRPr="0047260E">
          <w:rPr>
            <w:noProof/>
            <w:webHidden/>
            <w:lang w:val="en-CA"/>
            <w:rPrChange w:id="199" w:author="ilia kassianenko" w:date="2019-03-21T21:37:00Z">
              <w:rPr>
                <w:noProof/>
                <w:webHidden/>
              </w:rPr>
            </w:rPrChange>
          </w:rPr>
          <w:fldChar w:fldCharType="end"/>
        </w:r>
        <w:r w:rsidRPr="0047260E">
          <w:rPr>
            <w:rStyle w:val="Hyperlink"/>
            <w:noProof/>
            <w:lang w:val="en-CA"/>
            <w:rPrChange w:id="200" w:author="ilia kassianenko" w:date="2019-03-21T21:37:00Z">
              <w:rPr>
                <w:rStyle w:val="Hyperlink"/>
                <w:noProof/>
              </w:rPr>
            </w:rPrChange>
          </w:rPr>
          <w:fldChar w:fldCharType="end"/>
        </w:r>
      </w:ins>
    </w:p>
    <w:p w14:paraId="3D9D025D" w14:textId="77777777" w:rsidR="001C4E47" w:rsidRPr="0047260E" w:rsidRDefault="001C4E47">
      <w:pPr>
        <w:pStyle w:val="TOC2"/>
        <w:rPr>
          <w:ins w:id="201" w:author="Fritz Gyger" w:date="2019-03-21T17:39:00Z"/>
          <w:rFonts w:asciiTheme="minorHAnsi" w:eastAsiaTheme="minorEastAsia" w:hAnsiTheme="minorHAnsi" w:cstheme="minorBidi"/>
          <w:noProof/>
          <w:sz w:val="22"/>
          <w:szCs w:val="22"/>
          <w:lang w:val="en-CA" w:eastAsia="en-CA"/>
          <w:rPrChange w:id="202" w:author="ilia kassianenko" w:date="2019-03-21T21:37:00Z">
            <w:rPr>
              <w:ins w:id="203" w:author="Fritz Gyger" w:date="2019-03-21T17:39:00Z"/>
              <w:rFonts w:asciiTheme="minorHAnsi" w:eastAsiaTheme="minorEastAsia" w:hAnsiTheme="minorHAnsi" w:cstheme="minorBidi"/>
              <w:noProof/>
              <w:sz w:val="22"/>
              <w:szCs w:val="22"/>
              <w:lang w:val="en-CA" w:eastAsia="en-CA"/>
            </w:rPr>
          </w:rPrChange>
        </w:rPr>
      </w:pPr>
      <w:ins w:id="204" w:author="Fritz Gyger" w:date="2019-03-21T17:39:00Z">
        <w:r w:rsidRPr="0047260E">
          <w:rPr>
            <w:rStyle w:val="Hyperlink"/>
            <w:noProof/>
            <w:lang w:val="en-CA"/>
            <w:rPrChange w:id="205" w:author="ilia kassianenko" w:date="2019-03-21T21:37:00Z">
              <w:rPr>
                <w:rStyle w:val="Hyperlink"/>
                <w:noProof/>
              </w:rPr>
            </w:rPrChange>
          </w:rPr>
          <w:fldChar w:fldCharType="begin"/>
        </w:r>
        <w:r w:rsidRPr="0047260E">
          <w:rPr>
            <w:rStyle w:val="Hyperlink"/>
            <w:noProof/>
            <w:lang w:val="en-CA"/>
            <w:rPrChange w:id="206" w:author="ilia kassianenko" w:date="2019-03-21T21:37:00Z">
              <w:rPr>
                <w:rStyle w:val="Hyperlink"/>
                <w:noProof/>
              </w:rPr>
            </w:rPrChange>
          </w:rPr>
          <w:instrText xml:space="preserve"> </w:instrText>
        </w:r>
        <w:r w:rsidRPr="0047260E">
          <w:rPr>
            <w:noProof/>
            <w:lang w:val="en-CA"/>
            <w:rPrChange w:id="207" w:author="ilia kassianenko" w:date="2019-03-21T21:37:00Z">
              <w:rPr>
                <w:noProof/>
              </w:rPr>
            </w:rPrChange>
          </w:rPr>
          <w:instrText>HYPERLINK \l "_Toc4082384"</w:instrText>
        </w:r>
        <w:r w:rsidRPr="0047260E">
          <w:rPr>
            <w:rStyle w:val="Hyperlink"/>
            <w:noProof/>
            <w:lang w:val="en-CA"/>
            <w:rPrChange w:id="208" w:author="ilia kassianenko" w:date="2019-03-21T21:37:00Z">
              <w:rPr>
                <w:rStyle w:val="Hyperlink"/>
                <w:noProof/>
              </w:rPr>
            </w:rPrChange>
          </w:rPr>
          <w:instrText xml:space="preserve"> </w:instrText>
        </w:r>
      </w:ins>
      <w:ins w:id="209" w:author="ilia kassianenko" w:date="2019-03-21T20:37:00Z">
        <w:r w:rsidR="00766A22" w:rsidRPr="0047260E">
          <w:rPr>
            <w:rStyle w:val="Hyperlink"/>
            <w:noProof/>
            <w:lang w:val="en-CA"/>
            <w:rPrChange w:id="210" w:author="ilia kassianenko" w:date="2019-03-21T21:37:00Z">
              <w:rPr>
                <w:rStyle w:val="Hyperlink"/>
                <w:noProof/>
              </w:rPr>
            </w:rPrChange>
          </w:rPr>
        </w:r>
      </w:ins>
      <w:ins w:id="211" w:author="Fritz Gyger" w:date="2019-03-21T17:39:00Z">
        <w:r w:rsidRPr="0047260E">
          <w:rPr>
            <w:rStyle w:val="Hyperlink"/>
            <w:noProof/>
            <w:lang w:val="en-CA"/>
            <w:rPrChange w:id="212" w:author="ilia kassianenko" w:date="2019-03-21T21:37:00Z">
              <w:rPr>
                <w:rStyle w:val="Hyperlink"/>
                <w:noProof/>
              </w:rPr>
            </w:rPrChange>
          </w:rPr>
          <w:fldChar w:fldCharType="separate"/>
        </w:r>
        <w:r w:rsidRPr="0047260E">
          <w:rPr>
            <w:rStyle w:val="Hyperlink"/>
            <w:noProof/>
            <w:lang w:val="en-CA"/>
            <w:rPrChange w:id="213" w:author="ilia kassianenko" w:date="2019-03-21T21:37:00Z">
              <w:rPr>
                <w:rStyle w:val="Hyperlink"/>
                <w:noProof/>
              </w:rPr>
            </w:rPrChange>
          </w:rPr>
          <w:t>1.4</w:t>
        </w:r>
        <w:r w:rsidRPr="0047260E">
          <w:rPr>
            <w:rFonts w:asciiTheme="minorHAnsi" w:eastAsiaTheme="minorEastAsia" w:hAnsiTheme="minorHAnsi" w:cstheme="minorBidi"/>
            <w:noProof/>
            <w:sz w:val="22"/>
            <w:szCs w:val="22"/>
            <w:lang w:val="en-CA" w:eastAsia="en-CA"/>
            <w:rPrChange w:id="21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215" w:author="ilia kassianenko" w:date="2019-03-21T21:37:00Z">
              <w:rPr>
                <w:rStyle w:val="Hyperlink"/>
                <w:noProof/>
              </w:rPr>
            </w:rPrChange>
          </w:rPr>
          <w:t>Contexts for Analytics</w:t>
        </w:r>
        <w:r w:rsidRPr="0047260E">
          <w:rPr>
            <w:noProof/>
            <w:webHidden/>
            <w:lang w:val="en-CA"/>
            <w:rPrChange w:id="216" w:author="ilia kassianenko" w:date="2019-03-21T21:37:00Z">
              <w:rPr>
                <w:noProof/>
                <w:webHidden/>
              </w:rPr>
            </w:rPrChange>
          </w:rPr>
          <w:tab/>
        </w:r>
        <w:r w:rsidRPr="0047260E">
          <w:rPr>
            <w:noProof/>
            <w:webHidden/>
            <w:lang w:val="en-CA"/>
            <w:rPrChange w:id="217" w:author="ilia kassianenko" w:date="2019-03-21T21:37:00Z">
              <w:rPr>
                <w:noProof/>
                <w:webHidden/>
              </w:rPr>
            </w:rPrChange>
          </w:rPr>
          <w:fldChar w:fldCharType="begin"/>
        </w:r>
        <w:r w:rsidRPr="0047260E">
          <w:rPr>
            <w:noProof/>
            <w:webHidden/>
            <w:lang w:val="en-CA"/>
            <w:rPrChange w:id="218" w:author="ilia kassianenko" w:date="2019-03-21T21:37:00Z">
              <w:rPr>
                <w:noProof/>
                <w:webHidden/>
              </w:rPr>
            </w:rPrChange>
          </w:rPr>
          <w:instrText xml:space="preserve"> PAGEREF _Toc4082384 \h </w:instrText>
        </w:r>
      </w:ins>
      <w:r w:rsidRPr="0047260E">
        <w:rPr>
          <w:noProof/>
          <w:webHidden/>
          <w:lang w:val="en-CA"/>
          <w:rPrChange w:id="219" w:author="ilia kassianenko" w:date="2019-03-21T21:37:00Z">
            <w:rPr>
              <w:noProof/>
              <w:webHidden/>
            </w:rPr>
          </w:rPrChange>
        </w:rPr>
      </w:r>
      <w:r w:rsidRPr="0047260E">
        <w:rPr>
          <w:noProof/>
          <w:webHidden/>
          <w:lang w:val="en-CA"/>
          <w:rPrChange w:id="220" w:author="ilia kassianenko" w:date="2019-03-21T21:37:00Z">
            <w:rPr>
              <w:noProof/>
              <w:webHidden/>
            </w:rPr>
          </w:rPrChange>
        </w:rPr>
        <w:fldChar w:fldCharType="separate"/>
      </w:r>
      <w:ins w:id="221" w:author="ilia kassianenko" w:date="2019-03-21T20:38:00Z">
        <w:r w:rsidR="00766A22" w:rsidRPr="0047260E">
          <w:rPr>
            <w:noProof/>
            <w:webHidden/>
            <w:lang w:val="en-CA"/>
            <w:rPrChange w:id="222" w:author="ilia kassianenko" w:date="2019-03-21T21:37:00Z">
              <w:rPr>
                <w:noProof/>
                <w:webHidden/>
              </w:rPr>
            </w:rPrChange>
          </w:rPr>
          <w:t>4</w:t>
        </w:r>
      </w:ins>
      <w:ins w:id="223" w:author="Fritz Gyger" w:date="2019-03-21T17:39:00Z">
        <w:r w:rsidRPr="0047260E">
          <w:rPr>
            <w:noProof/>
            <w:webHidden/>
            <w:lang w:val="en-CA"/>
            <w:rPrChange w:id="224" w:author="ilia kassianenko" w:date="2019-03-21T21:37:00Z">
              <w:rPr>
                <w:noProof/>
                <w:webHidden/>
              </w:rPr>
            </w:rPrChange>
          </w:rPr>
          <w:fldChar w:fldCharType="end"/>
        </w:r>
        <w:r w:rsidRPr="0047260E">
          <w:rPr>
            <w:rStyle w:val="Hyperlink"/>
            <w:noProof/>
            <w:lang w:val="en-CA"/>
            <w:rPrChange w:id="225" w:author="ilia kassianenko" w:date="2019-03-21T21:37:00Z">
              <w:rPr>
                <w:rStyle w:val="Hyperlink"/>
                <w:noProof/>
              </w:rPr>
            </w:rPrChange>
          </w:rPr>
          <w:fldChar w:fldCharType="end"/>
        </w:r>
      </w:ins>
    </w:p>
    <w:p w14:paraId="4B707C95" w14:textId="77777777" w:rsidR="001C4E47" w:rsidRPr="0047260E" w:rsidRDefault="001C4E47">
      <w:pPr>
        <w:pStyle w:val="TOC2"/>
        <w:rPr>
          <w:ins w:id="226" w:author="Fritz Gyger" w:date="2019-03-21T17:39:00Z"/>
          <w:rFonts w:asciiTheme="minorHAnsi" w:eastAsiaTheme="minorEastAsia" w:hAnsiTheme="minorHAnsi" w:cstheme="minorBidi"/>
          <w:noProof/>
          <w:sz w:val="22"/>
          <w:szCs w:val="22"/>
          <w:lang w:val="en-CA" w:eastAsia="en-CA"/>
          <w:rPrChange w:id="227" w:author="ilia kassianenko" w:date="2019-03-21T21:37:00Z">
            <w:rPr>
              <w:ins w:id="228" w:author="Fritz Gyger" w:date="2019-03-21T17:39:00Z"/>
              <w:rFonts w:asciiTheme="minorHAnsi" w:eastAsiaTheme="minorEastAsia" w:hAnsiTheme="minorHAnsi" w:cstheme="minorBidi"/>
              <w:noProof/>
              <w:sz w:val="22"/>
              <w:szCs w:val="22"/>
              <w:lang w:val="en-CA" w:eastAsia="en-CA"/>
            </w:rPr>
          </w:rPrChange>
        </w:rPr>
      </w:pPr>
      <w:ins w:id="229" w:author="Fritz Gyger" w:date="2019-03-21T17:39:00Z">
        <w:r w:rsidRPr="0047260E">
          <w:rPr>
            <w:rStyle w:val="Hyperlink"/>
            <w:noProof/>
            <w:lang w:val="en-CA"/>
            <w:rPrChange w:id="230" w:author="ilia kassianenko" w:date="2019-03-21T21:37:00Z">
              <w:rPr>
                <w:rStyle w:val="Hyperlink"/>
                <w:noProof/>
              </w:rPr>
            </w:rPrChange>
          </w:rPr>
          <w:fldChar w:fldCharType="begin"/>
        </w:r>
        <w:r w:rsidRPr="0047260E">
          <w:rPr>
            <w:rStyle w:val="Hyperlink"/>
            <w:noProof/>
            <w:lang w:val="en-CA"/>
            <w:rPrChange w:id="231" w:author="ilia kassianenko" w:date="2019-03-21T21:37:00Z">
              <w:rPr>
                <w:rStyle w:val="Hyperlink"/>
                <w:noProof/>
              </w:rPr>
            </w:rPrChange>
          </w:rPr>
          <w:instrText xml:space="preserve"> </w:instrText>
        </w:r>
        <w:r w:rsidRPr="0047260E">
          <w:rPr>
            <w:noProof/>
            <w:lang w:val="en-CA"/>
            <w:rPrChange w:id="232" w:author="ilia kassianenko" w:date="2019-03-21T21:37:00Z">
              <w:rPr>
                <w:noProof/>
              </w:rPr>
            </w:rPrChange>
          </w:rPr>
          <w:instrText>HYPERLINK \l "_Toc4082385"</w:instrText>
        </w:r>
        <w:r w:rsidRPr="0047260E">
          <w:rPr>
            <w:rStyle w:val="Hyperlink"/>
            <w:noProof/>
            <w:lang w:val="en-CA"/>
            <w:rPrChange w:id="233" w:author="ilia kassianenko" w:date="2019-03-21T21:37:00Z">
              <w:rPr>
                <w:rStyle w:val="Hyperlink"/>
                <w:noProof/>
              </w:rPr>
            </w:rPrChange>
          </w:rPr>
          <w:instrText xml:space="preserve"> </w:instrText>
        </w:r>
      </w:ins>
      <w:ins w:id="234" w:author="ilia kassianenko" w:date="2019-03-21T20:37:00Z">
        <w:r w:rsidR="00766A22" w:rsidRPr="0047260E">
          <w:rPr>
            <w:rStyle w:val="Hyperlink"/>
            <w:noProof/>
            <w:lang w:val="en-CA"/>
            <w:rPrChange w:id="235" w:author="ilia kassianenko" w:date="2019-03-21T21:37:00Z">
              <w:rPr>
                <w:rStyle w:val="Hyperlink"/>
                <w:noProof/>
              </w:rPr>
            </w:rPrChange>
          </w:rPr>
        </w:r>
      </w:ins>
      <w:ins w:id="236" w:author="Fritz Gyger" w:date="2019-03-21T17:39:00Z">
        <w:r w:rsidRPr="0047260E">
          <w:rPr>
            <w:rStyle w:val="Hyperlink"/>
            <w:noProof/>
            <w:lang w:val="en-CA"/>
            <w:rPrChange w:id="237" w:author="ilia kassianenko" w:date="2019-03-21T21:37:00Z">
              <w:rPr>
                <w:rStyle w:val="Hyperlink"/>
                <w:noProof/>
              </w:rPr>
            </w:rPrChange>
          </w:rPr>
          <w:fldChar w:fldCharType="separate"/>
        </w:r>
        <w:r w:rsidRPr="0047260E">
          <w:rPr>
            <w:rStyle w:val="Hyperlink"/>
            <w:noProof/>
            <w:lang w:val="en-CA"/>
            <w:rPrChange w:id="238" w:author="ilia kassianenko" w:date="2019-03-21T21:37:00Z">
              <w:rPr>
                <w:rStyle w:val="Hyperlink"/>
                <w:noProof/>
              </w:rPr>
            </w:rPrChange>
          </w:rPr>
          <w:t>1.5</w:t>
        </w:r>
        <w:r w:rsidRPr="0047260E">
          <w:rPr>
            <w:rFonts w:asciiTheme="minorHAnsi" w:eastAsiaTheme="minorEastAsia" w:hAnsiTheme="minorHAnsi" w:cstheme="minorBidi"/>
            <w:noProof/>
            <w:sz w:val="22"/>
            <w:szCs w:val="22"/>
            <w:lang w:val="en-CA" w:eastAsia="en-CA"/>
            <w:rPrChange w:id="239"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240" w:author="ilia kassianenko" w:date="2019-03-21T21:37:00Z">
              <w:rPr>
                <w:rStyle w:val="Hyperlink"/>
                <w:noProof/>
              </w:rPr>
            </w:rPrChange>
          </w:rPr>
          <w:t>Timeframe</w:t>
        </w:r>
        <w:r w:rsidRPr="0047260E">
          <w:rPr>
            <w:noProof/>
            <w:webHidden/>
            <w:lang w:val="en-CA"/>
            <w:rPrChange w:id="241" w:author="ilia kassianenko" w:date="2019-03-21T21:37:00Z">
              <w:rPr>
                <w:noProof/>
                <w:webHidden/>
              </w:rPr>
            </w:rPrChange>
          </w:rPr>
          <w:tab/>
        </w:r>
        <w:r w:rsidRPr="0047260E">
          <w:rPr>
            <w:noProof/>
            <w:webHidden/>
            <w:lang w:val="en-CA"/>
            <w:rPrChange w:id="242" w:author="ilia kassianenko" w:date="2019-03-21T21:37:00Z">
              <w:rPr>
                <w:noProof/>
                <w:webHidden/>
              </w:rPr>
            </w:rPrChange>
          </w:rPr>
          <w:fldChar w:fldCharType="begin"/>
        </w:r>
        <w:r w:rsidRPr="0047260E">
          <w:rPr>
            <w:noProof/>
            <w:webHidden/>
            <w:lang w:val="en-CA"/>
            <w:rPrChange w:id="243" w:author="ilia kassianenko" w:date="2019-03-21T21:37:00Z">
              <w:rPr>
                <w:noProof/>
                <w:webHidden/>
              </w:rPr>
            </w:rPrChange>
          </w:rPr>
          <w:instrText xml:space="preserve"> PAGEREF _Toc4082385 \h </w:instrText>
        </w:r>
      </w:ins>
      <w:r w:rsidRPr="0047260E">
        <w:rPr>
          <w:noProof/>
          <w:webHidden/>
          <w:lang w:val="en-CA"/>
          <w:rPrChange w:id="244" w:author="ilia kassianenko" w:date="2019-03-21T21:37:00Z">
            <w:rPr>
              <w:noProof/>
              <w:webHidden/>
            </w:rPr>
          </w:rPrChange>
        </w:rPr>
      </w:r>
      <w:r w:rsidRPr="0047260E">
        <w:rPr>
          <w:noProof/>
          <w:webHidden/>
          <w:lang w:val="en-CA"/>
          <w:rPrChange w:id="245" w:author="ilia kassianenko" w:date="2019-03-21T21:37:00Z">
            <w:rPr>
              <w:noProof/>
              <w:webHidden/>
            </w:rPr>
          </w:rPrChange>
        </w:rPr>
        <w:fldChar w:fldCharType="separate"/>
      </w:r>
      <w:ins w:id="246" w:author="ilia kassianenko" w:date="2019-03-21T20:38:00Z">
        <w:r w:rsidR="00766A22" w:rsidRPr="0047260E">
          <w:rPr>
            <w:noProof/>
            <w:webHidden/>
            <w:lang w:val="en-CA"/>
            <w:rPrChange w:id="247" w:author="ilia kassianenko" w:date="2019-03-21T21:37:00Z">
              <w:rPr>
                <w:noProof/>
                <w:webHidden/>
              </w:rPr>
            </w:rPrChange>
          </w:rPr>
          <w:t>4</w:t>
        </w:r>
      </w:ins>
      <w:ins w:id="248" w:author="Fritz Gyger" w:date="2019-03-21T17:39:00Z">
        <w:r w:rsidRPr="0047260E">
          <w:rPr>
            <w:noProof/>
            <w:webHidden/>
            <w:lang w:val="en-CA"/>
            <w:rPrChange w:id="249" w:author="ilia kassianenko" w:date="2019-03-21T21:37:00Z">
              <w:rPr>
                <w:noProof/>
                <w:webHidden/>
              </w:rPr>
            </w:rPrChange>
          </w:rPr>
          <w:fldChar w:fldCharType="end"/>
        </w:r>
        <w:r w:rsidRPr="0047260E">
          <w:rPr>
            <w:rStyle w:val="Hyperlink"/>
            <w:noProof/>
            <w:lang w:val="en-CA"/>
            <w:rPrChange w:id="250" w:author="ilia kassianenko" w:date="2019-03-21T21:37:00Z">
              <w:rPr>
                <w:rStyle w:val="Hyperlink"/>
                <w:noProof/>
              </w:rPr>
            </w:rPrChange>
          </w:rPr>
          <w:fldChar w:fldCharType="end"/>
        </w:r>
      </w:ins>
    </w:p>
    <w:p w14:paraId="35682EF4" w14:textId="77777777" w:rsidR="001C4E47" w:rsidRPr="0047260E" w:rsidRDefault="001C4E47">
      <w:pPr>
        <w:pStyle w:val="TOC2"/>
        <w:rPr>
          <w:ins w:id="251" w:author="Fritz Gyger" w:date="2019-03-21T17:39:00Z"/>
          <w:rFonts w:asciiTheme="minorHAnsi" w:eastAsiaTheme="minorEastAsia" w:hAnsiTheme="minorHAnsi" w:cstheme="minorBidi"/>
          <w:noProof/>
          <w:sz w:val="22"/>
          <w:szCs w:val="22"/>
          <w:lang w:val="en-CA" w:eastAsia="en-CA"/>
          <w:rPrChange w:id="252" w:author="ilia kassianenko" w:date="2019-03-21T21:37:00Z">
            <w:rPr>
              <w:ins w:id="253" w:author="Fritz Gyger" w:date="2019-03-21T17:39:00Z"/>
              <w:rFonts w:asciiTheme="minorHAnsi" w:eastAsiaTheme="minorEastAsia" w:hAnsiTheme="minorHAnsi" w:cstheme="minorBidi"/>
              <w:noProof/>
              <w:sz w:val="22"/>
              <w:szCs w:val="22"/>
              <w:lang w:val="en-CA" w:eastAsia="en-CA"/>
            </w:rPr>
          </w:rPrChange>
        </w:rPr>
      </w:pPr>
      <w:ins w:id="254" w:author="Fritz Gyger" w:date="2019-03-21T17:39:00Z">
        <w:r w:rsidRPr="0047260E">
          <w:rPr>
            <w:rStyle w:val="Hyperlink"/>
            <w:noProof/>
            <w:lang w:val="en-CA"/>
            <w:rPrChange w:id="255" w:author="ilia kassianenko" w:date="2019-03-21T21:37:00Z">
              <w:rPr>
                <w:rStyle w:val="Hyperlink"/>
                <w:noProof/>
              </w:rPr>
            </w:rPrChange>
          </w:rPr>
          <w:fldChar w:fldCharType="begin"/>
        </w:r>
        <w:r w:rsidRPr="0047260E">
          <w:rPr>
            <w:rStyle w:val="Hyperlink"/>
            <w:noProof/>
            <w:lang w:val="en-CA"/>
            <w:rPrChange w:id="256" w:author="ilia kassianenko" w:date="2019-03-21T21:37:00Z">
              <w:rPr>
                <w:rStyle w:val="Hyperlink"/>
                <w:noProof/>
              </w:rPr>
            </w:rPrChange>
          </w:rPr>
          <w:instrText xml:space="preserve"> </w:instrText>
        </w:r>
        <w:r w:rsidRPr="0047260E">
          <w:rPr>
            <w:noProof/>
            <w:lang w:val="en-CA"/>
            <w:rPrChange w:id="257" w:author="ilia kassianenko" w:date="2019-03-21T21:37:00Z">
              <w:rPr>
                <w:noProof/>
              </w:rPr>
            </w:rPrChange>
          </w:rPr>
          <w:instrText>HYPERLINK \l "_Toc4082386"</w:instrText>
        </w:r>
        <w:r w:rsidRPr="0047260E">
          <w:rPr>
            <w:rStyle w:val="Hyperlink"/>
            <w:noProof/>
            <w:lang w:val="en-CA"/>
            <w:rPrChange w:id="258" w:author="ilia kassianenko" w:date="2019-03-21T21:37:00Z">
              <w:rPr>
                <w:rStyle w:val="Hyperlink"/>
                <w:noProof/>
              </w:rPr>
            </w:rPrChange>
          </w:rPr>
          <w:instrText xml:space="preserve"> </w:instrText>
        </w:r>
      </w:ins>
      <w:ins w:id="259" w:author="ilia kassianenko" w:date="2019-03-21T20:37:00Z">
        <w:r w:rsidR="00766A22" w:rsidRPr="0047260E">
          <w:rPr>
            <w:rStyle w:val="Hyperlink"/>
            <w:noProof/>
            <w:lang w:val="en-CA"/>
            <w:rPrChange w:id="260" w:author="ilia kassianenko" w:date="2019-03-21T21:37:00Z">
              <w:rPr>
                <w:rStyle w:val="Hyperlink"/>
                <w:noProof/>
              </w:rPr>
            </w:rPrChange>
          </w:rPr>
        </w:r>
      </w:ins>
      <w:ins w:id="261" w:author="Fritz Gyger" w:date="2019-03-21T17:39:00Z">
        <w:r w:rsidRPr="0047260E">
          <w:rPr>
            <w:rStyle w:val="Hyperlink"/>
            <w:noProof/>
            <w:lang w:val="en-CA"/>
            <w:rPrChange w:id="262" w:author="ilia kassianenko" w:date="2019-03-21T21:37:00Z">
              <w:rPr>
                <w:rStyle w:val="Hyperlink"/>
                <w:noProof/>
              </w:rPr>
            </w:rPrChange>
          </w:rPr>
          <w:fldChar w:fldCharType="separate"/>
        </w:r>
        <w:r w:rsidRPr="0047260E">
          <w:rPr>
            <w:rStyle w:val="Hyperlink"/>
            <w:noProof/>
            <w:lang w:val="en-CA"/>
            <w:rPrChange w:id="263" w:author="ilia kassianenko" w:date="2019-03-21T21:37:00Z">
              <w:rPr>
                <w:rStyle w:val="Hyperlink"/>
                <w:noProof/>
              </w:rPr>
            </w:rPrChange>
          </w:rPr>
          <w:t>1.6</w:t>
        </w:r>
        <w:r w:rsidRPr="0047260E">
          <w:rPr>
            <w:rFonts w:asciiTheme="minorHAnsi" w:eastAsiaTheme="minorEastAsia" w:hAnsiTheme="minorHAnsi" w:cstheme="minorBidi"/>
            <w:noProof/>
            <w:sz w:val="22"/>
            <w:szCs w:val="22"/>
            <w:lang w:val="en-CA" w:eastAsia="en-CA"/>
            <w:rPrChange w:id="26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265" w:author="ilia kassianenko" w:date="2019-03-21T21:37:00Z">
              <w:rPr>
                <w:rStyle w:val="Hyperlink"/>
                <w:noProof/>
              </w:rPr>
            </w:rPrChange>
          </w:rPr>
          <w:t>Base Property for Data</w:t>
        </w:r>
        <w:r w:rsidRPr="0047260E">
          <w:rPr>
            <w:noProof/>
            <w:webHidden/>
            <w:lang w:val="en-CA"/>
            <w:rPrChange w:id="266" w:author="ilia kassianenko" w:date="2019-03-21T21:37:00Z">
              <w:rPr>
                <w:noProof/>
                <w:webHidden/>
              </w:rPr>
            </w:rPrChange>
          </w:rPr>
          <w:tab/>
        </w:r>
        <w:r w:rsidRPr="0047260E">
          <w:rPr>
            <w:noProof/>
            <w:webHidden/>
            <w:lang w:val="en-CA"/>
            <w:rPrChange w:id="267" w:author="ilia kassianenko" w:date="2019-03-21T21:37:00Z">
              <w:rPr>
                <w:noProof/>
                <w:webHidden/>
              </w:rPr>
            </w:rPrChange>
          </w:rPr>
          <w:fldChar w:fldCharType="begin"/>
        </w:r>
        <w:r w:rsidRPr="0047260E">
          <w:rPr>
            <w:noProof/>
            <w:webHidden/>
            <w:lang w:val="en-CA"/>
            <w:rPrChange w:id="268" w:author="ilia kassianenko" w:date="2019-03-21T21:37:00Z">
              <w:rPr>
                <w:noProof/>
                <w:webHidden/>
              </w:rPr>
            </w:rPrChange>
          </w:rPr>
          <w:instrText xml:space="preserve"> PAGEREF _Toc4082386 \h </w:instrText>
        </w:r>
      </w:ins>
      <w:r w:rsidRPr="0047260E">
        <w:rPr>
          <w:noProof/>
          <w:webHidden/>
          <w:lang w:val="en-CA"/>
          <w:rPrChange w:id="269" w:author="ilia kassianenko" w:date="2019-03-21T21:37:00Z">
            <w:rPr>
              <w:noProof/>
              <w:webHidden/>
            </w:rPr>
          </w:rPrChange>
        </w:rPr>
      </w:r>
      <w:r w:rsidRPr="0047260E">
        <w:rPr>
          <w:noProof/>
          <w:webHidden/>
          <w:lang w:val="en-CA"/>
          <w:rPrChange w:id="270" w:author="ilia kassianenko" w:date="2019-03-21T21:37:00Z">
            <w:rPr>
              <w:noProof/>
              <w:webHidden/>
            </w:rPr>
          </w:rPrChange>
        </w:rPr>
        <w:fldChar w:fldCharType="separate"/>
      </w:r>
      <w:ins w:id="271" w:author="ilia kassianenko" w:date="2019-03-21T20:38:00Z">
        <w:r w:rsidR="00766A22" w:rsidRPr="0047260E">
          <w:rPr>
            <w:noProof/>
            <w:webHidden/>
            <w:lang w:val="en-CA"/>
            <w:rPrChange w:id="272" w:author="ilia kassianenko" w:date="2019-03-21T21:37:00Z">
              <w:rPr>
                <w:noProof/>
                <w:webHidden/>
              </w:rPr>
            </w:rPrChange>
          </w:rPr>
          <w:t>4</w:t>
        </w:r>
      </w:ins>
      <w:ins w:id="273" w:author="Fritz Gyger" w:date="2019-03-21T17:39:00Z">
        <w:r w:rsidRPr="0047260E">
          <w:rPr>
            <w:noProof/>
            <w:webHidden/>
            <w:lang w:val="en-CA"/>
            <w:rPrChange w:id="274" w:author="ilia kassianenko" w:date="2019-03-21T21:37:00Z">
              <w:rPr>
                <w:noProof/>
                <w:webHidden/>
              </w:rPr>
            </w:rPrChange>
          </w:rPr>
          <w:fldChar w:fldCharType="end"/>
        </w:r>
        <w:r w:rsidRPr="0047260E">
          <w:rPr>
            <w:rStyle w:val="Hyperlink"/>
            <w:noProof/>
            <w:lang w:val="en-CA"/>
            <w:rPrChange w:id="275" w:author="ilia kassianenko" w:date="2019-03-21T21:37:00Z">
              <w:rPr>
                <w:rStyle w:val="Hyperlink"/>
                <w:noProof/>
              </w:rPr>
            </w:rPrChange>
          </w:rPr>
          <w:fldChar w:fldCharType="end"/>
        </w:r>
      </w:ins>
    </w:p>
    <w:p w14:paraId="78DE23C6" w14:textId="77777777" w:rsidR="001C4E47" w:rsidRPr="0047260E" w:rsidRDefault="001C4E47">
      <w:pPr>
        <w:pStyle w:val="TOC1"/>
        <w:rPr>
          <w:ins w:id="276" w:author="Fritz Gyger" w:date="2019-03-21T17:39:00Z"/>
          <w:rFonts w:asciiTheme="minorHAnsi" w:eastAsiaTheme="minorEastAsia" w:hAnsiTheme="minorHAnsi" w:cstheme="minorBidi"/>
          <w:b w:val="0"/>
          <w:noProof/>
          <w:sz w:val="22"/>
          <w:szCs w:val="22"/>
          <w:lang w:val="en-CA" w:eastAsia="en-CA"/>
          <w:rPrChange w:id="277" w:author="ilia kassianenko" w:date="2019-03-21T21:37:00Z">
            <w:rPr>
              <w:ins w:id="278" w:author="Fritz Gyger" w:date="2019-03-21T17:39:00Z"/>
              <w:rFonts w:asciiTheme="minorHAnsi" w:eastAsiaTheme="minorEastAsia" w:hAnsiTheme="minorHAnsi" w:cstheme="minorBidi"/>
              <w:b w:val="0"/>
              <w:noProof/>
              <w:sz w:val="22"/>
              <w:szCs w:val="22"/>
              <w:lang w:val="en-CA" w:eastAsia="en-CA"/>
            </w:rPr>
          </w:rPrChange>
        </w:rPr>
      </w:pPr>
      <w:ins w:id="279" w:author="Fritz Gyger" w:date="2019-03-21T17:39:00Z">
        <w:r w:rsidRPr="0047260E">
          <w:rPr>
            <w:rStyle w:val="Hyperlink"/>
            <w:noProof/>
            <w:lang w:val="en-CA"/>
            <w:rPrChange w:id="280" w:author="ilia kassianenko" w:date="2019-03-21T21:37:00Z">
              <w:rPr>
                <w:rStyle w:val="Hyperlink"/>
                <w:noProof/>
              </w:rPr>
            </w:rPrChange>
          </w:rPr>
          <w:fldChar w:fldCharType="begin"/>
        </w:r>
        <w:r w:rsidRPr="0047260E">
          <w:rPr>
            <w:rStyle w:val="Hyperlink"/>
            <w:noProof/>
            <w:lang w:val="en-CA"/>
            <w:rPrChange w:id="281" w:author="ilia kassianenko" w:date="2019-03-21T21:37:00Z">
              <w:rPr>
                <w:rStyle w:val="Hyperlink"/>
                <w:noProof/>
              </w:rPr>
            </w:rPrChange>
          </w:rPr>
          <w:instrText xml:space="preserve"> </w:instrText>
        </w:r>
        <w:r w:rsidRPr="0047260E">
          <w:rPr>
            <w:noProof/>
            <w:lang w:val="en-CA"/>
            <w:rPrChange w:id="282" w:author="ilia kassianenko" w:date="2019-03-21T21:37:00Z">
              <w:rPr>
                <w:noProof/>
              </w:rPr>
            </w:rPrChange>
          </w:rPr>
          <w:instrText>HYPERLINK \l "_Toc4082393"</w:instrText>
        </w:r>
        <w:r w:rsidRPr="0047260E">
          <w:rPr>
            <w:rStyle w:val="Hyperlink"/>
            <w:noProof/>
            <w:lang w:val="en-CA"/>
            <w:rPrChange w:id="283" w:author="ilia kassianenko" w:date="2019-03-21T21:37:00Z">
              <w:rPr>
                <w:rStyle w:val="Hyperlink"/>
                <w:noProof/>
              </w:rPr>
            </w:rPrChange>
          </w:rPr>
          <w:instrText xml:space="preserve"> </w:instrText>
        </w:r>
      </w:ins>
      <w:ins w:id="284" w:author="ilia kassianenko" w:date="2019-03-21T20:37:00Z">
        <w:r w:rsidR="00766A22" w:rsidRPr="0047260E">
          <w:rPr>
            <w:rStyle w:val="Hyperlink"/>
            <w:noProof/>
            <w:lang w:val="en-CA"/>
            <w:rPrChange w:id="285" w:author="ilia kassianenko" w:date="2019-03-21T21:37:00Z">
              <w:rPr>
                <w:rStyle w:val="Hyperlink"/>
                <w:noProof/>
              </w:rPr>
            </w:rPrChange>
          </w:rPr>
        </w:r>
      </w:ins>
      <w:ins w:id="286" w:author="Fritz Gyger" w:date="2019-03-21T17:39:00Z">
        <w:r w:rsidRPr="0047260E">
          <w:rPr>
            <w:rStyle w:val="Hyperlink"/>
            <w:noProof/>
            <w:lang w:val="en-CA"/>
            <w:rPrChange w:id="287" w:author="ilia kassianenko" w:date="2019-03-21T21:37:00Z">
              <w:rPr>
                <w:rStyle w:val="Hyperlink"/>
                <w:noProof/>
              </w:rPr>
            </w:rPrChange>
          </w:rPr>
          <w:fldChar w:fldCharType="separate"/>
        </w:r>
        <w:r w:rsidRPr="0047260E">
          <w:rPr>
            <w:rStyle w:val="Hyperlink"/>
            <w:noProof/>
            <w:lang w:val="en-CA"/>
            <w:rPrChange w:id="288" w:author="ilia kassianenko" w:date="2019-03-21T21:37:00Z">
              <w:rPr>
                <w:rStyle w:val="Hyperlink"/>
                <w:noProof/>
              </w:rPr>
            </w:rPrChange>
          </w:rPr>
          <w:t>2.</w:t>
        </w:r>
        <w:r w:rsidRPr="0047260E">
          <w:rPr>
            <w:rFonts w:asciiTheme="minorHAnsi" w:eastAsiaTheme="minorEastAsia" w:hAnsiTheme="minorHAnsi" w:cstheme="minorBidi"/>
            <w:b w:val="0"/>
            <w:noProof/>
            <w:sz w:val="22"/>
            <w:szCs w:val="22"/>
            <w:lang w:val="en-CA" w:eastAsia="en-CA"/>
            <w:rPrChange w:id="289"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290" w:author="ilia kassianenko" w:date="2019-03-21T21:37:00Z">
              <w:rPr>
                <w:rStyle w:val="Hyperlink"/>
                <w:noProof/>
              </w:rPr>
            </w:rPrChange>
          </w:rPr>
          <w:t>Assumptions/Constraints/Risks</w:t>
        </w:r>
        <w:r w:rsidRPr="0047260E">
          <w:rPr>
            <w:noProof/>
            <w:webHidden/>
            <w:lang w:val="en-CA"/>
            <w:rPrChange w:id="291" w:author="ilia kassianenko" w:date="2019-03-21T21:37:00Z">
              <w:rPr>
                <w:noProof/>
                <w:webHidden/>
              </w:rPr>
            </w:rPrChange>
          </w:rPr>
          <w:tab/>
        </w:r>
        <w:r w:rsidRPr="0047260E">
          <w:rPr>
            <w:noProof/>
            <w:webHidden/>
            <w:lang w:val="en-CA"/>
            <w:rPrChange w:id="292" w:author="ilia kassianenko" w:date="2019-03-21T21:37:00Z">
              <w:rPr>
                <w:noProof/>
                <w:webHidden/>
              </w:rPr>
            </w:rPrChange>
          </w:rPr>
          <w:fldChar w:fldCharType="begin"/>
        </w:r>
        <w:r w:rsidRPr="0047260E">
          <w:rPr>
            <w:noProof/>
            <w:webHidden/>
            <w:lang w:val="en-CA"/>
            <w:rPrChange w:id="293" w:author="ilia kassianenko" w:date="2019-03-21T21:37:00Z">
              <w:rPr>
                <w:noProof/>
                <w:webHidden/>
              </w:rPr>
            </w:rPrChange>
          </w:rPr>
          <w:instrText xml:space="preserve"> PAGEREF _Toc4082393 \h </w:instrText>
        </w:r>
      </w:ins>
      <w:r w:rsidRPr="0047260E">
        <w:rPr>
          <w:noProof/>
          <w:webHidden/>
          <w:lang w:val="en-CA"/>
          <w:rPrChange w:id="294" w:author="ilia kassianenko" w:date="2019-03-21T21:37:00Z">
            <w:rPr>
              <w:noProof/>
              <w:webHidden/>
            </w:rPr>
          </w:rPrChange>
        </w:rPr>
      </w:r>
      <w:r w:rsidRPr="0047260E">
        <w:rPr>
          <w:noProof/>
          <w:webHidden/>
          <w:lang w:val="en-CA"/>
          <w:rPrChange w:id="295" w:author="ilia kassianenko" w:date="2019-03-21T21:37:00Z">
            <w:rPr>
              <w:noProof/>
              <w:webHidden/>
            </w:rPr>
          </w:rPrChange>
        </w:rPr>
        <w:fldChar w:fldCharType="separate"/>
      </w:r>
      <w:ins w:id="296" w:author="ilia kassianenko" w:date="2019-03-21T20:38:00Z">
        <w:r w:rsidR="00766A22" w:rsidRPr="0047260E">
          <w:rPr>
            <w:noProof/>
            <w:webHidden/>
            <w:lang w:val="en-CA"/>
            <w:rPrChange w:id="297" w:author="ilia kassianenko" w:date="2019-03-21T21:37:00Z">
              <w:rPr>
                <w:noProof/>
                <w:webHidden/>
              </w:rPr>
            </w:rPrChange>
          </w:rPr>
          <w:t>4</w:t>
        </w:r>
      </w:ins>
      <w:ins w:id="298" w:author="Fritz Gyger" w:date="2019-03-21T17:39:00Z">
        <w:r w:rsidRPr="0047260E">
          <w:rPr>
            <w:noProof/>
            <w:webHidden/>
            <w:lang w:val="en-CA"/>
            <w:rPrChange w:id="299" w:author="ilia kassianenko" w:date="2019-03-21T21:37:00Z">
              <w:rPr>
                <w:noProof/>
                <w:webHidden/>
              </w:rPr>
            </w:rPrChange>
          </w:rPr>
          <w:fldChar w:fldCharType="end"/>
        </w:r>
        <w:r w:rsidRPr="0047260E">
          <w:rPr>
            <w:rStyle w:val="Hyperlink"/>
            <w:noProof/>
            <w:lang w:val="en-CA"/>
            <w:rPrChange w:id="300" w:author="ilia kassianenko" w:date="2019-03-21T21:37:00Z">
              <w:rPr>
                <w:rStyle w:val="Hyperlink"/>
                <w:noProof/>
              </w:rPr>
            </w:rPrChange>
          </w:rPr>
          <w:fldChar w:fldCharType="end"/>
        </w:r>
      </w:ins>
    </w:p>
    <w:p w14:paraId="7D0F5AA9" w14:textId="77777777" w:rsidR="001C4E47" w:rsidRPr="0047260E" w:rsidRDefault="001C4E47">
      <w:pPr>
        <w:pStyle w:val="TOC2"/>
        <w:rPr>
          <w:ins w:id="301" w:author="Fritz Gyger" w:date="2019-03-21T17:39:00Z"/>
          <w:rFonts w:asciiTheme="minorHAnsi" w:eastAsiaTheme="minorEastAsia" w:hAnsiTheme="minorHAnsi" w:cstheme="minorBidi"/>
          <w:noProof/>
          <w:sz w:val="22"/>
          <w:szCs w:val="22"/>
          <w:lang w:val="en-CA" w:eastAsia="en-CA"/>
          <w:rPrChange w:id="302" w:author="ilia kassianenko" w:date="2019-03-21T21:37:00Z">
            <w:rPr>
              <w:ins w:id="303" w:author="Fritz Gyger" w:date="2019-03-21T17:39:00Z"/>
              <w:rFonts w:asciiTheme="minorHAnsi" w:eastAsiaTheme="minorEastAsia" w:hAnsiTheme="minorHAnsi" w:cstheme="minorBidi"/>
              <w:noProof/>
              <w:sz w:val="22"/>
              <w:szCs w:val="22"/>
              <w:lang w:val="en-CA" w:eastAsia="en-CA"/>
            </w:rPr>
          </w:rPrChange>
        </w:rPr>
      </w:pPr>
      <w:ins w:id="304" w:author="Fritz Gyger" w:date="2019-03-21T17:39:00Z">
        <w:r w:rsidRPr="0047260E">
          <w:rPr>
            <w:rStyle w:val="Hyperlink"/>
            <w:noProof/>
            <w:lang w:val="en-CA"/>
            <w:rPrChange w:id="305" w:author="ilia kassianenko" w:date="2019-03-21T21:37:00Z">
              <w:rPr>
                <w:rStyle w:val="Hyperlink"/>
                <w:noProof/>
              </w:rPr>
            </w:rPrChange>
          </w:rPr>
          <w:fldChar w:fldCharType="begin"/>
        </w:r>
        <w:r w:rsidRPr="0047260E">
          <w:rPr>
            <w:rStyle w:val="Hyperlink"/>
            <w:noProof/>
            <w:lang w:val="en-CA"/>
            <w:rPrChange w:id="306" w:author="ilia kassianenko" w:date="2019-03-21T21:37:00Z">
              <w:rPr>
                <w:rStyle w:val="Hyperlink"/>
                <w:noProof/>
              </w:rPr>
            </w:rPrChange>
          </w:rPr>
          <w:instrText xml:space="preserve"> </w:instrText>
        </w:r>
        <w:r w:rsidRPr="0047260E">
          <w:rPr>
            <w:noProof/>
            <w:lang w:val="en-CA"/>
            <w:rPrChange w:id="307" w:author="ilia kassianenko" w:date="2019-03-21T21:37:00Z">
              <w:rPr>
                <w:noProof/>
              </w:rPr>
            </w:rPrChange>
          </w:rPr>
          <w:instrText>HYPERLINK \l "_Toc4082394"</w:instrText>
        </w:r>
        <w:r w:rsidRPr="0047260E">
          <w:rPr>
            <w:rStyle w:val="Hyperlink"/>
            <w:noProof/>
            <w:lang w:val="en-CA"/>
            <w:rPrChange w:id="308" w:author="ilia kassianenko" w:date="2019-03-21T21:37:00Z">
              <w:rPr>
                <w:rStyle w:val="Hyperlink"/>
                <w:noProof/>
              </w:rPr>
            </w:rPrChange>
          </w:rPr>
          <w:instrText xml:space="preserve"> </w:instrText>
        </w:r>
      </w:ins>
      <w:ins w:id="309" w:author="ilia kassianenko" w:date="2019-03-21T20:37:00Z">
        <w:r w:rsidR="00766A22" w:rsidRPr="0047260E">
          <w:rPr>
            <w:rStyle w:val="Hyperlink"/>
            <w:noProof/>
            <w:lang w:val="en-CA"/>
            <w:rPrChange w:id="310" w:author="ilia kassianenko" w:date="2019-03-21T21:37:00Z">
              <w:rPr>
                <w:rStyle w:val="Hyperlink"/>
                <w:noProof/>
              </w:rPr>
            </w:rPrChange>
          </w:rPr>
        </w:r>
      </w:ins>
      <w:ins w:id="311" w:author="Fritz Gyger" w:date="2019-03-21T17:39:00Z">
        <w:r w:rsidRPr="0047260E">
          <w:rPr>
            <w:rStyle w:val="Hyperlink"/>
            <w:noProof/>
            <w:lang w:val="en-CA"/>
            <w:rPrChange w:id="312" w:author="ilia kassianenko" w:date="2019-03-21T21:37:00Z">
              <w:rPr>
                <w:rStyle w:val="Hyperlink"/>
                <w:noProof/>
              </w:rPr>
            </w:rPrChange>
          </w:rPr>
          <w:fldChar w:fldCharType="separate"/>
        </w:r>
        <w:r w:rsidRPr="0047260E">
          <w:rPr>
            <w:rStyle w:val="Hyperlink"/>
            <w:noProof/>
            <w:lang w:val="en-CA"/>
            <w:rPrChange w:id="313" w:author="ilia kassianenko" w:date="2019-03-21T21:37:00Z">
              <w:rPr>
                <w:rStyle w:val="Hyperlink"/>
                <w:noProof/>
              </w:rPr>
            </w:rPrChange>
          </w:rPr>
          <w:t>2.1</w:t>
        </w:r>
        <w:r w:rsidRPr="0047260E">
          <w:rPr>
            <w:rFonts w:asciiTheme="minorHAnsi" w:eastAsiaTheme="minorEastAsia" w:hAnsiTheme="minorHAnsi" w:cstheme="minorBidi"/>
            <w:noProof/>
            <w:sz w:val="22"/>
            <w:szCs w:val="22"/>
            <w:lang w:val="en-CA" w:eastAsia="en-CA"/>
            <w:rPrChange w:id="31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315" w:author="ilia kassianenko" w:date="2019-03-21T21:37:00Z">
              <w:rPr>
                <w:rStyle w:val="Hyperlink"/>
                <w:noProof/>
              </w:rPr>
            </w:rPrChange>
          </w:rPr>
          <w:t>Assumptions</w:t>
        </w:r>
        <w:r w:rsidRPr="0047260E">
          <w:rPr>
            <w:noProof/>
            <w:webHidden/>
            <w:lang w:val="en-CA"/>
            <w:rPrChange w:id="316" w:author="ilia kassianenko" w:date="2019-03-21T21:37:00Z">
              <w:rPr>
                <w:noProof/>
                <w:webHidden/>
              </w:rPr>
            </w:rPrChange>
          </w:rPr>
          <w:tab/>
        </w:r>
        <w:r w:rsidRPr="0047260E">
          <w:rPr>
            <w:noProof/>
            <w:webHidden/>
            <w:lang w:val="en-CA"/>
            <w:rPrChange w:id="317" w:author="ilia kassianenko" w:date="2019-03-21T21:37:00Z">
              <w:rPr>
                <w:noProof/>
                <w:webHidden/>
              </w:rPr>
            </w:rPrChange>
          </w:rPr>
          <w:fldChar w:fldCharType="begin"/>
        </w:r>
        <w:r w:rsidRPr="0047260E">
          <w:rPr>
            <w:noProof/>
            <w:webHidden/>
            <w:lang w:val="en-CA"/>
            <w:rPrChange w:id="318" w:author="ilia kassianenko" w:date="2019-03-21T21:37:00Z">
              <w:rPr>
                <w:noProof/>
                <w:webHidden/>
              </w:rPr>
            </w:rPrChange>
          </w:rPr>
          <w:instrText xml:space="preserve"> PAGEREF _Toc4082394 \h </w:instrText>
        </w:r>
      </w:ins>
      <w:r w:rsidRPr="0047260E">
        <w:rPr>
          <w:noProof/>
          <w:webHidden/>
          <w:lang w:val="en-CA"/>
          <w:rPrChange w:id="319" w:author="ilia kassianenko" w:date="2019-03-21T21:37:00Z">
            <w:rPr>
              <w:noProof/>
              <w:webHidden/>
            </w:rPr>
          </w:rPrChange>
        </w:rPr>
      </w:r>
      <w:r w:rsidRPr="0047260E">
        <w:rPr>
          <w:noProof/>
          <w:webHidden/>
          <w:lang w:val="en-CA"/>
          <w:rPrChange w:id="320" w:author="ilia kassianenko" w:date="2019-03-21T21:37:00Z">
            <w:rPr>
              <w:noProof/>
              <w:webHidden/>
            </w:rPr>
          </w:rPrChange>
        </w:rPr>
        <w:fldChar w:fldCharType="separate"/>
      </w:r>
      <w:ins w:id="321" w:author="ilia kassianenko" w:date="2019-03-21T20:38:00Z">
        <w:r w:rsidR="00766A22" w:rsidRPr="0047260E">
          <w:rPr>
            <w:noProof/>
            <w:webHidden/>
            <w:lang w:val="en-CA"/>
            <w:rPrChange w:id="322" w:author="ilia kassianenko" w:date="2019-03-21T21:37:00Z">
              <w:rPr>
                <w:noProof/>
                <w:webHidden/>
              </w:rPr>
            </w:rPrChange>
          </w:rPr>
          <w:t>4</w:t>
        </w:r>
      </w:ins>
      <w:ins w:id="323" w:author="Fritz Gyger" w:date="2019-03-21T17:39:00Z">
        <w:r w:rsidRPr="0047260E">
          <w:rPr>
            <w:noProof/>
            <w:webHidden/>
            <w:lang w:val="en-CA"/>
            <w:rPrChange w:id="324" w:author="ilia kassianenko" w:date="2019-03-21T21:37:00Z">
              <w:rPr>
                <w:noProof/>
                <w:webHidden/>
              </w:rPr>
            </w:rPrChange>
          </w:rPr>
          <w:fldChar w:fldCharType="end"/>
        </w:r>
        <w:r w:rsidRPr="0047260E">
          <w:rPr>
            <w:rStyle w:val="Hyperlink"/>
            <w:noProof/>
            <w:lang w:val="en-CA"/>
            <w:rPrChange w:id="325" w:author="ilia kassianenko" w:date="2019-03-21T21:37:00Z">
              <w:rPr>
                <w:rStyle w:val="Hyperlink"/>
                <w:noProof/>
              </w:rPr>
            </w:rPrChange>
          </w:rPr>
          <w:fldChar w:fldCharType="end"/>
        </w:r>
      </w:ins>
    </w:p>
    <w:p w14:paraId="51160FC9" w14:textId="77777777" w:rsidR="001C4E47" w:rsidRPr="0047260E" w:rsidRDefault="001C4E47">
      <w:pPr>
        <w:pStyle w:val="TOC3"/>
        <w:rPr>
          <w:ins w:id="326" w:author="Fritz Gyger" w:date="2019-03-21T17:39:00Z"/>
          <w:rFonts w:asciiTheme="minorHAnsi" w:eastAsiaTheme="minorEastAsia" w:hAnsiTheme="minorHAnsi" w:cstheme="minorBidi"/>
          <w:noProof/>
          <w:sz w:val="22"/>
          <w:szCs w:val="22"/>
          <w:lang w:val="en-CA" w:eastAsia="en-CA"/>
          <w:rPrChange w:id="327" w:author="ilia kassianenko" w:date="2019-03-21T21:37:00Z">
            <w:rPr>
              <w:ins w:id="328" w:author="Fritz Gyger" w:date="2019-03-21T17:39:00Z"/>
              <w:rFonts w:asciiTheme="minorHAnsi" w:eastAsiaTheme="minorEastAsia" w:hAnsiTheme="minorHAnsi" w:cstheme="minorBidi"/>
              <w:noProof/>
              <w:sz w:val="22"/>
              <w:szCs w:val="22"/>
              <w:lang w:val="en-CA" w:eastAsia="en-CA"/>
            </w:rPr>
          </w:rPrChange>
        </w:rPr>
      </w:pPr>
      <w:ins w:id="329" w:author="Fritz Gyger" w:date="2019-03-21T17:39:00Z">
        <w:r w:rsidRPr="0047260E">
          <w:rPr>
            <w:rStyle w:val="Hyperlink"/>
            <w:noProof/>
            <w:lang w:val="en-CA"/>
            <w:rPrChange w:id="330" w:author="ilia kassianenko" w:date="2019-03-21T21:37:00Z">
              <w:rPr>
                <w:rStyle w:val="Hyperlink"/>
                <w:noProof/>
              </w:rPr>
            </w:rPrChange>
          </w:rPr>
          <w:fldChar w:fldCharType="begin"/>
        </w:r>
        <w:r w:rsidRPr="0047260E">
          <w:rPr>
            <w:rStyle w:val="Hyperlink"/>
            <w:noProof/>
            <w:lang w:val="en-CA"/>
            <w:rPrChange w:id="331" w:author="ilia kassianenko" w:date="2019-03-21T21:37:00Z">
              <w:rPr>
                <w:rStyle w:val="Hyperlink"/>
                <w:noProof/>
              </w:rPr>
            </w:rPrChange>
          </w:rPr>
          <w:instrText xml:space="preserve"> </w:instrText>
        </w:r>
        <w:r w:rsidRPr="0047260E">
          <w:rPr>
            <w:noProof/>
            <w:lang w:val="en-CA"/>
            <w:rPrChange w:id="332" w:author="ilia kassianenko" w:date="2019-03-21T21:37:00Z">
              <w:rPr>
                <w:noProof/>
              </w:rPr>
            </w:rPrChange>
          </w:rPr>
          <w:instrText>HYPERLINK \l "_Toc4082397"</w:instrText>
        </w:r>
        <w:r w:rsidRPr="0047260E">
          <w:rPr>
            <w:rStyle w:val="Hyperlink"/>
            <w:noProof/>
            <w:lang w:val="en-CA"/>
            <w:rPrChange w:id="333" w:author="ilia kassianenko" w:date="2019-03-21T21:37:00Z">
              <w:rPr>
                <w:rStyle w:val="Hyperlink"/>
                <w:noProof/>
              </w:rPr>
            </w:rPrChange>
          </w:rPr>
          <w:instrText xml:space="preserve"> </w:instrText>
        </w:r>
      </w:ins>
      <w:ins w:id="334" w:author="ilia kassianenko" w:date="2019-03-21T20:37:00Z">
        <w:r w:rsidR="00766A22" w:rsidRPr="0047260E">
          <w:rPr>
            <w:rStyle w:val="Hyperlink"/>
            <w:noProof/>
            <w:lang w:val="en-CA"/>
            <w:rPrChange w:id="335" w:author="ilia kassianenko" w:date="2019-03-21T21:37:00Z">
              <w:rPr>
                <w:rStyle w:val="Hyperlink"/>
                <w:noProof/>
              </w:rPr>
            </w:rPrChange>
          </w:rPr>
        </w:r>
      </w:ins>
      <w:ins w:id="336" w:author="Fritz Gyger" w:date="2019-03-21T17:39:00Z">
        <w:r w:rsidRPr="0047260E">
          <w:rPr>
            <w:rStyle w:val="Hyperlink"/>
            <w:noProof/>
            <w:lang w:val="en-CA"/>
            <w:rPrChange w:id="337" w:author="ilia kassianenko" w:date="2019-03-21T21:37:00Z">
              <w:rPr>
                <w:rStyle w:val="Hyperlink"/>
                <w:noProof/>
              </w:rPr>
            </w:rPrChange>
          </w:rPr>
          <w:fldChar w:fldCharType="separate"/>
        </w:r>
        <w:r w:rsidRPr="0047260E">
          <w:rPr>
            <w:rStyle w:val="Hyperlink"/>
            <w:noProof/>
            <w:lang w:val="en-CA"/>
            <w:rPrChange w:id="338" w:author="ilia kassianenko" w:date="2019-03-21T21:37:00Z">
              <w:rPr>
                <w:rStyle w:val="Hyperlink"/>
                <w:noProof/>
              </w:rPr>
            </w:rPrChange>
          </w:rPr>
          <w:t>2.1.1</w:t>
        </w:r>
        <w:r w:rsidRPr="0047260E">
          <w:rPr>
            <w:rFonts w:asciiTheme="minorHAnsi" w:eastAsiaTheme="minorEastAsia" w:hAnsiTheme="minorHAnsi" w:cstheme="minorBidi"/>
            <w:noProof/>
            <w:sz w:val="22"/>
            <w:szCs w:val="22"/>
            <w:lang w:val="en-CA" w:eastAsia="en-CA"/>
            <w:rPrChange w:id="339"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340" w:author="ilia kassianenko" w:date="2019-03-21T21:37:00Z">
              <w:rPr>
                <w:rStyle w:val="Hyperlink"/>
                <w:noProof/>
              </w:rPr>
            </w:rPrChange>
          </w:rPr>
          <w:t>Ville de Montréal</w:t>
        </w:r>
        <w:r w:rsidRPr="0047260E">
          <w:rPr>
            <w:noProof/>
            <w:webHidden/>
            <w:lang w:val="en-CA"/>
            <w:rPrChange w:id="341" w:author="ilia kassianenko" w:date="2019-03-21T21:37:00Z">
              <w:rPr>
                <w:noProof/>
                <w:webHidden/>
              </w:rPr>
            </w:rPrChange>
          </w:rPr>
          <w:tab/>
        </w:r>
        <w:r w:rsidRPr="0047260E">
          <w:rPr>
            <w:noProof/>
            <w:webHidden/>
            <w:lang w:val="en-CA"/>
            <w:rPrChange w:id="342" w:author="ilia kassianenko" w:date="2019-03-21T21:37:00Z">
              <w:rPr>
                <w:noProof/>
                <w:webHidden/>
              </w:rPr>
            </w:rPrChange>
          </w:rPr>
          <w:fldChar w:fldCharType="begin"/>
        </w:r>
        <w:r w:rsidRPr="0047260E">
          <w:rPr>
            <w:noProof/>
            <w:webHidden/>
            <w:lang w:val="en-CA"/>
            <w:rPrChange w:id="343" w:author="ilia kassianenko" w:date="2019-03-21T21:37:00Z">
              <w:rPr>
                <w:noProof/>
                <w:webHidden/>
              </w:rPr>
            </w:rPrChange>
          </w:rPr>
          <w:instrText xml:space="preserve"> PAGEREF _Toc4082397 \h </w:instrText>
        </w:r>
      </w:ins>
      <w:r w:rsidRPr="0047260E">
        <w:rPr>
          <w:noProof/>
          <w:webHidden/>
          <w:lang w:val="en-CA"/>
          <w:rPrChange w:id="344" w:author="ilia kassianenko" w:date="2019-03-21T21:37:00Z">
            <w:rPr>
              <w:noProof/>
              <w:webHidden/>
            </w:rPr>
          </w:rPrChange>
        </w:rPr>
      </w:r>
      <w:r w:rsidRPr="0047260E">
        <w:rPr>
          <w:noProof/>
          <w:webHidden/>
          <w:lang w:val="en-CA"/>
          <w:rPrChange w:id="345" w:author="ilia kassianenko" w:date="2019-03-21T21:37:00Z">
            <w:rPr>
              <w:noProof/>
              <w:webHidden/>
            </w:rPr>
          </w:rPrChange>
        </w:rPr>
        <w:fldChar w:fldCharType="separate"/>
      </w:r>
      <w:ins w:id="346" w:author="ilia kassianenko" w:date="2019-03-21T20:38:00Z">
        <w:r w:rsidR="00766A22" w:rsidRPr="0047260E">
          <w:rPr>
            <w:noProof/>
            <w:webHidden/>
            <w:lang w:val="en-CA"/>
            <w:rPrChange w:id="347" w:author="ilia kassianenko" w:date="2019-03-21T21:37:00Z">
              <w:rPr>
                <w:noProof/>
                <w:webHidden/>
              </w:rPr>
            </w:rPrChange>
          </w:rPr>
          <w:t>4</w:t>
        </w:r>
      </w:ins>
      <w:ins w:id="348" w:author="Fritz Gyger" w:date="2019-03-21T17:39:00Z">
        <w:r w:rsidRPr="0047260E">
          <w:rPr>
            <w:noProof/>
            <w:webHidden/>
            <w:lang w:val="en-CA"/>
            <w:rPrChange w:id="349" w:author="ilia kassianenko" w:date="2019-03-21T21:37:00Z">
              <w:rPr>
                <w:noProof/>
                <w:webHidden/>
              </w:rPr>
            </w:rPrChange>
          </w:rPr>
          <w:fldChar w:fldCharType="end"/>
        </w:r>
        <w:r w:rsidRPr="0047260E">
          <w:rPr>
            <w:rStyle w:val="Hyperlink"/>
            <w:noProof/>
            <w:lang w:val="en-CA"/>
            <w:rPrChange w:id="350" w:author="ilia kassianenko" w:date="2019-03-21T21:37:00Z">
              <w:rPr>
                <w:rStyle w:val="Hyperlink"/>
                <w:noProof/>
              </w:rPr>
            </w:rPrChange>
          </w:rPr>
          <w:fldChar w:fldCharType="end"/>
        </w:r>
      </w:ins>
    </w:p>
    <w:p w14:paraId="56687EBD" w14:textId="77777777" w:rsidR="001C4E47" w:rsidRPr="0047260E" w:rsidRDefault="001C4E47">
      <w:pPr>
        <w:pStyle w:val="TOC3"/>
        <w:rPr>
          <w:ins w:id="351" w:author="Fritz Gyger" w:date="2019-03-21T17:39:00Z"/>
          <w:rFonts w:asciiTheme="minorHAnsi" w:eastAsiaTheme="minorEastAsia" w:hAnsiTheme="minorHAnsi" w:cstheme="minorBidi"/>
          <w:noProof/>
          <w:sz w:val="22"/>
          <w:szCs w:val="22"/>
          <w:lang w:val="en-CA" w:eastAsia="en-CA"/>
          <w:rPrChange w:id="352" w:author="ilia kassianenko" w:date="2019-03-21T21:37:00Z">
            <w:rPr>
              <w:ins w:id="353" w:author="Fritz Gyger" w:date="2019-03-21T17:39:00Z"/>
              <w:rFonts w:asciiTheme="minorHAnsi" w:eastAsiaTheme="minorEastAsia" w:hAnsiTheme="minorHAnsi" w:cstheme="minorBidi"/>
              <w:noProof/>
              <w:sz w:val="22"/>
              <w:szCs w:val="22"/>
              <w:lang w:val="en-CA" w:eastAsia="en-CA"/>
            </w:rPr>
          </w:rPrChange>
        </w:rPr>
      </w:pPr>
      <w:ins w:id="354" w:author="Fritz Gyger" w:date="2019-03-21T17:39:00Z">
        <w:r w:rsidRPr="0047260E">
          <w:rPr>
            <w:rStyle w:val="Hyperlink"/>
            <w:noProof/>
            <w:lang w:val="en-CA"/>
            <w:rPrChange w:id="355" w:author="ilia kassianenko" w:date="2019-03-21T21:37:00Z">
              <w:rPr>
                <w:rStyle w:val="Hyperlink"/>
                <w:noProof/>
              </w:rPr>
            </w:rPrChange>
          </w:rPr>
          <w:fldChar w:fldCharType="begin"/>
        </w:r>
        <w:r w:rsidRPr="0047260E">
          <w:rPr>
            <w:rStyle w:val="Hyperlink"/>
            <w:noProof/>
            <w:lang w:val="en-CA"/>
            <w:rPrChange w:id="356" w:author="ilia kassianenko" w:date="2019-03-21T21:37:00Z">
              <w:rPr>
                <w:rStyle w:val="Hyperlink"/>
                <w:noProof/>
              </w:rPr>
            </w:rPrChange>
          </w:rPr>
          <w:instrText xml:space="preserve"> </w:instrText>
        </w:r>
        <w:r w:rsidRPr="0047260E">
          <w:rPr>
            <w:noProof/>
            <w:lang w:val="en-CA"/>
            <w:rPrChange w:id="357" w:author="ilia kassianenko" w:date="2019-03-21T21:37:00Z">
              <w:rPr>
                <w:noProof/>
              </w:rPr>
            </w:rPrChange>
          </w:rPr>
          <w:instrText>HYPERLINK \l "_Toc4082400"</w:instrText>
        </w:r>
        <w:r w:rsidRPr="0047260E">
          <w:rPr>
            <w:rStyle w:val="Hyperlink"/>
            <w:noProof/>
            <w:lang w:val="en-CA"/>
            <w:rPrChange w:id="358" w:author="ilia kassianenko" w:date="2019-03-21T21:37:00Z">
              <w:rPr>
                <w:rStyle w:val="Hyperlink"/>
                <w:noProof/>
              </w:rPr>
            </w:rPrChange>
          </w:rPr>
          <w:instrText xml:space="preserve"> </w:instrText>
        </w:r>
      </w:ins>
      <w:ins w:id="359" w:author="ilia kassianenko" w:date="2019-03-21T20:37:00Z">
        <w:r w:rsidR="00766A22" w:rsidRPr="0047260E">
          <w:rPr>
            <w:rStyle w:val="Hyperlink"/>
            <w:noProof/>
            <w:lang w:val="en-CA"/>
            <w:rPrChange w:id="360" w:author="ilia kassianenko" w:date="2019-03-21T21:37:00Z">
              <w:rPr>
                <w:rStyle w:val="Hyperlink"/>
                <w:noProof/>
              </w:rPr>
            </w:rPrChange>
          </w:rPr>
        </w:r>
      </w:ins>
      <w:ins w:id="361" w:author="Fritz Gyger" w:date="2019-03-21T17:39:00Z">
        <w:r w:rsidRPr="0047260E">
          <w:rPr>
            <w:rStyle w:val="Hyperlink"/>
            <w:noProof/>
            <w:lang w:val="en-CA"/>
            <w:rPrChange w:id="362" w:author="ilia kassianenko" w:date="2019-03-21T21:37:00Z">
              <w:rPr>
                <w:rStyle w:val="Hyperlink"/>
                <w:noProof/>
              </w:rPr>
            </w:rPrChange>
          </w:rPr>
          <w:fldChar w:fldCharType="separate"/>
        </w:r>
        <w:r w:rsidRPr="0047260E">
          <w:rPr>
            <w:rStyle w:val="Hyperlink"/>
            <w:noProof/>
            <w:lang w:val="en-CA"/>
            <w:rPrChange w:id="363" w:author="ilia kassianenko" w:date="2019-03-21T21:37:00Z">
              <w:rPr>
                <w:rStyle w:val="Hyperlink"/>
                <w:noProof/>
              </w:rPr>
            </w:rPrChange>
          </w:rPr>
          <w:t>2.1.2</w:t>
        </w:r>
        <w:r w:rsidRPr="0047260E">
          <w:rPr>
            <w:rFonts w:asciiTheme="minorHAnsi" w:eastAsiaTheme="minorEastAsia" w:hAnsiTheme="minorHAnsi" w:cstheme="minorBidi"/>
            <w:noProof/>
            <w:sz w:val="22"/>
            <w:szCs w:val="22"/>
            <w:lang w:val="en-CA" w:eastAsia="en-CA"/>
            <w:rPrChange w:id="36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365" w:author="ilia kassianenko" w:date="2019-03-21T21:37:00Z">
              <w:rPr>
                <w:rStyle w:val="Hyperlink"/>
                <w:noProof/>
              </w:rPr>
            </w:rPrChange>
          </w:rPr>
          <w:t>Environment Canada</w:t>
        </w:r>
        <w:r w:rsidRPr="0047260E">
          <w:rPr>
            <w:noProof/>
            <w:webHidden/>
            <w:lang w:val="en-CA"/>
            <w:rPrChange w:id="366" w:author="ilia kassianenko" w:date="2019-03-21T21:37:00Z">
              <w:rPr>
                <w:noProof/>
                <w:webHidden/>
              </w:rPr>
            </w:rPrChange>
          </w:rPr>
          <w:tab/>
        </w:r>
        <w:r w:rsidRPr="0047260E">
          <w:rPr>
            <w:noProof/>
            <w:webHidden/>
            <w:lang w:val="en-CA"/>
            <w:rPrChange w:id="367" w:author="ilia kassianenko" w:date="2019-03-21T21:37:00Z">
              <w:rPr>
                <w:noProof/>
                <w:webHidden/>
              </w:rPr>
            </w:rPrChange>
          </w:rPr>
          <w:fldChar w:fldCharType="begin"/>
        </w:r>
        <w:r w:rsidRPr="0047260E">
          <w:rPr>
            <w:noProof/>
            <w:webHidden/>
            <w:lang w:val="en-CA"/>
            <w:rPrChange w:id="368" w:author="ilia kassianenko" w:date="2019-03-21T21:37:00Z">
              <w:rPr>
                <w:noProof/>
                <w:webHidden/>
              </w:rPr>
            </w:rPrChange>
          </w:rPr>
          <w:instrText xml:space="preserve"> PAGEREF _Toc4082400 \h </w:instrText>
        </w:r>
      </w:ins>
      <w:r w:rsidRPr="0047260E">
        <w:rPr>
          <w:noProof/>
          <w:webHidden/>
          <w:lang w:val="en-CA"/>
          <w:rPrChange w:id="369" w:author="ilia kassianenko" w:date="2019-03-21T21:37:00Z">
            <w:rPr>
              <w:noProof/>
              <w:webHidden/>
            </w:rPr>
          </w:rPrChange>
        </w:rPr>
      </w:r>
      <w:r w:rsidRPr="0047260E">
        <w:rPr>
          <w:noProof/>
          <w:webHidden/>
          <w:lang w:val="en-CA"/>
          <w:rPrChange w:id="370" w:author="ilia kassianenko" w:date="2019-03-21T21:37:00Z">
            <w:rPr>
              <w:noProof/>
              <w:webHidden/>
            </w:rPr>
          </w:rPrChange>
        </w:rPr>
        <w:fldChar w:fldCharType="separate"/>
      </w:r>
      <w:ins w:id="371" w:author="ilia kassianenko" w:date="2019-03-21T20:38:00Z">
        <w:r w:rsidR="00766A22" w:rsidRPr="0047260E">
          <w:rPr>
            <w:noProof/>
            <w:webHidden/>
            <w:lang w:val="en-CA"/>
            <w:rPrChange w:id="372" w:author="ilia kassianenko" w:date="2019-03-21T21:37:00Z">
              <w:rPr>
                <w:noProof/>
                <w:webHidden/>
              </w:rPr>
            </w:rPrChange>
          </w:rPr>
          <w:t>4</w:t>
        </w:r>
      </w:ins>
      <w:ins w:id="373" w:author="Fritz Gyger" w:date="2019-03-21T17:39:00Z">
        <w:r w:rsidRPr="0047260E">
          <w:rPr>
            <w:noProof/>
            <w:webHidden/>
            <w:lang w:val="en-CA"/>
            <w:rPrChange w:id="374" w:author="ilia kassianenko" w:date="2019-03-21T21:37:00Z">
              <w:rPr>
                <w:noProof/>
                <w:webHidden/>
              </w:rPr>
            </w:rPrChange>
          </w:rPr>
          <w:fldChar w:fldCharType="end"/>
        </w:r>
        <w:r w:rsidRPr="0047260E">
          <w:rPr>
            <w:rStyle w:val="Hyperlink"/>
            <w:noProof/>
            <w:lang w:val="en-CA"/>
            <w:rPrChange w:id="375" w:author="ilia kassianenko" w:date="2019-03-21T21:37:00Z">
              <w:rPr>
                <w:rStyle w:val="Hyperlink"/>
                <w:noProof/>
              </w:rPr>
            </w:rPrChange>
          </w:rPr>
          <w:fldChar w:fldCharType="end"/>
        </w:r>
      </w:ins>
    </w:p>
    <w:p w14:paraId="01D30802" w14:textId="77777777" w:rsidR="001C4E47" w:rsidRPr="0047260E" w:rsidRDefault="001C4E47">
      <w:pPr>
        <w:pStyle w:val="TOC2"/>
        <w:rPr>
          <w:ins w:id="376" w:author="Fritz Gyger" w:date="2019-03-21T17:39:00Z"/>
          <w:rFonts w:asciiTheme="minorHAnsi" w:eastAsiaTheme="minorEastAsia" w:hAnsiTheme="minorHAnsi" w:cstheme="minorBidi"/>
          <w:noProof/>
          <w:sz w:val="22"/>
          <w:szCs w:val="22"/>
          <w:lang w:val="en-CA" w:eastAsia="en-CA"/>
          <w:rPrChange w:id="377" w:author="ilia kassianenko" w:date="2019-03-21T21:37:00Z">
            <w:rPr>
              <w:ins w:id="378" w:author="Fritz Gyger" w:date="2019-03-21T17:39:00Z"/>
              <w:rFonts w:asciiTheme="minorHAnsi" w:eastAsiaTheme="minorEastAsia" w:hAnsiTheme="minorHAnsi" w:cstheme="minorBidi"/>
              <w:noProof/>
              <w:sz w:val="22"/>
              <w:szCs w:val="22"/>
              <w:lang w:val="en-CA" w:eastAsia="en-CA"/>
            </w:rPr>
          </w:rPrChange>
        </w:rPr>
      </w:pPr>
      <w:ins w:id="379" w:author="Fritz Gyger" w:date="2019-03-21T17:39:00Z">
        <w:r w:rsidRPr="0047260E">
          <w:rPr>
            <w:rStyle w:val="Hyperlink"/>
            <w:noProof/>
            <w:lang w:val="en-CA"/>
            <w:rPrChange w:id="380" w:author="ilia kassianenko" w:date="2019-03-21T21:37:00Z">
              <w:rPr>
                <w:rStyle w:val="Hyperlink"/>
                <w:noProof/>
              </w:rPr>
            </w:rPrChange>
          </w:rPr>
          <w:fldChar w:fldCharType="begin"/>
        </w:r>
        <w:r w:rsidRPr="0047260E">
          <w:rPr>
            <w:rStyle w:val="Hyperlink"/>
            <w:noProof/>
            <w:lang w:val="en-CA"/>
            <w:rPrChange w:id="381" w:author="ilia kassianenko" w:date="2019-03-21T21:37:00Z">
              <w:rPr>
                <w:rStyle w:val="Hyperlink"/>
                <w:noProof/>
              </w:rPr>
            </w:rPrChange>
          </w:rPr>
          <w:instrText xml:space="preserve"> </w:instrText>
        </w:r>
        <w:r w:rsidRPr="0047260E">
          <w:rPr>
            <w:noProof/>
            <w:lang w:val="en-CA"/>
            <w:rPrChange w:id="382" w:author="ilia kassianenko" w:date="2019-03-21T21:37:00Z">
              <w:rPr>
                <w:noProof/>
              </w:rPr>
            </w:rPrChange>
          </w:rPr>
          <w:instrText>HYPERLINK \l "_Toc4082402"</w:instrText>
        </w:r>
        <w:r w:rsidRPr="0047260E">
          <w:rPr>
            <w:rStyle w:val="Hyperlink"/>
            <w:noProof/>
            <w:lang w:val="en-CA"/>
            <w:rPrChange w:id="383" w:author="ilia kassianenko" w:date="2019-03-21T21:37:00Z">
              <w:rPr>
                <w:rStyle w:val="Hyperlink"/>
                <w:noProof/>
              </w:rPr>
            </w:rPrChange>
          </w:rPr>
          <w:instrText xml:space="preserve"> </w:instrText>
        </w:r>
      </w:ins>
      <w:ins w:id="384" w:author="ilia kassianenko" w:date="2019-03-21T20:37:00Z">
        <w:r w:rsidR="00766A22" w:rsidRPr="0047260E">
          <w:rPr>
            <w:rStyle w:val="Hyperlink"/>
            <w:noProof/>
            <w:lang w:val="en-CA"/>
            <w:rPrChange w:id="385" w:author="ilia kassianenko" w:date="2019-03-21T21:37:00Z">
              <w:rPr>
                <w:rStyle w:val="Hyperlink"/>
                <w:noProof/>
              </w:rPr>
            </w:rPrChange>
          </w:rPr>
        </w:r>
      </w:ins>
      <w:ins w:id="386" w:author="Fritz Gyger" w:date="2019-03-21T17:39:00Z">
        <w:r w:rsidRPr="0047260E">
          <w:rPr>
            <w:rStyle w:val="Hyperlink"/>
            <w:noProof/>
            <w:lang w:val="en-CA"/>
            <w:rPrChange w:id="387" w:author="ilia kassianenko" w:date="2019-03-21T21:37:00Z">
              <w:rPr>
                <w:rStyle w:val="Hyperlink"/>
                <w:noProof/>
              </w:rPr>
            </w:rPrChange>
          </w:rPr>
          <w:fldChar w:fldCharType="separate"/>
        </w:r>
        <w:r w:rsidRPr="0047260E">
          <w:rPr>
            <w:rStyle w:val="Hyperlink"/>
            <w:noProof/>
            <w:lang w:val="en-CA"/>
            <w:rPrChange w:id="388" w:author="ilia kassianenko" w:date="2019-03-21T21:37:00Z">
              <w:rPr>
                <w:rStyle w:val="Hyperlink"/>
                <w:noProof/>
              </w:rPr>
            </w:rPrChange>
          </w:rPr>
          <w:t>2.2</w:t>
        </w:r>
        <w:r w:rsidRPr="0047260E">
          <w:rPr>
            <w:rFonts w:asciiTheme="minorHAnsi" w:eastAsiaTheme="minorEastAsia" w:hAnsiTheme="minorHAnsi" w:cstheme="minorBidi"/>
            <w:noProof/>
            <w:sz w:val="22"/>
            <w:szCs w:val="22"/>
            <w:lang w:val="en-CA" w:eastAsia="en-CA"/>
            <w:rPrChange w:id="389"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390" w:author="ilia kassianenko" w:date="2019-03-21T21:37:00Z">
              <w:rPr>
                <w:rStyle w:val="Hyperlink"/>
                <w:noProof/>
              </w:rPr>
            </w:rPrChange>
          </w:rPr>
          <w:t>Constraints</w:t>
        </w:r>
        <w:r w:rsidRPr="0047260E">
          <w:rPr>
            <w:noProof/>
            <w:webHidden/>
            <w:lang w:val="en-CA"/>
            <w:rPrChange w:id="391" w:author="ilia kassianenko" w:date="2019-03-21T21:37:00Z">
              <w:rPr>
                <w:noProof/>
                <w:webHidden/>
              </w:rPr>
            </w:rPrChange>
          </w:rPr>
          <w:tab/>
        </w:r>
        <w:r w:rsidRPr="0047260E">
          <w:rPr>
            <w:noProof/>
            <w:webHidden/>
            <w:lang w:val="en-CA"/>
            <w:rPrChange w:id="392" w:author="ilia kassianenko" w:date="2019-03-21T21:37:00Z">
              <w:rPr>
                <w:noProof/>
                <w:webHidden/>
              </w:rPr>
            </w:rPrChange>
          </w:rPr>
          <w:fldChar w:fldCharType="begin"/>
        </w:r>
        <w:r w:rsidRPr="0047260E">
          <w:rPr>
            <w:noProof/>
            <w:webHidden/>
            <w:lang w:val="en-CA"/>
            <w:rPrChange w:id="393" w:author="ilia kassianenko" w:date="2019-03-21T21:37:00Z">
              <w:rPr>
                <w:noProof/>
                <w:webHidden/>
              </w:rPr>
            </w:rPrChange>
          </w:rPr>
          <w:instrText xml:space="preserve"> PAGEREF _Toc4082402 \h </w:instrText>
        </w:r>
      </w:ins>
      <w:r w:rsidRPr="0047260E">
        <w:rPr>
          <w:noProof/>
          <w:webHidden/>
          <w:lang w:val="en-CA"/>
          <w:rPrChange w:id="394" w:author="ilia kassianenko" w:date="2019-03-21T21:37:00Z">
            <w:rPr>
              <w:noProof/>
              <w:webHidden/>
            </w:rPr>
          </w:rPrChange>
        </w:rPr>
      </w:r>
      <w:r w:rsidRPr="0047260E">
        <w:rPr>
          <w:noProof/>
          <w:webHidden/>
          <w:lang w:val="en-CA"/>
          <w:rPrChange w:id="395" w:author="ilia kassianenko" w:date="2019-03-21T21:37:00Z">
            <w:rPr>
              <w:noProof/>
              <w:webHidden/>
            </w:rPr>
          </w:rPrChange>
        </w:rPr>
        <w:fldChar w:fldCharType="separate"/>
      </w:r>
      <w:ins w:id="396" w:author="ilia kassianenko" w:date="2019-03-21T20:38:00Z">
        <w:r w:rsidR="00766A22" w:rsidRPr="0047260E">
          <w:rPr>
            <w:noProof/>
            <w:webHidden/>
            <w:lang w:val="en-CA"/>
            <w:rPrChange w:id="397" w:author="ilia kassianenko" w:date="2019-03-21T21:37:00Z">
              <w:rPr>
                <w:noProof/>
                <w:webHidden/>
              </w:rPr>
            </w:rPrChange>
          </w:rPr>
          <w:t>4</w:t>
        </w:r>
      </w:ins>
      <w:ins w:id="398" w:author="Fritz Gyger" w:date="2019-03-21T17:39:00Z">
        <w:r w:rsidRPr="0047260E">
          <w:rPr>
            <w:noProof/>
            <w:webHidden/>
            <w:lang w:val="en-CA"/>
            <w:rPrChange w:id="399" w:author="ilia kassianenko" w:date="2019-03-21T21:37:00Z">
              <w:rPr>
                <w:noProof/>
                <w:webHidden/>
              </w:rPr>
            </w:rPrChange>
          </w:rPr>
          <w:fldChar w:fldCharType="end"/>
        </w:r>
        <w:r w:rsidRPr="0047260E">
          <w:rPr>
            <w:rStyle w:val="Hyperlink"/>
            <w:noProof/>
            <w:lang w:val="en-CA"/>
            <w:rPrChange w:id="400" w:author="ilia kassianenko" w:date="2019-03-21T21:37:00Z">
              <w:rPr>
                <w:rStyle w:val="Hyperlink"/>
                <w:noProof/>
              </w:rPr>
            </w:rPrChange>
          </w:rPr>
          <w:fldChar w:fldCharType="end"/>
        </w:r>
      </w:ins>
    </w:p>
    <w:p w14:paraId="17E6E50F" w14:textId="77777777" w:rsidR="001C4E47" w:rsidRPr="0047260E" w:rsidRDefault="001C4E47">
      <w:pPr>
        <w:pStyle w:val="TOC2"/>
        <w:rPr>
          <w:ins w:id="401" w:author="Fritz Gyger" w:date="2019-03-21T17:39:00Z"/>
          <w:rFonts w:asciiTheme="minorHAnsi" w:eastAsiaTheme="minorEastAsia" w:hAnsiTheme="minorHAnsi" w:cstheme="minorBidi"/>
          <w:noProof/>
          <w:sz w:val="22"/>
          <w:szCs w:val="22"/>
          <w:lang w:val="en-CA" w:eastAsia="en-CA"/>
          <w:rPrChange w:id="402" w:author="ilia kassianenko" w:date="2019-03-21T21:37:00Z">
            <w:rPr>
              <w:ins w:id="403" w:author="Fritz Gyger" w:date="2019-03-21T17:39:00Z"/>
              <w:rFonts w:asciiTheme="minorHAnsi" w:eastAsiaTheme="minorEastAsia" w:hAnsiTheme="minorHAnsi" w:cstheme="minorBidi"/>
              <w:noProof/>
              <w:sz w:val="22"/>
              <w:szCs w:val="22"/>
              <w:lang w:val="en-CA" w:eastAsia="en-CA"/>
            </w:rPr>
          </w:rPrChange>
        </w:rPr>
      </w:pPr>
      <w:ins w:id="404" w:author="Fritz Gyger" w:date="2019-03-21T17:39:00Z">
        <w:r w:rsidRPr="0047260E">
          <w:rPr>
            <w:rStyle w:val="Hyperlink"/>
            <w:noProof/>
            <w:lang w:val="en-CA"/>
            <w:rPrChange w:id="405" w:author="ilia kassianenko" w:date="2019-03-21T21:37:00Z">
              <w:rPr>
                <w:rStyle w:val="Hyperlink"/>
                <w:noProof/>
              </w:rPr>
            </w:rPrChange>
          </w:rPr>
          <w:fldChar w:fldCharType="begin"/>
        </w:r>
        <w:r w:rsidRPr="0047260E">
          <w:rPr>
            <w:rStyle w:val="Hyperlink"/>
            <w:noProof/>
            <w:lang w:val="en-CA"/>
            <w:rPrChange w:id="406" w:author="ilia kassianenko" w:date="2019-03-21T21:37:00Z">
              <w:rPr>
                <w:rStyle w:val="Hyperlink"/>
                <w:noProof/>
              </w:rPr>
            </w:rPrChange>
          </w:rPr>
          <w:instrText xml:space="preserve"> </w:instrText>
        </w:r>
        <w:r w:rsidRPr="0047260E">
          <w:rPr>
            <w:noProof/>
            <w:lang w:val="en-CA"/>
            <w:rPrChange w:id="407" w:author="ilia kassianenko" w:date="2019-03-21T21:37:00Z">
              <w:rPr>
                <w:noProof/>
              </w:rPr>
            </w:rPrChange>
          </w:rPr>
          <w:instrText>HYPERLINK \l "_Toc4082403"</w:instrText>
        </w:r>
        <w:r w:rsidRPr="0047260E">
          <w:rPr>
            <w:rStyle w:val="Hyperlink"/>
            <w:noProof/>
            <w:lang w:val="en-CA"/>
            <w:rPrChange w:id="408" w:author="ilia kassianenko" w:date="2019-03-21T21:37:00Z">
              <w:rPr>
                <w:rStyle w:val="Hyperlink"/>
                <w:noProof/>
              </w:rPr>
            </w:rPrChange>
          </w:rPr>
          <w:instrText xml:space="preserve"> </w:instrText>
        </w:r>
      </w:ins>
      <w:ins w:id="409" w:author="ilia kassianenko" w:date="2019-03-21T20:37:00Z">
        <w:r w:rsidR="00766A22" w:rsidRPr="0047260E">
          <w:rPr>
            <w:rStyle w:val="Hyperlink"/>
            <w:noProof/>
            <w:lang w:val="en-CA"/>
            <w:rPrChange w:id="410" w:author="ilia kassianenko" w:date="2019-03-21T21:37:00Z">
              <w:rPr>
                <w:rStyle w:val="Hyperlink"/>
                <w:noProof/>
              </w:rPr>
            </w:rPrChange>
          </w:rPr>
        </w:r>
      </w:ins>
      <w:ins w:id="411" w:author="Fritz Gyger" w:date="2019-03-21T17:39:00Z">
        <w:r w:rsidRPr="0047260E">
          <w:rPr>
            <w:rStyle w:val="Hyperlink"/>
            <w:noProof/>
            <w:lang w:val="en-CA"/>
            <w:rPrChange w:id="412" w:author="ilia kassianenko" w:date="2019-03-21T21:37:00Z">
              <w:rPr>
                <w:rStyle w:val="Hyperlink"/>
                <w:noProof/>
              </w:rPr>
            </w:rPrChange>
          </w:rPr>
          <w:fldChar w:fldCharType="separate"/>
        </w:r>
        <w:r w:rsidRPr="0047260E">
          <w:rPr>
            <w:rStyle w:val="Hyperlink"/>
            <w:noProof/>
            <w:lang w:val="en-CA"/>
            <w:rPrChange w:id="413" w:author="ilia kassianenko" w:date="2019-03-21T21:37:00Z">
              <w:rPr>
                <w:rStyle w:val="Hyperlink"/>
                <w:noProof/>
              </w:rPr>
            </w:rPrChange>
          </w:rPr>
          <w:t>2.3</w:t>
        </w:r>
        <w:r w:rsidRPr="0047260E">
          <w:rPr>
            <w:rFonts w:asciiTheme="minorHAnsi" w:eastAsiaTheme="minorEastAsia" w:hAnsiTheme="minorHAnsi" w:cstheme="minorBidi"/>
            <w:noProof/>
            <w:sz w:val="22"/>
            <w:szCs w:val="22"/>
            <w:lang w:val="en-CA" w:eastAsia="en-CA"/>
            <w:rPrChange w:id="41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415" w:author="ilia kassianenko" w:date="2019-03-21T21:37:00Z">
              <w:rPr>
                <w:rStyle w:val="Hyperlink"/>
                <w:noProof/>
              </w:rPr>
            </w:rPrChange>
          </w:rPr>
          <w:t>Risks</w:t>
        </w:r>
        <w:r w:rsidRPr="0047260E">
          <w:rPr>
            <w:noProof/>
            <w:webHidden/>
            <w:lang w:val="en-CA"/>
            <w:rPrChange w:id="416" w:author="ilia kassianenko" w:date="2019-03-21T21:37:00Z">
              <w:rPr>
                <w:noProof/>
                <w:webHidden/>
              </w:rPr>
            </w:rPrChange>
          </w:rPr>
          <w:tab/>
        </w:r>
        <w:r w:rsidRPr="0047260E">
          <w:rPr>
            <w:noProof/>
            <w:webHidden/>
            <w:lang w:val="en-CA"/>
            <w:rPrChange w:id="417" w:author="ilia kassianenko" w:date="2019-03-21T21:37:00Z">
              <w:rPr>
                <w:noProof/>
                <w:webHidden/>
              </w:rPr>
            </w:rPrChange>
          </w:rPr>
          <w:fldChar w:fldCharType="begin"/>
        </w:r>
        <w:r w:rsidRPr="0047260E">
          <w:rPr>
            <w:noProof/>
            <w:webHidden/>
            <w:lang w:val="en-CA"/>
            <w:rPrChange w:id="418" w:author="ilia kassianenko" w:date="2019-03-21T21:37:00Z">
              <w:rPr>
                <w:noProof/>
                <w:webHidden/>
              </w:rPr>
            </w:rPrChange>
          </w:rPr>
          <w:instrText xml:space="preserve"> PAGEREF _Toc4082403 \h </w:instrText>
        </w:r>
      </w:ins>
      <w:r w:rsidRPr="0047260E">
        <w:rPr>
          <w:noProof/>
          <w:webHidden/>
          <w:lang w:val="en-CA"/>
          <w:rPrChange w:id="419" w:author="ilia kassianenko" w:date="2019-03-21T21:37:00Z">
            <w:rPr>
              <w:noProof/>
              <w:webHidden/>
            </w:rPr>
          </w:rPrChange>
        </w:rPr>
      </w:r>
      <w:r w:rsidRPr="0047260E">
        <w:rPr>
          <w:noProof/>
          <w:webHidden/>
          <w:lang w:val="en-CA"/>
          <w:rPrChange w:id="420" w:author="ilia kassianenko" w:date="2019-03-21T21:37:00Z">
            <w:rPr>
              <w:noProof/>
              <w:webHidden/>
            </w:rPr>
          </w:rPrChange>
        </w:rPr>
        <w:fldChar w:fldCharType="separate"/>
      </w:r>
      <w:ins w:id="421" w:author="ilia kassianenko" w:date="2019-03-21T20:38:00Z">
        <w:r w:rsidR="00766A22" w:rsidRPr="0047260E">
          <w:rPr>
            <w:noProof/>
            <w:webHidden/>
            <w:lang w:val="en-CA"/>
            <w:rPrChange w:id="422" w:author="ilia kassianenko" w:date="2019-03-21T21:37:00Z">
              <w:rPr>
                <w:noProof/>
                <w:webHidden/>
              </w:rPr>
            </w:rPrChange>
          </w:rPr>
          <w:t>4</w:t>
        </w:r>
      </w:ins>
      <w:ins w:id="423" w:author="Fritz Gyger" w:date="2019-03-21T17:39:00Z">
        <w:r w:rsidRPr="0047260E">
          <w:rPr>
            <w:noProof/>
            <w:webHidden/>
            <w:lang w:val="en-CA"/>
            <w:rPrChange w:id="424" w:author="ilia kassianenko" w:date="2019-03-21T21:37:00Z">
              <w:rPr>
                <w:noProof/>
                <w:webHidden/>
              </w:rPr>
            </w:rPrChange>
          </w:rPr>
          <w:fldChar w:fldCharType="end"/>
        </w:r>
        <w:r w:rsidRPr="0047260E">
          <w:rPr>
            <w:rStyle w:val="Hyperlink"/>
            <w:noProof/>
            <w:lang w:val="en-CA"/>
            <w:rPrChange w:id="425" w:author="ilia kassianenko" w:date="2019-03-21T21:37:00Z">
              <w:rPr>
                <w:rStyle w:val="Hyperlink"/>
                <w:noProof/>
              </w:rPr>
            </w:rPrChange>
          </w:rPr>
          <w:fldChar w:fldCharType="end"/>
        </w:r>
      </w:ins>
    </w:p>
    <w:p w14:paraId="0FEE2A00" w14:textId="77777777" w:rsidR="001C4E47" w:rsidRPr="0047260E" w:rsidRDefault="001C4E47">
      <w:pPr>
        <w:pStyle w:val="TOC1"/>
        <w:rPr>
          <w:ins w:id="426" w:author="Fritz Gyger" w:date="2019-03-21T17:39:00Z"/>
          <w:rFonts w:asciiTheme="minorHAnsi" w:eastAsiaTheme="minorEastAsia" w:hAnsiTheme="minorHAnsi" w:cstheme="minorBidi"/>
          <w:b w:val="0"/>
          <w:noProof/>
          <w:sz w:val="22"/>
          <w:szCs w:val="22"/>
          <w:lang w:val="en-CA" w:eastAsia="en-CA"/>
          <w:rPrChange w:id="427" w:author="ilia kassianenko" w:date="2019-03-21T21:37:00Z">
            <w:rPr>
              <w:ins w:id="428" w:author="Fritz Gyger" w:date="2019-03-21T17:39:00Z"/>
              <w:rFonts w:asciiTheme="minorHAnsi" w:eastAsiaTheme="minorEastAsia" w:hAnsiTheme="minorHAnsi" w:cstheme="minorBidi"/>
              <w:b w:val="0"/>
              <w:noProof/>
              <w:sz w:val="22"/>
              <w:szCs w:val="22"/>
              <w:lang w:val="en-CA" w:eastAsia="en-CA"/>
            </w:rPr>
          </w:rPrChange>
        </w:rPr>
      </w:pPr>
      <w:ins w:id="429" w:author="Fritz Gyger" w:date="2019-03-21T17:39:00Z">
        <w:r w:rsidRPr="0047260E">
          <w:rPr>
            <w:rStyle w:val="Hyperlink"/>
            <w:noProof/>
            <w:lang w:val="en-CA"/>
            <w:rPrChange w:id="430" w:author="ilia kassianenko" w:date="2019-03-21T21:37:00Z">
              <w:rPr>
                <w:rStyle w:val="Hyperlink"/>
                <w:noProof/>
              </w:rPr>
            </w:rPrChange>
          </w:rPr>
          <w:fldChar w:fldCharType="begin"/>
        </w:r>
        <w:r w:rsidRPr="0047260E">
          <w:rPr>
            <w:rStyle w:val="Hyperlink"/>
            <w:noProof/>
            <w:lang w:val="en-CA"/>
            <w:rPrChange w:id="431" w:author="ilia kassianenko" w:date="2019-03-21T21:37:00Z">
              <w:rPr>
                <w:rStyle w:val="Hyperlink"/>
                <w:noProof/>
              </w:rPr>
            </w:rPrChange>
          </w:rPr>
          <w:instrText xml:space="preserve"> </w:instrText>
        </w:r>
        <w:r w:rsidRPr="0047260E">
          <w:rPr>
            <w:noProof/>
            <w:lang w:val="en-CA"/>
            <w:rPrChange w:id="432" w:author="ilia kassianenko" w:date="2019-03-21T21:37:00Z">
              <w:rPr>
                <w:noProof/>
              </w:rPr>
            </w:rPrChange>
          </w:rPr>
          <w:instrText>HYPERLINK \l "_Toc4082404"</w:instrText>
        </w:r>
        <w:r w:rsidRPr="0047260E">
          <w:rPr>
            <w:rStyle w:val="Hyperlink"/>
            <w:noProof/>
            <w:lang w:val="en-CA"/>
            <w:rPrChange w:id="433" w:author="ilia kassianenko" w:date="2019-03-21T21:37:00Z">
              <w:rPr>
                <w:rStyle w:val="Hyperlink"/>
                <w:noProof/>
              </w:rPr>
            </w:rPrChange>
          </w:rPr>
          <w:instrText xml:space="preserve"> </w:instrText>
        </w:r>
      </w:ins>
      <w:ins w:id="434" w:author="ilia kassianenko" w:date="2019-03-21T20:37:00Z">
        <w:r w:rsidR="00766A22" w:rsidRPr="0047260E">
          <w:rPr>
            <w:rStyle w:val="Hyperlink"/>
            <w:noProof/>
            <w:lang w:val="en-CA"/>
            <w:rPrChange w:id="435" w:author="ilia kassianenko" w:date="2019-03-21T21:37:00Z">
              <w:rPr>
                <w:rStyle w:val="Hyperlink"/>
                <w:noProof/>
              </w:rPr>
            </w:rPrChange>
          </w:rPr>
        </w:r>
      </w:ins>
      <w:ins w:id="436" w:author="Fritz Gyger" w:date="2019-03-21T17:39:00Z">
        <w:r w:rsidRPr="0047260E">
          <w:rPr>
            <w:rStyle w:val="Hyperlink"/>
            <w:noProof/>
            <w:lang w:val="en-CA"/>
            <w:rPrChange w:id="437" w:author="ilia kassianenko" w:date="2019-03-21T21:37:00Z">
              <w:rPr>
                <w:rStyle w:val="Hyperlink"/>
                <w:noProof/>
              </w:rPr>
            </w:rPrChange>
          </w:rPr>
          <w:fldChar w:fldCharType="separate"/>
        </w:r>
        <w:r w:rsidRPr="0047260E">
          <w:rPr>
            <w:rStyle w:val="Hyperlink"/>
            <w:noProof/>
            <w:lang w:val="en-CA"/>
            <w:rPrChange w:id="438" w:author="ilia kassianenko" w:date="2019-03-21T21:37:00Z">
              <w:rPr>
                <w:rStyle w:val="Hyperlink"/>
                <w:noProof/>
              </w:rPr>
            </w:rPrChange>
          </w:rPr>
          <w:t>3.</w:t>
        </w:r>
        <w:r w:rsidRPr="0047260E">
          <w:rPr>
            <w:rFonts w:asciiTheme="minorHAnsi" w:eastAsiaTheme="minorEastAsia" w:hAnsiTheme="minorHAnsi" w:cstheme="minorBidi"/>
            <w:b w:val="0"/>
            <w:noProof/>
            <w:sz w:val="22"/>
            <w:szCs w:val="22"/>
            <w:lang w:val="en-CA" w:eastAsia="en-CA"/>
            <w:rPrChange w:id="439"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440" w:author="ilia kassianenko" w:date="2019-03-21T21:37:00Z">
              <w:rPr>
                <w:rStyle w:val="Hyperlink"/>
                <w:noProof/>
              </w:rPr>
            </w:rPrChange>
          </w:rPr>
          <w:t>Design Decisions</w:t>
        </w:r>
        <w:r w:rsidRPr="0047260E">
          <w:rPr>
            <w:noProof/>
            <w:webHidden/>
            <w:lang w:val="en-CA"/>
            <w:rPrChange w:id="441" w:author="ilia kassianenko" w:date="2019-03-21T21:37:00Z">
              <w:rPr>
                <w:noProof/>
                <w:webHidden/>
              </w:rPr>
            </w:rPrChange>
          </w:rPr>
          <w:tab/>
        </w:r>
        <w:r w:rsidRPr="0047260E">
          <w:rPr>
            <w:noProof/>
            <w:webHidden/>
            <w:lang w:val="en-CA"/>
            <w:rPrChange w:id="442" w:author="ilia kassianenko" w:date="2019-03-21T21:37:00Z">
              <w:rPr>
                <w:noProof/>
                <w:webHidden/>
              </w:rPr>
            </w:rPrChange>
          </w:rPr>
          <w:fldChar w:fldCharType="begin"/>
        </w:r>
        <w:r w:rsidRPr="0047260E">
          <w:rPr>
            <w:noProof/>
            <w:webHidden/>
            <w:lang w:val="en-CA"/>
            <w:rPrChange w:id="443" w:author="ilia kassianenko" w:date="2019-03-21T21:37:00Z">
              <w:rPr>
                <w:noProof/>
                <w:webHidden/>
              </w:rPr>
            </w:rPrChange>
          </w:rPr>
          <w:instrText xml:space="preserve"> PAGEREF _Toc4082404 \h </w:instrText>
        </w:r>
      </w:ins>
      <w:r w:rsidRPr="0047260E">
        <w:rPr>
          <w:noProof/>
          <w:webHidden/>
          <w:lang w:val="en-CA"/>
          <w:rPrChange w:id="444" w:author="ilia kassianenko" w:date="2019-03-21T21:37:00Z">
            <w:rPr>
              <w:noProof/>
              <w:webHidden/>
            </w:rPr>
          </w:rPrChange>
        </w:rPr>
      </w:r>
      <w:r w:rsidRPr="0047260E">
        <w:rPr>
          <w:noProof/>
          <w:webHidden/>
          <w:lang w:val="en-CA"/>
          <w:rPrChange w:id="445" w:author="ilia kassianenko" w:date="2019-03-21T21:37:00Z">
            <w:rPr>
              <w:noProof/>
              <w:webHidden/>
            </w:rPr>
          </w:rPrChange>
        </w:rPr>
        <w:fldChar w:fldCharType="separate"/>
      </w:r>
      <w:ins w:id="446" w:author="ilia kassianenko" w:date="2019-03-21T20:38:00Z">
        <w:r w:rsidR="00766A22" w:rsidRPr="0047260E">
          <w:rPr>
            <w:noProof/>
            <w:webHidden/>
            <w:lang w:val="en-CA"/>
            <w:rPrChange w:id="447" w:author="ilia kassianenko" w:date="2019-03-21T21:37:00Z">
              <w:rPr>
                <w:noProof/>
                <w:webHidden/>
              </w:rPr>
            </w:rPrChange>
          </w:rPr>
          <w:t>4</w:t>
        </w:r>
      </w:ins>
      <w:ins w:id="448" w:author="Fritz Gyger" w:date="2019-03-21T17:39:00Z">
        <w:r w:rsidRPr="0047260E">
          <w:rPr>
            <w:noProof/>
            <w:webHidden/>
            <w:lang w:val="en-CA"/>
            <w:rPrChange w:id="449" w:author="ilia kassianenko" w:date="2019-03-21T21:37:00Z">
              <w:rPr>
                <w:noProof/>
                <w:webHidden/>
              </w:rPr>
            </w:rPrChange>
          </w:rPr>
          <w:fldChar w:fldCharType="end"/>
        </w:r>
        <w:r w:rsidRPr="0047260E">
          <w:rPr>
            <w:rStyle w:val="Hyperlink"/>
            <w:noProof/>
            <w:lang w:val="en-CA"/>
            <w:rPrChange w:id="450" w:author="ilia kassianenko" w:date="2019-03-21T21:37:00Z">
              <w:rPr>
                <w:rStyle w:val="Hyperlink"/>
                <w:noProof/>
              </w:rPr>
            </w:rPrChange>
          </w:rPr>
          <w:fldChar w:fldCharType="end"/>
        </w:r>
      </w:ins>
    </w:p>
    <w:p w14:paraId="3ECDF94C" w14:textId="77777777" w:rsidR="001C4E47" w:rsidRPr="0047260E" w:rsidRDefault="001C4E47">
      <w:pPr>
        <w:pStyle w:val="TOC2"/>
        <w:rPr>
          <w:ins w:id="451" w:author="Fritz Gyger" w:date="2019-03-21T17:39:00Z"/>
          <w:rFonts w:asciiTheme="minorHAnsi" w:eastAsiaTheme="minorEastAsia" w:hAnsiTheme="minorHAnsi" w:cstheme="minorBidi"/>
          <w:noProof/>
          <w:sz w:val="22"/>
          <w:szCs w:val="22"/>
          <w:lang w:val="en-CA" w:eastAsia="en-CA"/>
          <w:rPrChange w:id="452" w:author="ilia kassianenko" w:date="2019-03-21T21:37:00Z">
            <w:rPr>
              <w:ins w:id="453" w:author="Fritz Gyger" w:date="2019-03-21T17:39:00Z"/>
              <w:rFonts w:asciiTheme="minorHAnsi" w:eastAsiaTheme="minorEastAsia" w:hAnsiTheme="minorHAnsi" w:cstheme="minorBidi"/>
              <w:noProof/>
              <w:sz w:val="22"/>
              <w:szCs w:val="22"/>
              <w:lang w:val="en-CA" w:eastAsia="en-CA"/>
            </w:rPr>
          </w:rPrChange>
        </w:rPr>
      </w:pPr>
      <w:ins w:id="454" w:author="Fritz Gyger" w:date="2019-03-21T17:39:00Z">
        <w:r w:rsidRPr="0047260E">
          <w:rPr>
            <w:rStyle w:val="Hyperlink"/>
            <w:noProof/>
            <w:lang w:val="en-CA"/>
            <w:rPrChange w:id="455" w:author="ilia kassianenko" w:date="2019-03-21T21:37:00Z">
              <w:rPr>
                <w:rStyle w:val="Hyperlink"/>
                <w:noProof/>
              </w:rPr>
            </w:rPrChange>
          </w:rPr>
          <w:fldChar w:fldCharType="begin"/>
        </w:r>
        <w:r w:rsidRPr="0047260E">
          <w:rPr>
            <w:rStyle w:val="Hyperlink"/>
            <w:noProof/>
            <w:lang w:val="en-CA"/>
            <w:rPrChange w:id="456" w:author="ilia kassianenko" w:date="2019-03-21T21:37:00Z">
              <w:rPr>
                <w:rStyle w:val="Hyperlink"/>
                <w:noProof/>
              </w:rPr>
            </w:rPrChange>
          </w:rPr>
          <w:instrText xml:space="preserve"> </w:instrText>
        </w:r>
        <w:r w:rsidRPr="0047260E">
          <w:rPr>
            <w:noProof/>
            <w:lang w:val="en-CA"/>
            <w:rPrChange w:id="457" w:author="ilia kassianenko" w:date="2019-03-21T21:37:00Z">
              <w:rPr>
                <w:noProof/>
              </w:rPr>
            </w:rPrChange>
          </w:rPr>
          <w:instrText>HYPERLINK \l "_Toc4082412"</w:instrText>
        </w:r>
        <w:r w:rsidRPr="0047260E">
          <w:rPr>
            <w:rStyle w:val="Hyperlink"/>
            <w:noProof/>
            <w:lang w:val="en-CA"/>
            <w:rPrChange w:id="458" w:author="ilia kassianenko" w:date="2019-03-21T21:37:00Z">
              <w:rPr>
                <w:rStyle w:val="Hyperlink"/>
                <w:noProof/>
              </w:rPr>
            </w:rPrChange>
          </w:rPr>
          <w:instrText xml:space="preserve"> </w:instrText>
        </w:r>
      </w:ins>
      <w:ins w:id="459" w:author="ilia kassianenko" w:date="2019-03-21T20:37:00Z">
        <w:r w:rsidR="00766A22" w:rsidRPr="0047260E">
          <w:rPr>
            <w:rStyle w:val="Hyperlink"/>
            <w:noProof/>
            <w:lang w:val="en-CA"/>
            <w:rPrChange w:id="460" w:author="ilia kassianenko" w:date="2019-03-21T21:37:00Z">
              <w:rPr>
                <w:rStyle w:val="Hyperlink"/>
                <w:noProof/>
              </w:rPr>
            </w:rPrChange>
          </w:rPr>
        </w:r>
      </w:ins>
      <w:ins w:id="461" w:author="Fritz Gyger" w:date="2019-03-21T17:39:00Z">
        <w:r w:rsidRPr="0047260E">
          <w:rPr>
            <w:rStyle w:val="Hyperlink"/>
            <w:noProof/>
            <w:lang w:val="en-CA"/>
            <w:rPrChange w:id="462" w:author="ilia kassianenko" w:date="2019-03-21T21:37:00Z">
              <w:rPr>
                <w:rStyle w:val="Hyperlink"/>
                <w:noProof/>
              </w:rPr>
            </w:rPrChange>
          </w:rPr>
          <w:fldChar w:fldCharType="separate"/>
        </w:r>
        <w:r w:rsidRPr="0047260E">
          <w:rPr>
            <w:rStyle w:val="Hyperlink"/>
            <w:noProof/>
            <w:lang w:val="en-CA"/>
            <w:rPrChange w:id="463" w:author="ilia kassianenko" w:date="2019-03-21T21:37:00Z">
              <w:rPr>
                <w:rStyle w:val="Hyperlink"/>
                <w:noProof/>
              </w:rPr>
            </w:rPrChange>
          </w:rPr>
          <w:t>3.1</w:t>
        </w:r>
        <w:r w:rsidRPr="0047260E">
          <w:rPr>
            <w:rFonts w:asciiTheme="minorHAnsi" w:eastAsiaTheme="minorEastAsia" w:hAnsiTheme="minorHAnsi" w:cstheme="minorBidi"/>
            <w:noProof/>
            <w:sz w:val="22"/>
            <w:szCs w:val="22"/>
            <w:lang w:val="en-CA" w:eastAsia="en-CA"/>
            <w:rPrChange w:id="46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465" w:author="ilia kassianenko" w:date="2019-03-21T21:37:00Z">
              <w:rPr>
                <w:rStyle w:val="Hyperlink"/>
                <w:noProof/>
              </w:rPr>
            </w:rPrChange>
          </w:rPr>
          <w:t>Key Factors Influencing Design</w:t>
        </w:r>
        <w:r w:rsidRPr="0047260E">
          <w:rPr>
            <w:noProof/>
            <w:webHidden/>
            <w:lang w:val="en-CA"/>
            <w:rPrChange w:id="466" w:author="ilia kassianenko" w:date="2019-03-21T21:37:00Z">
              <w:rPr>
                <w:noProof/>
                <w:webHidden/>
              </w:rPr>
            </w:rPrChange>
          </w:rPr>
          <w:tab/>
        </w:r>
        <w:r w:rsidRPr="0047260E">
          <w:rPr>
            <w:noProof/>
            <w:webHidden/>
            <w:lang w:val="en-CA"/>
            <w:rPrChange w:id="467" w:author="ilia kassianenko" w:date="2019-03-21T21:37:00Z">
              <w:rPr>
                <w:noProof/>
                <w:webHidden/>
              </w:rPr>
            </w:rPrChange>
          </w:rPr>
          <w:fldChar w:fldCharType="begin"/>
        </w:r>
        <w:r w:rsidRPr="0047260E">
          <w:rPr>
            <w:noProof/>
            <w:webHidden/>
            <w:lang w:val="en-CA"/>
            <w:rPrChange w:id="468" w:author="ilia kassianenko" w:date="2019-03-21T21:37:00Z">
              <w:rPr>
                <w:noProof/>
                <w:webHidden/>
              </w:rPr>
            </w:rPrChange>
          </w:rPr>
          <w:instrText xml:space="preserve"> PAGEREF _Toc4082412 \h </w:instrText>
        </w:r>
      </w:ins>
      <w:r w:rsidRPr="0047260E">
        <w:rPr>
          <w:noProof/>
          <w:webHidden/>
          <w:lang w:val="en-CA"/>
          <w:rPrChange w:id="469" w:author="ilia kassianenko" w:date="2019-03-21T21:37:00Z">
            <w:rPr>
              <w:noProof/>
              <w:webHidden/>
            </w:rPr>
          </w:rPrChange>
        </w:rPr>
      </w:r>
      <w:r w:rsidRPr="0047260E">
        <w:rPr>
          <w:noProof/>
          <w:webHidden/>
          <w:lang w:val="en-CA"/>
          <w:rPrChange w:id="470" w:author="ilia kassianenko" w:date="2019-03-21T21:37:00Z">
            <w:rPr>
              <w:noProof/>
              <w:webHidden/>
            </w:rPr>
          </w:rPrChange>
        </w:rPr>
        <w:fldChar w:fldCharType="separate"/>
      </w:r>
      <w:ins w:id="471" w:author="ilia kassianenko" w:date="2019-03-21T20:38:00Z">
        <w:r w:rsidR="00766A22" w:rsidRPr="0047260E">
          <w:rPr>
            <w:noProof/>
            <w:webHidden/>
            <w:lang w:val="en-CA"/>
            <w:rPrChange w:id="472" w:author="ilia kassianenko" w:date="2019-03-21T21:37:00Z">
              <w:rPr>
                <w:noProof/>
                <w:webHidden/>
              </w:rPr>
            </w:rPrChange>
          </w:rPr>
          <w:t>4</w:t>
        </w:r>
      </w:ins>
      <w:ins w:id="473" w:author="Fritz Gyger" w:date="2019-03-21T17:39:00Z">
        <w:r w:rsidRPr="0047260E">
          <w:rPr>
            <w:noProof/>
            <w:webHidden/>
            <w:lang w:val="en-CA"/>
            <w:rPrChange w:id="474" w:author="ilia kassianenko" w:date="2019-03-21T21:37:00Z">
              <w:rPr>
                <w:noProof/>
                <w:webHidden/>
              </w:rPr>
            </w:rPrChange>
          </w:rPr>
          <w:fldChar w:fldCharType="end"/>
        </w:r>
        <w:r w:rsidRPr="0047260E">
          <w:rPr>
            <w:rStyle w:val="Hyperlink"/>
            <w:noProof/>
            <w:lang w:val="en-CA"/>
            <w:rPrChange w:id="475" w:author="ilia kassianenko" w:date="2019-03-21T21:37:00Z">
              <w:rPr>
                <w:rStyle w:val="Hyperlink"/>
                <w:noProof/>
              </w:rPr>
            </w:rPrChange>
          </w:rPr>
          <w:fldChar w:fldCharType="end"/>
        </w:r>
      </w:ins>
    </w:p>
    <w:p w14:paraId="7EE1B465" w14:textId="77777777" w:rsidR="001C4E47" w:rsidRPr="0047260E" w:rsidRDefault="001C4E47">
      <w:pPr>
        <w:pStyle w:val="TOC2"/>
        <w:rPr>
          <w:ins w:id="476" w:author="Fritz Gyger" w:date="2019-03-21T17:39:00Z"/>
          <w:rFonts w:asciiTheme="minorHAnsi" w:eastAsiaTheme="minorEastAsia" w:hAnsiTheme="minorHAnsi" w:cstheme="minorBidi"/>
          <w:noProof/>
          <w:sz w:val="22"/>
          <w:szCs w:val="22"/>
          <w:lang w:val="en-CA" w:eastAsia="en-CA"/>
          <w:rPrChange w:id="477" w:author="ilia kassianenko" w:date="2019-03-21T21:37:00Z">
            <w:rPr>
              <w:ins w:id="478" w:author="Fritz Gyger" w:date="2019-03-21T17:39:00Z"/>
              <w:rFonts w:asciiTheme="minorHAnsi" w:eastAsiaTheme="minorEastAsia" w:hAnsiTheme="minorHAnsi" w:cstheme="minorBidi"/>
              <w:noProof/>
              <w:sz w:val="22"/>
              <w:szCs w:val="22"/>
              <w:lang w:val="en-CA" w:eastAsia="en-CA"/>
            </w:rPr>
          </w:rPrChange>
        </w:rPr>
      </w:pPr>
      <w:ins w:id="479" w:author="Fritz Gyger" w:date="2019-03-21T17:39:00Z">
        <w:r w:rsidRPr="0047260E">
          <w:rPr>
            <w:rStyle w:val="Hyperlink"/>
            <w:noProof/>
            <w:lang w:val="en-CA"/>
            <w:rPrChange w:id="480" w:author="ilia kassianenko" w:date="2019-03-21T21:37:00Z">
              <w:rPr>
                <w:rStyle w:val="Hyperlink"/>
                <w:noProof/>
              </w:rPr>
            </w:rPrChange>
          </w:rPr>
          <w:fldChar w:fldCharType="begin"/>
        </w:r>
        <w:r w:rsidRPr="0047260E">
          <w:rPr>
            <w:rStyle w:val="Hyperlink"/>
            <w:noProof/>
            <w:lang w:val="en-CA"/>
            <w:rPrChange w:id="481" w:author="ilia kassianenko" w:date="2019-03-21T21:37:00Z">
              <w:rPr>
                <w:rStyle w:val="Hyperlink"/>
                <w:noProof/>
              </w:rPr>
            </w:rPrChange>
          </w:rPr>
          <w:instrText xml:space="preserve"> </w:instrText>
        </w:r>
        <w:r w:rsidRPr="0047260E">
          <w:rPr>
            <w:noProof/>
            <w:lang w:val="en-CA"/>
            <w:rPrChange w:id="482" w:author="ilia kassianenko" w:date="2019-03-21T21:37:00Z">
              <w:rPr>
                <w:noProof/>
              </w:rPr>
            </w:rPrChange>
          </w:rPr>
          <w:instrText>HYPERLINK \l "_Toc4082413"</w:instrText>
        </w:r>
        <w:r w:rsidRPr="0047260E">
          <w:rPr>
            <w:rStyle w:val="Hyperlink"/>
            <w:noProof/>
            <w:lang w:val="en-CA"/>
            <w:rPrChange w:id="483" w:author="ilia kassianenko" w:date="2019-03-21T21:37:00Z">
              <w:rPr>
                <w:rStyle w:val="Hyperlink"/>
                <w:noProof/>
              </w:rPr>
            </w:rPrChange>
          </w:rPr>
          <w:instrText xml:space="preserve"> </w:instrText>
        </w:r>
      </w:ins>
      <w:ins w:id="484" w:author="ilia kassianenko" w:date="2019-03-21T20:37:00Z">
        <w:r w:rsidR="00766A22" w:rsidRPr="0047260E">
          <w:rPr>
            <w:rStyle w:val="Hyperlink"/>
            <w:noProof/>
            <w:lang w:val="en-CA"/>
            <w:rPrChange w:id="485" w:author="ilia kassianenko" w:date="2019-03-21T21:37:00Z">
              <w:rPr>
                <w:rStyle w:val="Hyperlink"/>
                <w:noProof/>
              </w:rPr>
            </w:rPrChange>
          </w:rPr>
        </w:r>
      </w:ins>
      <w:ins w:id="486" w:author="Fritz Gyger" w:date="2019-03-21T17:39:00Z">
        <w:r w:rsidRPr="0047260E">
          <w:rPr>
            <w:rStyle w:val="Hyperlink"/>
            <w:noProof/>
            <w:lang w:val="en-CA"/>
            <w:rPrChange w:id="487" w:author="ilia kassianenko" w:date="2019-03-21T21:37:00Z">
              <w:rPr>
                <w:rStyle w:val="Hyperlink"/>
                <w:noProof/>
              </w:rPr>
            </w:rPrChange>
          </w:rPr>
          <w:fldChar w:fldCharType="separate"/>
        </w:r>
        <w:r w:rsidRPr="0047260E">
          <w:rPr>
            <w:rStyle w:val="Hyperlink"/>
            <w:noProof/>
            <w:lang w:val="en-CA"/>
            <w:rPrChange w:id="488" w:author="ilia kassianenko" w:date="2019-03-21T21:37:00Z">
              <w:rPr>
                <w:rStyle w:val="Hyperlink"/>
                <w:noProof/>
              </w:rPr>
            </w:rPrChange>
          </w:rPr>
          <w:t>3.2</w:t>
        </w:r>
        <w:r w:rsidRPr="0047260E">
          <w:rPr>
            <w:rFonts w:asciiTheme="minorHAnsi" w:eastAsiaTheme="minorEastAsia" w:hAnsiTheme="minorHAnsi" w:cstheme="minorBidi"/>
            <w:noProof/>
            <w:sz w:val="22"/>
            <w:szCs w:val="22"/>
            <w:lang w:val="en-CA" w:eastAsia="en-CA"/>
            <w:rPrChange w:id="489"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490" w:author="ilia kassianenko" w:date="2019-03-21T21:37:00Z">
              <w:rPr>
                <w:rStyle w:val="Hyperlink"/>
                <w:noProof/>
              </w:rPr>
            </w:rPrChange>
          </w:rPr>
          <w:t>Functional Design Decisions</w:t>
        </w:r>
        <w:r w:rsidRPr="0047260E">
          <w:rPr>
            <w:noProof/>
            <w:webHidden/>
            <w:lang w:val="en-CA"/>
            <w:rPrChange w:id="491" w:author="ilia kassianenko" w:date="2019-03-21T21:37:00Z">
              <w:rPr>
                <w:noProof/>
                <w:webHidden/>
              </w:rPr>
            </w:rPrChange>
          </w:rPr>
          <w:tab/>
        </w:r>
        <w:r w:rsidRPr="0047260E">
          <w:rPr>
            <w:noProof/>
            <w:webHidden/>
            <w:lang w:val="en-CA"/>
            <w:rPrChange w:id="492" w:author="ilia kassianenko" w:date="2019-03-21T21:37:00Z">
              <w:rPr>
                <w:noProof/>
                <w:webHidden/>
              </w:rPr>
            </w:rPrChange>
          </w:rPr>
          <w:fldChar w:fldCharType="begin"/>
        </w:r>
        <w:r w:rsidRPr="0047260E">
          <w:rPr>
            <w:noProof/>
            <w:webHidden/>
            <w:lang w:val="en-CA"/>
            <w:rPrChange w:id="493" w:author="ilia kassianenko" w:date="2019-03-21T21:37:00Z">
              <w:rPr>
                <w:noProof/>
                <w:webHidden/>
              </w:rPr>
            </w:rPrChange>
          </w:rPr>
          <w:instrText xml:space="preserve"> PAGEREF _Toc4082413 \h </w:instrText>
        </w:r>
      </w:ins>
      <w:r w:rsidRPr="0047260E">
        <w:rPr>
          <w:noProof/>
          <w:webHidden/>
          <w:lang w:val="en-CA"/>
          <w:rPrChange w:id="494" w:author="ilia kassianenko" w:date="2019-03-21T21:37:00Z">
            <w:rPr>
              <w:noProof/>
              <w:webHidden/>
            </w:rPr>
          </w:rPrChange>
        </w:rPr>
      </w:r>
      <w:r w:rsidRPr="0047260E">
        <w:rPr>
          <w:noProof/>
          <w:webHidden/>
          <w:lang w:val="en-CA"/>
          <w:rPrChange w:id="495" w:author="ilia kassianenko" w:date="2019-03-21T21:37:00Z">
            <w:rPr>
              <w:noProof/>
              <w:webHidden/>
            </w:rPr>
          </w:rPrChange>
        </w:rPr>
        <w:fldChar w:fldCharType="separate"/>
      </w:r>
      <w:ins w:id="496" w:author="ilia kassianenko" w:date="2019-03-21T20:38:00Z">
        <w:r w:rsidR="00766A22" w:rsidRPr="0047260E">
          <w:rPr>
            <w:noProof/>
            <w:webHidden/>
            <w:lang w:val="en-CA"/>
            <w:rPrChange w:id="497" w:author="ilia kassianenko" w:date="2019-03-21T21:37:00Z">
              <w:rPr>
                <w:noProof/>
                <w:webHidden/>
              </w:rPr>
            </w:rPrChange>
          </w:rPr>
          <w:t>4</w:t>
        </w:r>
      </w:ins>
      <w:ins w:id="498" w:author="Fritz Gyger" w:date="2019-03-21T17:39:00Z">
        <w:r w:rsidRPr="0047260E">
          <w:rPr>
            <w:noProof/>
            <w:webHidden/>
            <w:lang w:val="en-CA"/>
            <w:rPrChange w:id="499" w:author="ilia kassianenko" w:date="2019-03-21T21:37:00Z">
              <w:rPr>
                <w:noProof/>
                <w:webHidden/>
              </w:rPr>
            </w:rPrChange>
          </w:rPr>
          <w:fldChar w:fldCharType="end"/>
        </w:r>
        <w:r w:rsidRPr="0047260E">
          <w:rPr>
            <w:rStyle w:val="Hyperlink"/>
            <w:noProof/>
            <w:lang w:val="en-CA"/>
            <w:rPrChange w:id="500" w:author="ilia kassianenko" w:date="2019-03-21T21:37:00Z">
              <w:rPr>
                <w:rStyle w:val="Hyperlink"/>
                <w:noProof/>
              </w:rPr>
            </w:rPrChange>
          </w:rPr>
          <w:fldChar w:fldCharType="end"/>
        </w:r>
      </w:ins>
    </w:p>
    <w:p w14:paraId="33D27416" w14:textId="77777777" w:rsidR="001C4E47" w:rsidRPr="0047260E" w:rsidRDefault="001C4E47">
      <w:pPr>
        <w:pStyle w:val="TOC2"/>
        <w:rPr>
          <w:ins w:id="501" w:author="Fritz Gyger" w:date="2019-03-21T17:39:00Z"/>
          <w:rFonts w:asciiTheme="minorHAnsi" w:eastAsiaTheme="minorEastAsia" w:hAnsiTheme="minorHAnsi" w:cstheme="minorBidi"/>
          <w:noProof/>
          <w:sz w:val="22"/>
          <w:szCs w:val="22"/>
          <w:lang w:val="en-CA" w:eastAsia="en-CA"/>
          <w:rPrChange w:id="502" w:author="ilia kassianenko" w:date="2019-03-21T21:37:00Z">
            <w:rPr>
              <w:ins w:id="503" w:author="Fritz Gyger" w:date="2019-03-21T17:39:00Z"/>
              <w:rFonts w:asciiTheme="minorHAnsi" w:eastAsiaTheme="minorEastAsia" w:hAnsiTheme="minorHAnsi" w:cstheme="minorBidi"/>
              <w:noProof/>
              <w:sz w:val="22"/>
              <w:szCs w:val="22"/>
              <w:lang w:val="en-CA" w:eastAsia="en-CA"/>
            </w:rPr>
          </w:rPrChange>
        </w:rPr>
      </w:pPr>
      <w:ins w:id="504" w:author="Fritz Gyger" w:date="2019-03-21T17:39:00Z">
        <w:r w:rsidRPr="0047260E">
          <w:rPr>
            <w:rStyle w:val="Hyperlink"/>
            <w:noProof/>
            <w:lang w:val="en-CA"/>
            <w:rPrChange w:id="505" w:author="ilia kassianenko" w:date="2019-03-21T21:37:00Z">
              <w:rPr>
                <w:rStyle w:val="Hyperlink"/>
                <w:noProof/>
              </w:rPr>
            </w:rPrChange>
          </w:rPr>
          <w:fldChar w:fldCharType="begin"/>
        </w:r>
        <w:r w:rsidRPr="0047260E">
          <w:rPr>
            <w:rStyle w:val="Hyperlink"/>
            <w:noProof/>
            <w:lang w:val="en-CA"/>
            <w:rPrChange w:id="506" w:author="ilia kassianenko" w:date="2019-03-21T21:37:00Z">
              <w:rPr>
                <w:rStyle w:val="Hyperlink"/>
                <w:noProof/>
              </w:rPr>
            </w:rPrChange>
          </w:rPr>
          <w:instrText xml:space="preserve"> </w:instrText>
        </w:r>
        <w:r w:rsidRPr="0047260E">
          <w:rPr>
            <w:noProof/>
            <w:lang w:val="en-CA"/>
            <w:rPrChange w:id="507" w:author="ilia kassianenko" w:date="2019-03-21T21:37:00Z">
              <w:rPr>
                <w:noProof/>
              </w:rPr>
            </w:rPrChange>
          </w:rPr>
          <w:instrText>HYPERLINK \l "_Toc4082414"</w:instrText>
        </w:r>
        <w:r w:rsidRPr="0047260E">
          <w:rPr>
            <w:rStyle w:val="Hyperlink"/>
            <w:noProof/>
            <w:lang w:val="en-CA"/>
            <w:rPrChange w:id="508" w:author="ilia kassianenko" w:date="2019-03-21T21:37:00Z">
              <w:rPr>
                <w:rStyle w:val="Hyperlink"/>
                <w:noProof/>
              </w:rPr>
            </w:rPrChange>
          </w:rPr>
          <w:instrText xml:space="preserve"> </w:instrText>
        </w:r>
      </w:ins>
      <w:ins w:id="509" w:author="ilia kassianenko" w:date="2019-03-21T20:37:00Z">
        <w:r w:rsidR="00766A22" w:rsidRPr="0047260E">
          <w:rPr>
            <w:rStyle w:val="Hyperlink"/>
            <w:noProof/>
            <w:lang w:val="en-CA"/>
            <w:rPrChange w:id="510" w:author="ilia kassianenko" w:date="2019-03-21T21:37:00Z">
              <w:rPr>
                <w:rStyle w:val="Hyperlink"/>
                <w:noProof/>
              </w:rPr>
            </w:rPrChange>
          </w:rPr>
        </w:r>
      </w:ins>
      <w:ins w:id="511" w:author="Fritz Gyger" w:date="2019-03-21T17:39:00Z">
        <w:r w:rsidRPr="0047260E">
          <w:rPr>
            <w:rStyle w:val="Hyperlink"/>
            <w:noProof/>
            <w:lang w:val="en-CA"/>
            <w:rPrChange w:id="512" w:author="ilia kassianenko" w:date="2019-03-21T21:37:00Z">
              <w:rPr>
                <w:rStyle w:val="Hyperlink"/>
                <w:noProof/>
              </w:rPr>
            </w:rPrChange>
          </w:rPr>
          <w:fldChar w:fldCharType="separate"/>
        </w:r>
        <w:r w:rsidRPr="0047260E">
          <w:rPr>
            <w:rStyle w:val="Hyperlink"/>
            <w:noProof/>
            <w:lang w:val="en-CA"/>
            <w:rPrChange w:id="513" w:author="ilia kassianenko" w:date="2019-03-21T21:37:00Z">
              <w:rPr>
                <w:rStyle w:val="Hyperlink"/>
                <w:noProof/>
              </w:rPr>
            </w:rPrChange>
          </w:rPr>
          <w:t>3.3</w:t>
        </w:r>
        <w:r w:rsidRPr="0047260E">
          <w:rPr>
            <w:rFonts w:asciiTheme="minorHAnsi" w:eastAsiaTheme="minorEastAsia" w:hAnsiTheme="minorHAnsi" w:cstheme="minorBidi"/>
            <w:noProof/>
            <w:sz w:val="22"/>
            <w:szCs w:val="22"/>
            <w:lang w:val="en-CA" w:eastAsia="en-CA"/>
            <w:rPrChange w:id="51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515" w:author="ilia kassianenko" w:date="2019-03-21T21:37:00Z">
              <w:rPr>
                <w:rStyle w:val="Hyperlink"/>
                <w:noProof/>
              </w:rPr>
            </w:rPrChange>
          </w:rPr>
          <w:t>Database Management System Decisions</w:t>
        </w:r>
        <w:r w:rsidRPr="0047260E">
          <w:rPr>
            <w:noProof/>
            <w:webHidden/>
            <w:lang w:val="en-CA"/>
            <w:rPrChange w:id="516" w:author="ilia kassianenko" w:date="2019-03-21T21:37:00Z">
              <w:rPr>
                <w:noProof/>
                <w:webHidden/>
              </w:rPr>
            </w:rPrChange>
          </w:rPr>
          <w:tab/>
        </w:r>
        <w:r w:rsidRPr="0047260E">
          <w:rPr>
            <w:noProof/>
            <w:webHidden/>
            <w:lang w:val="en-CA"/>
            <w:rPrChange w:id="517" w:author="ilia kassianenko" w:date="2019-03-21T21:37:00Z">
              <w:rPr>
                <w:noProof/>
                <w:webHidden/>
              </w:rPr>
            </w:rPrChange>
          </w:rPr>
          <w:fldChar w:fldCharType="begin"/>
        </w:r>
        <w:r w:rsidRPr="0047260E">
          <w:rPr>
            <w:noProof/>
            <w:webHidden/>
            <w:lang w:val="en-CA"/>
            <w:rPrChange w:id="518" w:author="ilia kassianenko" w:date="2019-03-21T21:37:00Z">
              <w:rPr>
                <w:noProof/>
                <w:webHidden/>
              </w:rPr>
            </w:rPrChange>
          </w:rPr>
          <w:instrText xml:space="preserve"> PAGEREF _Toc4082414 \h </w:instrText>
        </w:r>
      </w:ins>
      <w:r w:rsidRPr="0047260E">
        <w:rPr>
          <w:noProof/>
          <w:webHidden/>
          <w:lang w:val="en-CA"/>
          <w:rPrChange w:id="519" w:author="ilia kassianenko" w:date="2019-03-21T21:37:00Z">
            <w:rPr>
              <w:noProof/>
              <w:webHidden/>
            </w:rPr>
          </w:rPrChange>
        </w:rPr>
      </w:r>
      <w:r w:rsidRPr="0047260E">
        <w:rPr>
          <w:noProof/>
          <w:webHidden/>
          <w:lang w:val="en-CA"/>
          <w:rPrChange w:id="520" w:author="ilia kassianenko" w:date="2019-03-21T21:37:00Z">
            <w:rPr>
              <w:noProof/>
              <w:webHidden/>
            </w:rPr>
          </w:rPrChange>
        </w:rPr>
        <w:fldChar w:fldCharType="separate"/>
      </w:r>
      <w:ins w:id="521" w:author="ilia kassianenko" w:date="2019-03-21T20:38:00Z">
        <w:r w:rsidR="00766A22" w:rsidRPr="0047260E">
          <w:rPr>
            <w:noProof/>
            <w:webHidden/>
            <w:lang w:val="en-CA"/>
            <w:rPrChange w:id="522" w:author="ilia kassianenko" w:date="2019-03-21T21:37:00Z">
              <w:rPr>
                <w:noProof/>
                <w:webHidden/>
              </w:rPr>
            </w:rPrChange>
          </w:rPr>
          <w:t>4</w:t>
        </w:r>
      </w:ins>
      <w:ins w:id="523" w:author="Fritz Gyger" w:date="2019-03-21T17:39:00Z">
        <w:r w:rsidRPr="0047260E">
          <w:rPr>
            <w:noProof/>
            <w:webHidden/>
            <w:lang w:val="en-CA"/>
            <w:rPrChange w:id="524" w:author="ilia kassianenko" w:date="2019-03-21T21:37:00Z">
              <w:rPr>
                <w:noProof/>
                <w:webHidden/>
              </w:rPr>
            </w:rPrChange>
          </w:rPr>
          <w:fldChar w:fldCharType="end"/>
        </w:r>
        <w:r w:rsidRPr="0047260E">
          <w:rPr>
            <w:rStyle w:val="Hyperlink"/>
            <w:noProof/>
            <w:lang w:val="en-CA"/>
            <w:rPrChange w:id="525" w:author="ilia kassianenko" w:date="2019-03-21T21:37:00Z">
              <w:rPr>
                <w:rStyle w:val="Hyperlink"/>
                <w:noProof/>
              </w:rPr>
            </w:rPrChange>
          </w:rPr>
          <w:fldChar w:fldCharType="end"/>
        </w:r>
      </w:ins>
    </w:p>
    <w:p w14:paraId="2BBC5153" w14:textId="77777777" w:rsidR="001C4E47" w:rsidRPr="0047260E" w:rsidRDefault="001C4E47">
      <w:pPr>
        <w:pStyle w:val="TOC2"/>
        <w:rPr>
          <w:ins w:id="526" w:author="Fritz Gyger" w:date="2019-03-21T17:39:00Z"/>
          <w:rFonts w:asciiTheme="minorHAnsi" w:eastAsiaTheme="minorEastAsia" w:hAnsiTheme="minorHAnsi" w:cstheme="minorBidi"/>
          <w:noProof/>
          <w:sz w:val="22"/>
          <w:szCs w:val="22"/>
          <w:lang w:val="en-CA" w:eastAsia="en-CA"/>
          <w:rPrChange w:id="527" w:author="ilia kassianenko" w:date="2019-03-21T21:37:00Z">
            <w:rPr>
              <w:ins w:id="528" w:author="Fritz Gyger" w:date="2019-03-21T17:39:00Z"/>
              <w:rFonts w:asciiTheme="minorHAnsi" w:eastAsiaTheme="minorEastAsia" w:hAnsiTheme="minorHAnsi" w:cstheme="minorBidi"/>
              <w:noProof/>
              <w:sz w:val="22"/>
              <w:szCs w:val="22"/>
              <w:lang w:val="en-CA" w:eastAsia="en-CA"/>
            </w:rPr>
          </w:rPrChange>
        </w:rPr>
      </w:pPr>
      <w:ins w:id="529" w:author="Fritz Gyger" w:date="2019-03-21T17:39:00Z">
        <w:r w:rsidRPr="0047260E">
          <w:rPr>
            <w:rStyle w:val="Hyperlink"/>
            <w:noProof/>
            <w:lang w:val="en-CA"/>
            <w:rPrChange w:id="530" w:author="ilia kassianenko" w:date="2019-03-21T21:37:00Z">
              <w:rPr>
                <w:rStyle w:val="Hyperlink"/>
                <w:noProof/>
              </w:rPr>
            </w:rPrChange>
          </w:rPr>
          <w:fldChar w:fldCharType="begin"/>
        </w:r>
        <w:r w:rsidRPr="0047260E">
          <w:rPr>
            <w:rStyle w:val="Hyperlink"/>
            <w:noProof/>
            <w:lang w:val="en-CA"/>
            <w:rPrChange w:id="531" w:author="ilia kassianenko" w:date="2019-03-21T21:37:00Z">
              <w:rPr>
                <w:rStyle w:val="Hyperlink"/>
                <w:noProof/>
              </w:rPr>
            </w:rPrChange>
          </w:rPr>
          <w:instrText xml:space="preserve"> </w:instrText>
        </w:r>
        <w:r w:rsidRPr="0047260E">
          <w:rPr>
            <w:noProof/>
            <w:lang w:val="en-CA"/>
            <w:rPrChange w:id="532" w:author="ilia kassianenko" w:date="2019-03-21T21:37:00Z">
              <w:rPr>
                <w:noProof/>
              </w:rPr>
            </w:rPrChange>
          </w:rPr>
          <w:instrText>HYPERLINK \l "_Toc4082416"</w:instrText>
        </w:r>
        <w:r w:rsidRPr="0047260E">
          <w:rPr>
            <w:rStyle w:val="Hyperlink"/>
            <w:noProof/>
            <w:lang w:val="en-CA"/>
            <w:rPrChange w:id="533" w:author="ilia kassianenko" w:date="2019-03-21T21:37:00Z">
              <w:rPr>
                <w:rStyle w:val="Hyperlink"/>
                <w:noProof/>
              </w:rPr>
            </w:rPrChange>
          </w:rPr>
          <w:instrText xml:space="preserve"> </w:instrText>
        </w:r>
      </w:ins>
      <w:ins w:id="534" w:author="ilia kassianenko" w:date="2019-03-21T20:37:00Z">
        <w:r w:rsidR="00766A22" w:rsidRPr="0047260E">
          <w:rPr>
            <w:rStyle w:val="Hyperlink"/>
            <w:noProof/>
            <w:lang w:val="en-CA"/>
            <w:rPrChange w:id="535" w:author="ilia kassianenko" w:date="2019-03-21T21:37:00Z">
              <w:rPr>
                <w:rStyle w:val="Hyperlink"/>
                <w:noProof/>
              </w:rPr>
            </w:rPrChange>
          </w:rPr>
        </w:r>
      </w:ins>
      <w:ins w:id="536" w:author="Fritz Gyger" w:date="2019-03-21T17:39:00Z">
        <w:r w:rsidRPr="0047260E">
          <w:rPr>
            <w:rStyle w:val="Hyperlink"/>
            <w:noProof/>
            <w:lang w:val="en-CA"/>
            <w:rPrChange w:id="537" w:author="ilia kassianenko" w:date="2019-03-21T21:37:00Z">
              <w:rPr>
                <w:rStyle w:val="Hyperlink"/>
                <w:noProof/>
              </w:rPr>
            </w:rPrChange>
          </w:rPr>
          <w:fldChar w:fldCharType="separate"/>
        </w:r>
        <w:r w:rsidRPr="0047260E">
          <w:rPr>
            <w:rStyle w:val="Hyperlink"/>
            <w:noProof/>
            <w:lang w:val="en-CA"/>
            <w:rPrChange w:id="538" w:author="ilia kassianenko" w:date="2019-03-21T21:37:00Z">
              <w:rPr>
                <w:rStyle w:val="Hyperlink"/>
                <w:noProof/>
              </w:rPr>
            </w:rPrChange>
          </w:rPr>
          <w:t>3.4</w:t>
        </w:r>
        <w:r w:rsidRPr="0047260E">
          <w:rPr>
            <w:rFonts w:asciiTheme="minorHAnsi" w:eastAsiaTheme="minorEastAsia" w:hAnsiTheme="minorHAnsi" w:cstheme="minorBidi"/>
            <w:noProof/>
            <w:sz w:val="22"/>
            <w:szCs w:val="22"/>
            <w:lang w:val="en-CA" w:eastAsia="en-CA"/>
            <w:rPrChange w:id="539"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540" w:author="ilia kassianenko" w:date="2019-03-21T21:37:00Z">
              <w:rPr>
                <w:rStyle w:val="Hyperlink"/>
                <w:noProof/>
              </w:rPr>
            </w:rPrChange>
          </w:rPr>
          <w:t>Security and Privacy Design Decisions</w:t>
        </w:r>
        <w:r w:rsidRPr="0047260E">
          <w:rPr>
            <w:noProof/>
            <w:webHidden/>
            <w:lang w:val="en-CA"/>
            <w:rPrChange w:id="541" w:author="ilia kassianenko" w:date="2019-03-21T21:37:00Z">
              <w:rPr>
                <w:noProof/>
                <w:webHidden/>
              </w:rPr>
            </w:rPrChange>
          </w:rPr>
          <w:tab/>
        </w:r>
        <w:r w:rsidRPr="0047260E">
          <w:rPr>
            <w:noProof/>
            <w:webHidden/>
            <w:lang w:val="en-CA"/>
            <w:rPrChange w:id="542" w:author="ilia kassianenko" w:date="2019-03-21T21:37:00Z">
              <w:rPr>
                <w:noProof/>
                <w:webHidden/>
              </w:rPr>
            </w:rPrChange>
          </w:rPr>
          <w:fldChar w:fldCharType="begin"/>
        </w:r>
        <w:r w:rsidRPr="0047260E">
          <w:rPr>
            <w:noProof/>
            <w:webHidden/>
            <w:lang w:val="en-CA"/>
            <w:rPrChange w:id="543" w:author="ilia kassianenko" w:date="2019-03-21T21:37:00Z">
              <w:rPr>
                <w:noProof/>
                <w:webHidden/>
              </w:rPr>
            </w:rPrChange>
          </w:rPr>
          <w:instrText xml:space="preserve"> PAGEREF _Toc4082416 \h </w:instrText>
        </w:r>
      </w:ins>
      <w:r w:rsidRPr="0047260E">
        <w:rPr>
          <w:noProof/>
          <w:webHidden/>
          <w:lang w:val="en-CA"/>
          <w:rPrChange w:id="544" w:author="ilia kassianenko" w:date="2019-03-21T21:37:00Z">
            <w:rPr>
              <w:noProof/>
              <w:webHidden/>
            </w:rPr>
          </w:rPrChange>
        </w:rPr>
      </w:r>
      <w:r w:rsidRPr="0047260E">
        <w:rPr>
          <w:noProof/>
          <w:webHidden/>
          <w:lang w:val="en-CA"/>
          <w:rPrChange w:id="545" w:author="ilia kassianenko" w:date="2019-03-21T21:37:00Z">
            <w:rPr>
              <w:noProof/>
              <w:webHidden/>
            </w:rPr>
          </w:rPrChange>
        </w:rPr>
        <w:fldChar w:fldCharType="separate"/>
      </w:r>
      <w:ins w:id="546" w:author="ilia kassianenko" w:date="2019-03-21T20:38:00Z">
        <w:r w:rsidR="00766A22" w:rsidRPr="0047260E">
          <w:rPr>
            <w:noProof/>
            <w:webHidden/>
            <w:lang w:val="en-CA"/>
            <w:rPrChange w:id="547" w:author="ilia kassianenko" w:date="2019-03-21T21:37:00Z">
              <w:rPr>
                <w:noProof/>
                <w:webHidden/>
              </w:rPr>
            </w:rPrChange>
          </w:rPr>
          <w:t>4</w:t>
        </w:r>
      </w:ins>
      <w:ins w:id="548" w:author="Fritz Gyger" w:date="2019-03-21T17:39:00Z">
        <w:r w:rsidRPr="0047260E">
          <w:rPr>
            <w:noProof/>
            <w:webHidden/>
            <w:lang w:val="en-CA"/>
            <w:rPrChange w:id="549" w:author="ilia kassianenko" w:date="2019-03-21T21:37:00Z">
              <w:rPr>
                <w:noProof/>
                <w:webHidden/>
              </w:rPr>
            </w:rPrChange>
          </w:rPr>
          <w:fldChar w:fldCharType="end"/>
        </w:r>
        <w:r w:rsidRPr="0047260E">
          <w:rPr>
            <w:rStyle w:val="Hyperlink"/>
            <w:noProof/>
            <w:lang w:val="en-CA"/>
            <w:rPrChange w:id="550" w:author="ilia kassianenko" w:date="2019-03-21T21:37:00Z">
              <w:rPr>
                <w:rStyle w:val="Hyperlink"/>
                <w:noProof/>
              </w:rPr>
            </w:rPrChange>
          </w:rPr>
          <w:fldChar w:fldCharType="end"/>
        </w:r>
      </w:ins>
    </w:p>
    <w:p w14:paraId="7288B51E" w14:textId="77777777" w:rsidR="001C4E47" w:rsidRPr="0047260E" w:rsidRDefault="001C4E47">
      <w:pPr>
        <w:pStyle w:val="TOC2"/>
        <w:rPr>
          <w:ins w:id="551" w:author="Fritz Gyger" w:date="2019-03-21T17:39:00Z"/>
          <w:rFonts w:asciiTheme="minorHAnsi" w:eastAsiaTheme="minorEastAsia" w:hAnsiTheme="minorHAnsi" w:cstheme="minorBidi"/>
          <w:noProof/>
          <w:sz w:val="22"/>
          <w:szCs w:val="22"/>
          <w:lang w:val="en-CA" w:eastAsia="en-CA"/>
          <w:rPrChange w:id="552" w:author="ilia kassianenko" w:date="2019-03-21T21:37:00Z">
            <w:rPr>
              <w:ins w:id="553" w:author="Fritz Gyger" w:date="2019-03-21T17:39:00Z"/>
              <w:rFonts w:asciiTheme="minorHAnsi" w:eastAsiaTheme="minorEastAsia" w:hAnsiTheme="minorHAnsi" w:cstheme="minorBidi"/>
              <w:noProof/>
              <w:sz w:val="22"/>
              <w:szCs w:val="22"/>
              <w:lang w:val="en-CA" w:eastAsia="en-CA"/>
            </w:rPr>
          </w:rPrChange>
        </w:rPr>
      </w:pPr>
      <w:ins w:id="554" w:author="Fritz Gyger" w:date="2019-03-21T17:39:00Z">
        <w:r w:rsidRPr="0047260E">
          <w:rPr>
            <w:rStyle w:val="Hyperlink"/>
            <w:noProof/>
            <w:lang w:val="en-CA"/>
            <w:rPrChange w:id="555" w:author="ilia kassianenko" w:date="2019-03-21T21:37:00Z">
              <w:rPr>
                <w:rStyle w:val="Hyperlink"/>
                <w:noProof/>
              </w:rPr>
            </w:rPrChange>
          </w:rPr>
          <w:fldChar w:fldCharType="begin"/>
        </w:r>
        <w:r w:rsidRPr="0047260E">
          <w:rPr>
            <w:rStyle w:val="Hyperlink"/>
            <w:noProof/>
            <w:lang w:val="en-CA"/>
            <w:rPrChange w:id="556" w:author="ilia kassianenko" w:date="2019-03-21T21:37:00Z">
              <w:rPr>
                <w:rStyle w:val="Hyperlink"/>
                <w:noProof/>
              </w:rPr>
            </w:rPrChange>
          </w:rPr>
          <w:instrText xml:space="preserve"> </w:instrText>
        </w:r>
        <w:r w:rsidRPr="0047260E">
          <w:rPr>
            <w:noProof/>
            <w:lang w:val="en-CA"/>
            <w:rPrChange w:id="557" w:author="ilia kassianenko" w:date="2019-03-21T21:37:00Z">
              <w:rPr>
                <w:noProof/>
              </w:rPr>
            </w:rPrChange>
          </w:rPr>
          <w:instrText>HYPERLINK \l "_Toc4082421"</w:instrText>
        </w:r>
        <w:r w:rsidRPr="0047260E">
          <w:rPr>
            <w:rStyle w:val="Hyperlink"/>
            <w:noProof/>
            <w:lang w:val="en-CA"/>
            <w:rPrChange w:id="558" w:author="ilia kassianenko" w:date="2019-03-21T21:37:00Z">
              <w:rPr>
                <w:rStyle w:val="Hyperlink"/>
                <w:noProof/>
              </w:rPr>
            </w:rPrChange>
          </w:rPr>
          <w:instrText xml:space="preserve"> </w:instrText>
        </w:r>
      </w:ins>
      <w:ins w:id="559" w:author="ilia kassianenko" w:date="2019-03-21T20:37:00Z">
        <w:r w:rsidR="00766A22" w:rsidRPr="0047260E">
          <w:rPr>
            <w:rStyle w:val="Hyperlink"/>
            <w:noProof/>
            <w:lang w:val="en-CA"/>
            <w:rPrChange w:id="560" w:author="ilia kassianenko" w:date="2019-03-21T21:37:00Z">
              <w:rPr>
                <w:rStyle w:val="Hyperlink"/>
                <w:noProof/>
              </w:rPr>
            </w:rPrChange>
          </w:rPr>
        </w:r>
      </w:ins>
      <w:ins w:id="561" w:author="Fritz Gyger" w:date="2019-03-21T17:39:00Z">
        <w:r w:rsidRPr="0047260E">
          <w:rPr>
            <w:rStyle w:val="Hyperlink"/>
            <w:noProof/>
            <w:lang w:val="en-CA"/>
            <w:rPrChange w:id="562" w:author="ilia kassianenko" w:date="2019-03-21T21:37:00Z">
              <w:rPr>
                <w:rStyle w:val="Hyperlink"/>
                <w:noProof/>
              </w:rPr>
            </w:rPrChange>
          </w:rPr>
          <w:fldChar w:fldCharType="separate"/>
        </w:r>
        <w:r w:rsidRPr="0047260E">
          <w:rPr>
            <w:rStyle w:val="Hyperlink"/>
            <w:noProof/>
            <w:lang w:val="en-CA"/>
            <w:rPrChange w:id="563" w:author="ilia kassianenko" w:date="2019-03-21T21:37:00Z">
              <w:rPr>
                <w:rStyle w:val="Hyperlink"/>
                <w:noProof/>
              </w:rPr>
            </w:rPrChange>
          </w:rPr>
          <w:t>3.5</w:t>
        </w:r>
        <w:r w:rsidRPr="0047260E">
          <w:rPr>
            <w:rFonts w:asciiTheme="minorHAnsi" w:eastAsiaTheme="minorEastAsia" w:hAnsiTheme="minorHAnsi" w:cstheme="minorBidi"/>
            <w:noProof/>
            <w:sz w:val="22"/>
            <w:szCs w:val="22"/>
            <w:lang w:val="en-CA" w:eastAsia="en-CA"/>
            <w:rPrChange w:id="56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565" w:author="ilia kassianenko" w:date="2019-03-21T21:37:00Z">
              <w:rPr>
                <w:rStyle w:val="Hyperlink"/>
                <w:noProof/>
              </w:rPr>
            </w:rPrChange>
          </w:rPr>
          <w:t>Performance and Maintenance Design Decisions</w:t>
        </w:r>
        <w:r w:rsidRPr="0047260E">
          <w:rPr>
            <w:noProof/>
            <w:webHidden/>
            <w:lang w:val="en-CA"/>
            <w:rPrChange w:id="566" w:author="ilia kassianenko" w:date="2019-03-21T21:37:00Z">
              <w:rPr>
                <w:noProof/>
                <w:webHidden/>
              </w:rPr>
            </w:rPrChange>
          </w:rPr>
          <w:tab/>
        </w:r>
        <w:r w:rsidRPr="0047260E">
          <w:rPr>
            <w:noProof/>
            <w:webHidden/>
            <w:lang w:val="en-CA"/>
            <w:rPrChange w:id="567" w:author="ilia kassianenko" w:date="2019-03-21T21:37:00Z">
              <w:rPr>
                <w:noProof/>
                <w:webHidden/>
              </w:rPr>
            </w:rPrChange>
          </w:rPr>
          <w:fldChar w:fldCharType="begin"/>
        </w:r>
        <w:r w:rsidRPr="0047260E">
          <w:rPr>
            <w:noProof/>
            <w:webHidden/>
            <w:lang w:val="en-CA"/>
            <w:rPrChange w:id="568" w:author="ilia kassianenko" w:date="2019-03-21T21:37:00Z">
              <w:rPr>
                <w:noProof/>
                <w:webHidden/>
              </w:rPr>
            </w:rPrChange>
          </w:rPr>
          <w:instrText xml:space="preserve"> PAGEREF _Toc4082421 \h </w:instrText>
        </w:r>
      </w:ins>
      <w:r w:rsidRPr="0047260E">
        <w:rPr>
          <w:noProof/>
          <w:webHidden/>
          <w:lang w:val="en-CA"/>
          <w:rPrChange w:id="569" w:author="ilia kassianenko" w:date="2019-03-21T21:37:00Z">
            <w:rPr>
              <w:noProof/>
              <w:webHidden/>
            </w:rPr>
          </w:rPrChange>
        </w:rPr>
      </w:r>
      <w:r w:rsidRPr="0047260E">
        <w:rPr>
          <w:noProof/>
          <w:webHidden/>
          <w:lang w:val="en-CA"/>
          <w:rPrChange w:id="570" w:author="ilia kassianenko" w:date="2019-03-21T21:37:00Z">
            <w:rPr>
              <w:noProof/>
              <w:webHidden/>
            </w:rPr>
          </w:rPrChange>
        </w:rPr>
        <w:fldChar w:fldCharType="separate"/>
      </w:r>
      <w:ins w:id="571" w:author="ilia kassianenko" w:date="2019-03-21T20:38:00Z">
        <w:r w:rsidR="00766A22" w:rsidRPr="0047260E">
          <w:rPr>
            <w:noProof/>
            <w:webHidden/>
            <w:lang w:val="en-CA"/>
            <w:rPrChange w:id="572" w:author="ilia kassianenko" w:date="2019-03-21T21:37:00Z">
              <w:rPr>
                <w:noProof/>
                <w:webHidden/>
              </w:rPr>
            </w:rPrChange>
          </w:rPr>
          <w:t>4</w:t>
        </w:r>
      </w:ins>
      <w:ins w:id="573" w:author="Fritz Gyger" w:date="2019-03-21T17:39:00Z">
        <w:r w:rsidRPr="0047260E">
          <w:rPr>
            <w:noProof/>
            <w:webHidden/>
            <w:lang w:val="en-CA"/>
            <w:rPrChange w:id="574" w:author="ilia kassianenko" w:date="2019-03-21T21:37:00Z">
              <w:rPr>
                <w:noProof/>
                <w:webHidden/>
              </w:rPr>
            </w:rPrChange>
          </w:rPr>
          <w:fldChar w:fldCharType="end"/>
        </w:r>
        <w:r w:rsidRPr="0047260E">
          <w:rPr>
            <w:rStyle w:val="Hyperlink"/>
            <w:noProof/>
            <w:lang w:val="en-CA"/>
            <w:rPrChange w:id="575" w:author="ilia kassianenko" w:date="2019-03-21T21:37:00Z">
              <w:rPr>
                <w:rStyle w:val="Hyperlink"/>
                <w:noProof/>
              </w:rPr>
            </w:rPrChange>
          </w:rPr>
          <w:fldChar w:fldCharType="end"/>
        </w:r>
      </w:ins>
    </w:p>
    <w:p w14:paraId="0199232F" w14:textId="77777777" w:rsidR="001C4E47" w:rsidRPr="0047260E" w:rsidRDefault="001C4E47">
      <w:pPr>
        <w:pStyle w:val="TOC3"/>
        <w:rPr>
          <w:ins w:id="576" w:author="Fritz Gyger" w:date="2019-03-21T17:39:00Z"/>
          <w:rFonts w:asciiTheme="minorHAnsi" w:eastAsiaTheme="minorEastAsia" w:hAnsiTheme="minorHAnsi" w:cstheme="minorBidi"/>
          <w:noProof/>
          <w:sz w:val="22"/>
          <w:szCs w:val="22"/>
          <w:lang w:val="en-CA" w:eastAsia="en-CA"/>
          <w:rPrChange w:id="577" w:author="ilia kassianenko" w:date="2019-03-21T21:37:00Z">
            <w:rPr>
              <w:ins w:id="578" w:author="Fritz Gyger" w:date="2019-03-21T17:39:00Z"/>
              <w:rFonts w:asciiTheme="minorHAnsi" w:eastAsiaTheme="minorEastAsia" w:hAnsiTheme="minorHAnsi" w:cstheme="minorBidi"/>
              <w:noProof/>
              <w:sz w:val="22"/>
              <w:szCs w:val="22"/>
              <w:lang w:val="en-CA" w:eastAsia="en-CA"/>
            </w:rPr>
          </w:rPrChange>
        </w:rPr>
      </w:pPr>
      <w:ins w:id="579" w:author="Fritz Gyger" w:date="2019-03-21T17:39:00Z">
        <w:r w:rsidRPr="0047260E">
          <w:rPr>
            <w:rStyle w:val="Hyperlink"/>
            <w:noProof/>
            <w:lang w:val="en-CA"/>
            <w:rPrChange w:id="580" w:author="ilia kassianenko" w:date="2019-03-21T21:37:00Z">
              <w:rPr>
                <w:rStyle w:val="Hyperlink"/>
                <w:noProof/>
              </w:rPr>
            </w:rPrChange>
          </w:rPr>
          <w:fldChar w:fldCharType="begin"/>
        </w:r>
        <w:r w:rsidRPr="0047260E">
          <w:rPr>
            <w:rStyle w:val="Hyperlink"/>
            <w:noProof/>
            <w:lang w:val="en-CA"/>
            <w:rPrChange w:id="581" w:author="ilia kassianenko" w:date="2019-03-21T21:37:00Z">
              <w:rPr>
                <w:rStyle w:val="Hyperlink"/>
                <w:noProof/>
              </w:rPr>
            </w:rPrChange>
          </w:rPr>
          <w:instrText xml:space="preserve"> </w:instrText>
        </w:r>
        <w:r w:rsidRPr="0047260E">
          <w:rPr>
            <w:noProof/>
            <w:lang w:val="en-CA"/>
            <w:rPrChange w:id="582" w:author="ilia kassianenko" w:date="2019-03-21T21:37:00Z">
              <w:rPr>
                <w:noProof/>
              </w:rPr>
            </w:rPrChange>
          </w:rPr>
          <w:instrText>HYPERLINK \l "_Toc4082422"</w:instrText>
        </w:r>
        <w:r w:rsidRPr="0047260E">
          <w:rPr>
            <w:rStyle w:val="Hyperlink"/>
            <w:noProof/>
            <w:lang w:val="en-CA"/>
            <w:rPrChange w:id="583" w:author="ilia kassianenko" w:date="2019-03-21T21:37:00Z">
              <w:rPr>
                <w:rStyle w:val="Hyperlink"/>
                <w:noProof/>
              </w:rPr>
            </w:rPrChange>
          </w:rPr>
          <w:instrText xml:space="preserve"> </w:instrText>
        </w:r>
      </w:ins>
      <w:ins w:id="584" w:author="ilia kassianenko" w:date="2019-03-21T20:37:00Z">
        <w:r w:rsidR="00766A22" w:rsidRPr="0047260E">
          <w:rPr>
            <w:rStyle w:val="Hyperlink"/>
            <w:noProof/>
            <w:lang w:val="en-CA"/>
            <w:rPrChange w:id="585" w:author="ilia kassianenko" w:date="2019-03-21T21:37:00Z">
              <w:rPr>
                <w:rStyle w:val="Hyperlink"/>
                <w:noProof/>
              </w:rPr>
            </w:rPrChange>
          </w:rPr>
        </w:r>
      </w:ins>
      <w:ins w:id="586" w:author="Fritz Gyger" w:date="2019-03-21T17:39:00Z">
        <w:r w:rsidRPr="0047260E">
          <w:rPr>
            <w:rStyle w:val="Hyperlink"/>
            <w:noProof/>
            <w:lang w:val="en-CA"/>
            <w:rPrChange w:id="587" w:author="ilia kassianenko" w:date="2019-03-21T21:37:00Z">
              <w:rPr>
                <w:rStyle w:val="Hyperlink"/>
                <w:noProof/>
              </w:rPr>
            </w:rPrChange>
          </w:rPr>
          <w:fldChar w:fldCharType="separate"/>
        </w:r>
        <w:r w:rsidRPr="0047260E">
          <w:rPr>
            <w:rStyle w:val="Hyperlink"/>
            <w:noProof/>
            <w:lang w:val="en-CA"/>
            <w:rPrChange w:id="588" w:author="ilia kassianenko" w:date="2019-03-21T21:37:00Z">
              <w:rPr>
                <w:rStyle w:val="Hyperlink"/>
                <w:noProof/>
              </w:rPr>
            </w:rPrChange>
          </w:rPr>
          <w:t>3.5.1</w:t>
        </w:r>
        <w:r w:rsidRPr="0047260E">
          <w:rPr>
            <w:rFonts w:asciiTheme="minorHAnsi" w:eastAsiaTheme="minorEastAsia" w:hAnsiTheme="minorHAnsi" w:cstheme="minorBidi"/>
            <w:noProof/>
            <w:sz w:val="22"/>
            <w:szCs w:val="22"/>
            <w:lang w:val="en-CA" w:eastAsia="en-CA"/>
            <w:rPrChange w:id="589"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590" w:author="ilia kassianenko" w:date="2019-03-21T21:37:00Z">
              <w:rPr>
                <w:rStyle w:val="Hyperlink"/>
                <w:noProof/>
              </w:rPr>
            </w:rPrChange>
          </w:rPr>
          <w:t>Service Level Agreements</w:t>
        </w:r>
        <w:r w:rsidRPr="0047260E">
          <w:rPr>
            <w:noProof/>
            <w:webHidden/>
            <w:lang w:val="en-CA"/>
            <w:rPrChange w:id="591" w:author="ilia kassianenko" w:date="2019-03-21T21:37:00Z">
              <w:rPr>
                <w:noProof/>
                <w:webHidden/>
              </w:rPr>
            </w:rPrChange>
          </w:rPr>
          <w:tab/>
        </w:r>
        <w:r w:rsidRPr="0047260E">
          <w:rPr>
            <w:noProof/>
            <w:webHidden/>
            <w:lang w:val="en-CA"/>
            <w:rPrChange w:id="592" w:author="ilia kassianenko" w:date="2019-03-21T21:37:00Z">
              <w:rPr>
                <w:noProof/>
                <w:webHidden/>
              </w:rPr>
            </w:rPrChange>
          </w:rPr>
          <w:fldChar w:fldCharType="begin"/>
        </w:r>
        <w:r w:rsidRPr="0047260E">
          <w:rPr>
            <w:noProof/>
            <w:webHidden/>
            <w:lang w:val="en-CA"/>
            <w:rPrChange w:id="593" w:author="ilia kassianenko" w:date="2019-03-21T21:37:00Z">
              <w:rPr>
                <w:noProof/>
                <w:webHidden/>
              </w:rPr>
            </w:rPrChange>
          </w:rPr>
          <w:instrText xml:space="preserve"> PAGEREF _Toc4082422 \h </w:instrText>
        </w:r>
      </w:ins>
      <w:r w:rsidRPr="0047260E">
        <w:rPr>
          <w:noProof/>
          <w:webHidden/>
          <w:lang w:val="en-CA"/>
          <w:rPrChange w:id="594" w:author="ilia kassianenko" w:date="2019-03-21T21:37:00Z">
            <w:rPr>
              <w:noProof/>
              <w:webHidden/>
            </w:rPr>
          </w:rPrChange>
        </w:rPr>
      </w:r>
      <w:r w:rsidRPr="0047260E">
        <w:rPr>
          <w:noProof/>
          <w:webHidden/>
          <w:lang w:val="en-CA"/>
          <w:rPrChange w:id="595" w:author="ilia kassianenko" w:date="2019-03-21T21:37:00Z">
            <w:rPr>
              <w:noProof/>
              <w:webHidden/>
            </w:rPr>
          </w:rPrChange>
        </w:rPr>
        <w:fldChar w:fldCharType="separate"/>
      </w:r>
      <w:ins w:id="596" w:author="ilia kassianenko" w:date="2019-03-21T20:38:00Z">
        <w:r w:rsidR="00766A22" w:rsidRPr="0047260E">
          <w:rPr>
            <w:noProof/>
            <w:webHidden/>
            <w:lang w:val="en-CA"/>
            <w:rPrChange w:id="597" w:author="ilia kassianenko" w:date="2019-03-21T21:37:00Z">
              <w:rPr>
                <w:noProof/>
                <w:webHidden/>
              </w:rPr>
            </w:rPrChange>
          </w:rPr>
          <w:t>4</w:t>
        </w:r>
      </w:ins>
      <w:ins w:id="598" w:author="Fritz Gyger" w:date="2019-03-21T17:39:00Z">
        <w:r w:rsidRPr="0047260E">
          <w:rPr>
            <w:noProof/>
            <w:webHidden/>
            <w:lang w:val="en-CA"/>
            <w:rPrChange w:id="599" w:author="ilia kassianenko" w:date="2019-03-21T21:37:00Z">
              <w:rPr>
                <w:noProof/>
                <w:webHidden/>
              </w:rPr>
            </w:rPrChange>
          </w:rPr>
          <w:fldChar w:fldCharType="end"/>
        </w:r>
        <w:r w:rsidRPr="0047260E">
          <w:rPr>
            <w:rStyle w:val="Hyperlink"/>
            <w:noProof/>
            <w:lang w:val="en-CA"/>
            <w:rPrChange w:id="600" w:author="ilia kassianenko" w:date="2019-03-21T21:37:00Z">
              <w:rPr>
                <w:rStyle w:val="Hyperlink"/>
                <w:noProof/>
              </w:rPr>
            </w:rPrChange>
          </w:rPr>
          <w:fldChar w:fldCharType="end"/>
        </w:r>
      </w:ins>
    </w:p>
    <w:p w14:paraId="6AE7691C" w14:textId="77777777" w:rsidR="001C4E47" w:rsidRPr="0047260E" w:rsidRDefault="001C4E47">
      <w:pPr>
        <w:pStyle w:val="TOC3"/>
        <w:rPr>
          <w:ins w:id="601" w:author="Fritz Gyger" w:date="2019-03-21T17:39:00Z"/>
          <w:rFonts w:asciiTheme="minorHAnsi" w:eastAsiaTheme="minorEastAsia" w:hAnsiTheme="minorHAnsi" w:cstheme="minorBidi"/>
          <w:noProof/>
          <w:sz w:val="22"/>
          <w:szCs w:val="22"/>
          <w:lang w:val="en-CA" w:eastAsia="en-CA"/>
          <w:rPrChange w:id="602" w:author="ilia kassianenko" w:date="2019-03-21T21:37:00Z">
            <w:rPr>
              <w:ins w:id="603" w:author="Fritz Gyger" w:date="2019-03-21T17:39:00Z"/>
              <w:rFonts w:asciiTheme="minorHAnsi" w:eastAsiaTheme="minorEastAsia" w:hAnsiTheme="minorHAnsi" w:cstheme="minorBidi"/>
              <w:noProof/>
              <w:sz w:val="22"/>
              <w:szCs w:val="22"/>
              <w:lang w:val="en-CA" w:eastAsia="en-CA"/>
            </w:rPr>
          </w:rPrChange>
        </w:rPr>
      </w:pPr>
      <w:ins w:id="604" w:author="Fritz Gyger" w:date="2019-03-21T17:39:00Z">
        <w:r w:rsidRPr="0047260E">
          <w:rPr>
            <w:rStyle w:val="Hyperlink"/>
            <w:noProof/>
            <w:lang w:val="en-CA"/>
            <w:rPrChange w:id="605" w:author="ilia kassianenko" w:date="2019-03-21T21:37:00Z">
              <w:rPr>
                <w:rStyle w:val="Hyperlink"/>
                <w:noProof/>
              </w:rPr>
            </w:rPrChange>
          </w:rPr>
          <w:fldChar w:fldCharType="begin"/>
        </w:r>
        <w:r w:rsidRPr="0047260E">
          <w:rPr>
            <w:rStyle w:val="Hyperlink"/>
            <w:noProof/>
            <w:lang w:val="en-CA"/>
            <w:rPrChange w:id="606" w:author="ilia kassianenko" w:date="2019-03-21T21:37:00Z">
              <w:rPr>
                <w:rStyle w:val="Hyperlink"/>
                <w:noProof/>
              </w:rPr>
            </w:rPrChange>
          </w:rPr>
          <w:instrText xml:space="preserve"> </w:instrText>
        </w:r>
        <w:r w:rsidRPr="0047260E">
          <w:rPr>
            <w:noProof/>
            <w:lang w:val="en-CA"/>
            <w:rPrChange w:id="607" w:author="ilia kassianenko" w:date="2019-03-21T21:37:00Z">
              <w:rPr>
                <w:noProof/>
              </w:rPr>
            </w:rPrChange>
          </w:rPr>
          <w:instrText>HYPERLINK \l "_Toc4082423"</w:instrText>
        </w:r>
        <w:r w:rsidRPr="0047260E">
          <w:rPr>
            <w:rStyle w:val="Hyperlink"/>
            <w:noProof/>
            <w:lang w:val="en-CA"/>
            <w:rPrChange w:id="608" w:author="ilia kassianenko" w:date="2019-03-21T21:37:00Z">
              <w:rPr>
                <w:rStyle w:val="Hyperlink"/>
                <w:noProof/>
              </w:rPr>
            </w:rPrChange>
          </w:rPr>
          <w:instrText xml:space="preserve"> </w:instrText>
        </w:r>
      </w:ins>
      <w:ins w:id="609" w:author="ilia kassianenko" w:date="2019-03-21T20:37:00Z">
        <w:r w:rsidR="00766A22" w:rsidRPr="0047260E">
          <w:rPr>
            <w:rStyle w:val="Hyperlink"/>
            <w:noProof/>
            <w:lang w:val="en-CA"/>
            <w:rPrChange w:id="610" w:author="ilia kassianenko" w:date="2019-03-21T21:37:00Z">
              <w:rPr>
                <w:rStyle w:val="Hyperlink"/>
                <w:noProof/>
              </w:rPr>
            </w:rPrChange>
          </w:rPr>
        </w:r>
      </w:ins>
      <w:ins w:id="611" w:author="Fritz Gyger" w:date="2019-03-21T17:39:00Z">
        <w:r w:rsidRPr="0047260E">
          <w:rPr>
            <w:rStyle w:val="Hyperlink"/>
            <w:noProof/>
            <w:lang w:val="en-CA"/>
            <w:rPrChange w:id="612" w:author="ilia kassianenko" w:date="2019-03-21T21:37:00Z">
              <w:rPr>
                <w:rStyle w:val="Hyperlink"/>
                <w:noProof/>
              </w:rPr>
            </w:rPrChange>
          </w:rPr>
          <w:fldChar w:fldCharType="separate"/>
        </w:r>
        <w:r w:rsidRPr="0047260E">
          <w:rPr>
            <w:rStyle w:val="Hyperlink"/>
            <w:noProof/>
            <w:lang w:val="en-CA"/>
            <w:rPrChange w:id="613" w:author="ilia kassianenko" w:date="2019-03-21T21:37:00Z">
              <w:rPr>
                <w:rStyle w:val="Hyperlink"/>
                <w:noProof/>
              </w:rPr>
            </w:rPrChange>
          </w:rPr>
          <w:t>3.5.2</w:t>
        </w:r>
        <w:r w:rsidRPr="0047260E">
          <w:rPr>
            <w:rFonts w:asciiTheme="minorHAnsi" w:eastAsiaTheme="minorEastAsia" w:hAnsiTheme="minorHAnsi" w:cstheme="minorBidi"/>
            <w:noProof/>
            <w:sz w:val="22"/>
            <w:szCs w:val="22"/>
            <w:lang w:val="en-CA" w:eastAsia="en-CA"/>
            <w:rPrChange w:id="614"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615" w:author="ilia kassianenko" w:date="2019-03-21T21:37:00Z">
              <w:rPr>
                <w:rStyle w:val="Hyperlink"/>
                <w:noProof/>
              </w:rPr>
            </w:rPrChange>
          </w:rPr>
          <w:t>Backup and restoration</w:t>
        </w:r>
        <w:r w:rsidRPr="0047260E">
          <w:rPr>
            <w:noProof/>
            <w:webHidden/>
            <w:lang w:val="en-CA"/>
            <w:rPrChange w:id="616" w:author="ilia kassianenko" w:date="2019-03-21T21:37:00Z">
              <w:rPr>
                <w:noProof/>
                <w:webHidden/>
              </w:rPr>
            </w:rPrChange>
          </w:rPr>
          <w:tab/>
        </w:r>
        <w:r w:rsidRPr="0047260E">
          <w:rPr>
            <w:noProof/>
            <w:webHidden/>
            <w:lang w:val="en-CA"/>
            <w:rPrChange w:id="617" w:author="ilia kassianenko" w:date="2019-03-21T21:37:00Z">
              <w:rPr>
                <w:noProof/>
                <w:webHidden/>
              </w:rPr>
            </w:rPrChange>
          </w:rPr>
          <w:fldChar w:fldCharType="begin"/>
        </w:r>
        <w:r w:rsidRPr="0047260E">
          <w:rPr>
            <w:noProof/>
            <w:webHidden/>
            <w:lang w:val="en-CA"/>
            <w:rPrChange w:id="618" w:author="ilia kassianenko" w:date="2019-03-21T21:37:00Z">
              <w:rPr>
                <w:noProof/>
                <w:webHidden/>
              </w:rPr>
            </w:rPrChange>
          </w:rPr>
          <w:instrText xml:space="preserve"> PAGEREF _Toc4082423 \h </w:instrText>
        </w:r>
      </w:ins>
      <w:r w:rsidRPr="0047260E">
        <w:rPr>
          <w:noProof/>
          <w:webHidden/>
          <w:lang w:val="en-CA"/>
          <w:rPrChange w:id="619" w:author="ilia kassianenko" w:date="2019-03-21T21:37:00Z">
            <w:rPr>
              <w:noProof/>
              <w:webHidden/>
            </w:rPr>
          </w:rPrChange>
        </w:rPr>
      </w:r>
      <w:r w:rsidRPr="0047260E">
        <w:rPr>
          <w:noProof/>
          <w:webHidden/>
          <w:lang w:val="en-CA"/>
          <w:rPrChange w:id="620" w:author="ilia kassianenko" w:date="2019-03-21T21:37:00Z">
            <w:rPr>
              <w:noProof/>
              <w:webHidden/>
            </w:rPr>
          </w:rPrChange>
        </w:rPr>
        <w:fldChar w:fldCharType="separate"/>
      </w:r>
      <w:ins w:id="621" w:author="ilia kassianenko" w:date="2019-03-21T20:38:00Z">
        <w:r w:rsidR="00766A22" w:rsidRPr="0047260E">
          <w:rPr>
            <w:noProof/>
            <w:webHidden/>
            <w:lang w:val="en-CA"/>
            <w:rPrChange w:id="622" w:author="ilia kassianenko" w:date="2019-03-21T21:37:00Z">
              <w:rPr>
                <w:noProof/>
                <w:webHidden/>
              </w:rPr>
            </w:rPrChange>
          </w:rPr>
          <w:t>4</w:t>
        </w:r>
      </w:ins>
      <w:ins w:id="623" w:author="Fritz Gyger" w:date="2019-03-21T17:39:00Z">
        <w:del w:id="624" w:author="ilia kassianenko" w:date="2019-03-21T20:37:00Z">
          <w:r w:rsidRPr="0047260E" w:rsidDel="00766A22">
            <w:rPr>
              <w:noProof/>
              <w:webHidden/>
              <w:lang w:val="en-CA"/>
              <w:rPrChange w:id="625" w:author="ilia kassianenko" w:date="2019-03-21T21:37:00Z">
                <w:rPr>
                  <w:noProof/>
                  <w:webHidden/>
                </w:rPr>
              </w:rPrChange>
            </w:rPr>
            <w:delText>9</w:delText>
          </w:r>
        </w:del>
        <w:r w:rsidRPr="0047260E">
          <w:rPr>
            <w:noProof/>
            <w:webHidden/>
            <w:lang w:val="en-CA"/>
            <w:rPrChange w:id="626" w:author="ilia kassianenko" w:date="2019-03-21T21:37:00Z">
              <w:rPr>
                <w:noProof/>
                <w:webHidden/>
              </w:rPr>
            </w:rPrChange>
          </w:rPr>
          <w:fldChar w:fldCharType="end"/>
        </w:r>
        <w:r w:rsidRPr="0047260E">
          <w:rPr>
            <w:rStyle w:val="Hyperlink"/>
            <w:noProof/>
            <w:lang w:val="en-CA"/>
            <w:rPrChange w:id="627" w:author="ilia kassianenko" w:date="2019-03-21T21:37:00Z">
              <w:rPr>
                <w:rStyle w:val="Hyperlink"/>
                <w:noProof/>
              </w:rPr>
            </w:rPrChange>
          </w:rPr>
          <w:fldChar w:fldCharType="end"/>
        </w:r>
      </w:ins>
    </w:p>
    <w:p w14:paraId="4AB8495D" w14:textId="77777777" w:rsidR="001C4E47" w:rsidRPr="0047260E" w:rsidRDefault="001C4E47">
      <w:pPr>
        <w:pStyle w:val="TOC1"/>
        <w:rPr>
          <w:ins w:id="628" w:author="Fritz Gyger" w:date="2019-03-21T17:39:00Z"/>
          <w:rFonts w:asciiTheme="minorHAnsi" w:eastAsiaTheme="minorEastAsia" w:hAnsiTheme="minorHAnsi" w:cstheme="minorBidi"/>
          <w:b w:val="0"/>
          <w:noProof/>
          <w:sz w:val="22"/>
          <w:szCs w:val="22"/>
          <w:lang w:val="en-CA" w:eastAsia="en-CA"/>
          <w:rPrChange w:id="629" w:author="ilia kassianenko" w:date="2019-03-21T21:37:00Z">
            <w:rPr>
              <w:ins w:id="630" w:author="Fritz Gyger" w:date="2019-03-21T17:39:00Z"/>
              <w:rFonts w:asciiTheme="minorHAnsi" w:eastAsiaTheme="minorEastAsia" w:hAnsiTheme="minorHAnsi" w:cstheme="minorBidi"/>
              <w:b w:val="0"/>
              <w:noProof/>
              <w:sz w:val="22"/>
              <w:szCs w:val="22"/>
              <w:lang w:val="en-CA" w:eastAsia="en-CA"/>
            </w:rPr>
          </w:rPrChange>
        </w:rPr>
      </w:pPr>
      <w:ins w:id="631" w:author="Fritz Gyger" w:date="2019-03-21T17:39:00Z">
        <w:r w:rsidRPr="0047260E">
          <w:rPr>
            <w:rStyle w:val="Hyperlink"/>
            <w:noProof/>
            <w:lang w:val="en-CA"/>
            <w:rPrChange w:id="632" w:author="ilia kassianenko" w:date="2019-03-21T21:37:00Z">
              <w:rPr>
                <w:rStyle w:val="Hyperlink"/>
                <w:noProof/>
              </w:rPr>
            </w:rPrChange>
          </w:rPr>
          <w:fldChar w:fldCharType="begin"/>
        </w:r>
        <w:r w:rsidRPr="0047260E">
          <w:rPr>
            <w:rStyle w:val="Hyperlink"/>
            <w:noProof/>
            <w:lang w:val="en-CA"/>
            <w:rPrChange w:id="633" w:author="ilia kassianenko" w:date="2019-03-21T21:37:00Z">
              <w:rPr>
                <w:rStyle w:val="Hyperlink"/>
                <w:noProof/>
              </w:rPr>
            </w:rPrChange>
          </w:rPr>
          <w:instrText xml:space="preserve"> </w:instrText>
        </w:r>
        <w:r w:rsidRPr="0047260E">
          <w:rPr>
            <w:noProof/>
            <w:lang w:val="en-CA"/>
            <w:rPrChange w:id="634" w:author="ilia kassianenko" w:date="2019-03-21T21:37:00Z">
              <w:rPr>
                <w:noProof/>
              </w:rPr>
            </w:rPrChange>
          </w:rPr>
          <w:instrText>HYPERLINK \l "_Toc4082431"</w:instrText>
        </w:r>
        <w:r w:rsidRPr="0047260E">
          <w:rPr>
            <w:rStyle w:val="Hyperlink"/>
            <w:noProof/>
            <w:lang w:val="en-CA"/>
            <w:rPrChange w:id="635" w:author="ilia kassianenko" w:date="2019-03-21T21:37:00Z">
              <w:rPr>
                <w:rStyle w:val="Hyperlink"/>
                <w:noProof/>
              </w:rPr>
            </w:rPrChange>
          </w:rPr>
          <w:instrText xml:space="preserve"> </w:instrText>
        </w:r>
      </w:ins>
      <w:ins w:id="636" w:author="ilia kassianenko" w:date="2019-03-21T20:37:00Z">
        <w:r w:rsidR="00766A22" w:rsidRPr="0047260E">
          <w:rPr>
            <w:rStyle w:val="Hyperlink"/>
            <w:noProof/>
            <w:lang w:val="en-CA"/>
            <w:rPrChange w:id="637" w:author="ilia kassianenko" w:date="2019-03-21T21:37:00Z">
              <w:rPr>
                <w:rStyle w:val="Hyperlink"/>
                <w:noProof/>
              </w:rPr>
            </w:rPrChange>
          </w:rPr>
        </w:r>
      </w:ins>
      <w:ins w:id="638" w:author="Fritz Gyger" w:date="2019-03-21T17:39:00Z">
        <w:r w:rsidRPr="0047260E">
          <w:rPr>
            <w:rStyle w:val="Hyperlink"/>
            <w:noProof/>
            <w:lang w:val="en-CA"/>
            <w:rPrChange w:id="639" w:author="ilia kassianenko" w:date="2019-03-21T21:37:00Z">
              <w:rPr>
                <w:rStyle w:val="Hyperlink"/>
                <w:noProof/>
              </w:rPr>
            </w:rPrChange>
          </w:rPr>
          <w:fldChar w:fldCharType="separate"/>
        </w:r>
        <w:r w:rsidRPr="0047260E">
          <w:rPr>
            <w:rStyle w:val="Hyperlink"/>
            <w:noProof/>
            <w:lang w:val="en-CA"/>
            <w:rPrChange w:id="640" w:author="ilia kassianenko" w:date="2019-03-21T21:37:00Z">
              <w:rPr>
                <w:rStyle w:val="Hyperlink"/>
                <w:noProof/>
              </w:rPr>
            </w:rPrChange>
          </w:rPr>
          <w:t>4.</w:t>
        </w:r>
        <w:r w:rsidRPr="0047260E">
          <w:rPr>
            <w:rFonts w:asciiTheme="minorHAnsi" w:eastAsiaTheme="minorEastAsia" w:hAnsiTheme="minorHAnsi" w:cstheme="minorBidi"/>
            <w:b w:val="0"/>
            <w:noProof/>
            <w:sz w:val="22"/>
            <w:szCs w:val="22"/>
            <w:lang w:val="en-CA" w:eastAsia="en-CA"/>
            <w:rPrChange w:id="641"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642" w:author="ilia kassianenko" w:date="2019-03-21T21:37:00Z">
              <w:rPr>
                <w:rStyle w:val="Hyperlink"/>
                <w:noProof/>
              </w:rPr>
            </w:rPrChange>
          </w:rPr>
          <w:t>Detailed Database Design</w:t>
        </w:r>
        <w:r w:rsidRPr="0047260E">
          <w:rPr>
            <w:noProof/>
            <w:webHidden/>
            <w:lang w:val="en-CA"/>
            <w:rPrChange w:id="643" w:author="ilia kassianenko" w:date="2019-03-21T21:37:00Z">
              <w:rPr>
                <w:noProof/>
                <w:webHidden/>
              </w:rPr>
            </w:rPrChange>
          </w:rPr>
          <w:tab/>
        </w:r>
        <w:r w:rsidRPr="0047260E">
          <w:rPr>
            <w:noProof/>
            <w:webHidden/>
            <w:lang w:val="en-CA"/>
            <w:rPrChange w:id="644" w:author="ilia kassianenko" w:date="2019-03-21T21:37:00Z">
              <w:rPr>
                <w:noProof/>
                <w:webHidden/>
              </w:rPr>
            </w:rPrChange>
          </w:rPr>
          <w:fldChar w:fldCharType="begin"/>
        </w:r>
        <w:r w:rsidRPr="0047260E">
          <w:rPr>
            <w:noProof/>
            <w:webHidden/>
            <w:lang w:val="en-CA"/>
            <w:rPrChange w:id="645" w:author="ilia kassianenko" w:date="2019-03-21T21:37:00Z">
              <w:rPr>
                <w:noProof/>
                <w:webHidden/>
              </w:rPr>
            </w:rPrChange>
          </w:rPr>
          <w:instrText xml:space="preserve"> PAGEREF _Toc4082431 \h </w:instrText>
        </w:r>
      </w:ins>
      <w:r w:rsidRPr="0047260E">
        <w:rPr>
          <w:noProof/>
          <w:webHidden/>
          <w:lang w:val="en-CA"/>
          <w:rPrChange w:id="646" w:author="ilia kassianenko" w:date="2019-03-21T21:37:00Z">
            <w:rPr>
              <w:noProof/>
              <w:webHidden/>
            </w:rPr>
          </w:rPrChange>
        </w:rPr>
      </w:r>
      <w:r w:rsidRPr="0047260E">
        <w:rPr>
          <w:noProof/>
          <w:webHidden/>
          <w:lang w:val="en-CA"/>
          <w:rPrChange w:id="647" w:author="ilia kassianenko" w:date="2019-03-21T21:37:00Z">
            <w:rPr>
              <w:noProof/>
              <w:webHidden/>
            </w:rPr>
          </w:rPrChange>
        </w:rPr>
        <w:fldChar w:fldCharType="separate"/>
      </w:r>
      <w:ins w:id="648" w:author="ilia kassianenko" w:date="2019-03-21T20:38:00Z">
        <w:r w:rsidR="00766A22" w:rsidRPr="0047260E">
          <w:rPr>
            <w:noProof/>
            <w:webHidden/>
            <w:lang w:val="en-CA"/>
            <w:rPrChange w:id="649" w:author="ilia kassianenko" w:date="2019-03-21T21:37:00Z">
              <w:rPr>
                <w:noProof/>
                <w:webHidden/>
              </w:rPr>
            </w:rPrChange>
          </w:rPr>
          <w:t>4</w:t>
        </w:r>
      </w:ins>
      <w:ins w:id="650" w:author="Fritz Gyger" w:date="2019-03-21T17:39:00Z">
        <w:r w:rsidRPr="0047260E">
          <w:rPr>
            <w:noProof/>
            <w:webHidden/>
            <w:lang w:val="en-CA"/>
            <w:rPrChange w:id="651" w:author="ilia kassianenko" w:date="2019-03-21T21:37:00Z">
              <w:rPr>
                <w:noProof/>
                <w:webHidden/>
              </w:rPr>
            </w:rPrChange>
          </w:rPr>
          <w:fldChar w:fldCharType="end"/>
        </w:r>
        <w:r w:rsidRPr="0047260E">
          <w:rPr>
            <w:rStyle w:val="Hyperlink"/>
            <w:noProof/>
            <w:lang w:val="en-CA"/>
            <w:rPrChange w:id="652" w:author="ilia kassianenko" w:date="2019-03-21T21:37:00Z">
              <w:rPr>
                <w:rStyle w:val="Hyperlink"/>
                <w:noProof/>
              </w:rPr>
            </w:rPrChange>
          </w:rPr>
          <w:fldChar w:fldCharType="end"/>
        </w:r>
      </w:ins>
    </w:p>
    <w:p w14:paraId="1AE35346" w14:textId="77777777" w:rsidR="001C4E47" w:rsidRPr="0047260E" w:rsidRDefault="001C4E47">
      <w:pPr>
        <w:pStyle w:val="TOC2"/>
        <w:rPr>
          <w:ins w:id="653" w:author="Fritz Gyger" w:date="2019-03-21T17:39:00Z"/>
          <w:rFonts w:asciiTheme="minorHAnsi" w:eastAsiaTheme="minorEastAsia" w:hAnsiTheme="minorHAnsi" w:cstheme="minorBidi"/>
          <w:noProof/>
          <w:sz w:val="22"/>
          <w:szCs w:val="22"/>
          <w:lang w:val="en-CA" w:eastAsia="en-CA"/>
          <w:rPrChange w:id="654" w:author="ilia kassianenko" w:date="2019-03-21T21:37:00Z">
            <w:rPr>
              <w:ins w:id="655" w:author="Fritz Gyger" w:date="2019-03-21T17:39:00Z"/>
              <w:rFonts w:asciiTheme="minorHAnsi" w:eastAsiaTheme="minorEastAsia" w:hAnsiTheme="minorHAnsi" w:cstheme="minorBidi"/>
              <w:noProof/>
              <w:sz w:val="22"/>
              <w:szCs w:val="22"/>
              <w:lang w:val="en-CA" w:eastAsia="en-CA"/>
            </w:rPr>
          </w:rPrChange>
        </w:rPr>
      </w:pPr>
      <w:ins w:id="656" w:author="Fritz Gyger" w:date="2019-03-21T17:39:00Z">
        <w:r w:rsidRPr="0047260E">
          <w:rPr>
            <w:rStyle w:val="Hyperlink"/>
            <w:noProof/>
            <w:lang w:val="en-CA"/>
            <w:rPrChange w:id="657" w:author="ilia kassianenko" w:date="2019-03-21T21:37:00Z">
              <w:rPr>
                <w:rStyle w:val="Hyperlink"/>
                <w:noProof/>
              </w:rPr>
            </w:rPrChange>
          </w:rPr>
          <w:fldChar w:fldCharType="begin"/>
        </w:r>
        <w:r w:rsidRPr="0047260E">
          <w:rPr>
            <w:rStyle w:val="Hyperlink"/>
            <w:noProof/>
            <w:lang w:val="en-CA"/>
            <w:rPrChange w:id="658" w:author="ilia kassianenko" w:date="2019-03-21T21:37:00Z">
              <w:rPr>
                <w:rStyle w:val="Hyperlink"/>
                <w:noProof/>
              </w:rPr>
            </w:rPrChange>
          </w:rPr>
          <w:instrText xml:space="preserve"> </w:instrText>
        </w:r>
        <w:r w:rsidRPr="0047260E">
          <w:rPr>
            <w:noProof/>
            <w:lang w:val="en-CA"/>
            <w:rPrChange w:id="659" w:author="ilia kassianenko" w:date="2019-03-21T21:37:00Z">
              <w:rPr>
                <w:noProof/>
              </w:rPr>
            </w:rPrChange>
          </w:rPr>
          <w:instrText>HYPERLINK \l "_Toc4082432"</w:instrText>
        </w:r>
        <w:r w:rsidRPr="0047260E">
          <w:rPr>
            <w:rStyle w:val="Hyperlink"/>
            <w:noProof/>
            <w:lang w:val="en-CA"/>
            <w:rPrChange w:id="660" w:author="ilia kassianenko" w:date="2019-03-21T21:37:00Z">
              <w:rPr>
                <w:rStyle w:val="Hyperlink"/>
                <w:noProof/>
              </w:rPr>
            </w:rPrChange>
          </w:rPr>
          <w:instrText xml:space="preserve"> </w:instrText>
        </w:r>
      </w:ins>
      <w:ins w:id="661" w:author="ilia kassianenko" w:date="2019-03-21T20:37:00Z">
        <w:r w:rsidR="00766A22" w:rsidRPr="0047260E">
          <w:rPr>
            <w:rStyle w:val="Hyperlink"/>
            <w:noProof/>
            <w:lang w:val="en-CA"/>
            <w:rPrChange w:id="662" w:author="ilia kassianenko" w:date="2019-03-21T21:37:00Z">
              <w:rPr>
                <w:rStyle w:val="Hyperlink"/>
                <w:noProof/>
              </w:rPr>
            </w:rPrChange>
          </w:rPr>
        </w:r>
      </w:ins>
      <w:ins w:id="663" w:author="Fritz Gyger" w:date="2019-03-21T17:39:00Z">
        <w:r w:rsidRPr="0047260E">
          <w:rPr>
            <w:rStyle w:val="Hyperlink"/>
            <w:noProof/>
            <w:lang w:val="en-CA"/>
            <w:rPrChange w:id="664" w:author="ilia kassianenko" w:date="2019-03-21T21:37:00Z">
              <w:rPr>
                <w:rStyle w:val="Hyperlink"/>
                <w:noProof/>
              </w:rPr>
            </w:rPrChange>
          </w:rPr>
          <w:fldChar w:fldCharType="separate"/>
        </w:r>
        <w:r w:rsidRPr="0047260E">
          <w:rPr>
            <w:rStyle w:val="Hyperlink"/>
            <w:noProof/>
            <w:lang w:val="en-CA"/>
            <w:rPrChange w:id="665" w:author="ilia kassianenko" w:date="2019-03-21T21:37:00Z">
              <w:rPr>
                <w:rStyle w:val="Hyperlink"/>
                <w:noProof/>
              </w:rPr>
            </w:rPrChange>
          </w:rPr>
          <w:t>4.1</w:t>
        </w:r>
        <w:r w:rsidRPr="0047260E">
          <w:rPr>
            <w:rFonts w:asciiTheme="minorHAnsi" w:eastAsiaTheme="minorEastAsia" w:hAnsiTheme="minorHAnsi" w:cstheme="minorBidi"/>
            <w:noProof/>
            <w:sz w:val="22"/>
            <w:szCs w:val="22"/>
            <w:lang w:val="en-CA" w:eastAsia="en-CA"/>
            <w:rPrChange w:id="666"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667" w:author="ilia kassianenko" w:date="2019-03-21T21:37:00Z">
              <w:rPr>
                <w:rStyle w:val="Hyperlink"/>
                <w:noProof/>
              </w:rPr>
            </w:rPrChange>
          </w:rPr>
          <w:t>Roles and Responsibilities</w:t>
        </w:r>
        <w:r w:rsidRPr="0047260E">
          <w:rPr>
            <w:noProof/>
            <w:webHidden/>
            <w:lang w:val="en-CA"/>
            <w:rPrChange w:id="668" w:author="ilia kassianenko" w:date="2019-03-21T21:37:00Z">
              <w:rPr>
                <w:noProof/>
                <w:webHidden/>
              </w:rPr>
            </w:rPrChange>
          </w:rPr>
          <w:tab/>
        </w:r>
        <w:r w:rsidRPr="0047260E">
          <w:rPr>
            <w:noProof/>
            <w:webHidden/>
            <w:lang w:val="en-CA"/>
            <w:rPrChange w:id="669" w:author="ilia kassianenko" w:date="2019-03-21T21:37:00Z">
              <w:rPr>
                <w:noProof/>
                <w:webHidden/>
              </w:rPr>
            </w:rPrChange>
          </w:rPr>
          <w:fldChar w:fldCharType="begin"/>
        </w:r>
        <w:r w:rsidRPr="0047260E">
          <w:rPr>
            <w:noProof/>
            <w:webHidden/>
            <w:lang w:val="en-CA"/>
            <w:rPrChange w:id="670" w:author="ilia kassianenko" w:date="2019-03-21T21:37:00Z">
              <w:rPr>
                <w:noProof/>
                <w:webHidden/>
              </w:rPr>
            </w:rPrChange>
          </w:rPr>
          <w:instrText xml:space="preserve"> PAGEREF _Toc4082432 \h </w:instrText>
        </w:r>
      </w:ins>
      <w:r w:rsidRPr="0047260E">
        <w:rPr>
          <w:noProof/>
          <w:webHidden/>
          <w:lang w:val="en-CA"/>
          <w:rPrChange w:id="671" w:author="ilia kassianenko" w:date="2019-03-21T21:37:00Z">
            <w:rPr>
              <w:noProof/>
              <w:webHidden/>
            </w:rPr>
          </w:rPrChange>
        </w:rPr>
      </w:r>
      <w:r w:rsidRPr="0047260E">
        <w:rPr>
          <w:noProof/>
          <w:webHidden/>
          <w:lang w:val="en-CA"/>
          <w:rPrChange w:id="672" w:author="ilia kassianenko" w:date="2019-03-21T21:37:00Z">
            <w:rPr>
              <w:noProof/>
              <w:webHidden/>
            </w:rPr>
          </w:rPrChange>
        </w:rPr>
        <w:fldChar w:fldCharType="separate"/>
      </w:r>
      <w:ins w:id="673" w:author="ilia kassianenko" w:date="2019-03-21T20:38:00Z">
        <w:r w:rsidR="00766A22" w:rsidRPr="0047260E">
          <w:rPr>
            <w:noProof/>
            <w:webHidden/>
            <w:lang w:val="en-CA"/>
            <w:rPrChange w:id="674" w:author="ilia kassianenko" w:date="2019-03-21T21:37:00Z">
              <w:rPr>
                <w:noProof/>
                <w:webHidden/>
              </w:rPr>
            </w:rPrChange>
          </w:rPr>
          <w:t>4</w:t>
        </w:r>
      </w:ins>
      <w:ins w:id="675" w:author="Fritz Gyger" w:date="2019-03-21T17:39:00Z">
        <w:r w:rsidRPr="0047260E">
          <w:rPr>
            <w:noProof/>
            <w:webHidden/>
            <w:lang w:val="en-CA"/>
            <w:rPrChange w:id="676" w:author="ilia kassianenko" w:date="2019-03-21T21:37:00Z">
              <w:rPr>
                <w:noProof/>
                <w:webHidden/>
              </w:rPr>
            </w:rPrChange>
          </w:rPr>
          <w:fldChar w:fldCharType="end"/>
        </w:r>
        <w:r w:rsidRPr="0047260E">
          <w:rPr>
            <w:rStyle w:val="Hyperlink"/>
            <w:noProof/>
            <w:lang w:val="en-CA"/>
            <w:rPrChange w:id="677" w:author="ilia kassianenko" w:date="2019-03-21T21:37:00Z">
              <w:rPr>
                <w:rStyle w:val="Hyperlink"/>
                <w:noProof/>
              </w:rPr>
            </w:rPrChange>
          </w:rPr>
          <w:fldChar w:fldCharType="end"/>
        </w:r>
      </w:ins>
    </w:p>
    <w:p w14:paraId="1DFE59C8" w14:textId="77777777" w:rsidR="001C4E47" w:rsidRPr="0047260E" w:rsidRDefault="001C4E47">
      <w:pPr>
        <w:pStyle w:val="TOC2"/>
        <w:rPr>
          <w:ins w:id="678" w:author="Fritz Gyger" w:date="2019-03-21T17:39:00Z"/>
          <w:rFonts w:asciiTheme="minorHAnsi" w:eastAsiaTheme="minorEastAsia" w:hAnsiTheme="minorHAnsi" w:cstheme="minorBidi"/>
          <w:noProof/>
          <w:sz w:val="22"/>
          <w:szCs w:val="22"/>
          <w:lang w:val="en-CA" w:eastAsia="en-CA"/>
          <w:rPrChange w:id="679" w:author="ilia kassianenko" w:date="2019-03-21T21:37:00Z">
            <w:rPr>
              <w:ins w:id="680" w:author="Fritz Gyger" w:date="2019-03-21T17:39:00Z"/>
              <w:rFonts w:asciiTheme="minorHAnsi" w:eastAsiaTheme="minorEastAsia" w:hAnsiTheme="minorHAnsi" w:cstheme="minorBidi"/>
              <w:noProof/>
              <w:sz w:val="22"/>
              <w:szCs w:val="22"/>
              <w:lang w:val="en-CA" w:eastAsia="en-CA"/>
            </w:rPr>
          </w:rPrChange>
        </w:rPr>
      </w:pPr>
      <w:ins w:id="681" w:author="Fritz Gyger" w:date="2019-03-21T17:39:00Z">
        <w:r w:rsidRPr="0047260E">
          <w:rPr>
            <w:rStyle w:val="Hyperlink"/>
            <w:noProof/>
            <w:lang w:val="en-CA"/>
            <w:rPrChange w:id="682" w:author="ilia kassianenko" w:date="2019-03-21T21:37:00Z">
              <w:rPr>
                <w:rStyle w:val="Hyperlink"/>
                <w:noProof/>
              </w:rPr>
            </w:rPrChange>
          </w:rPr>
          <w:fldChar w:fldCharType="begin"/>
        </w:r>
        <w:r w:rsidRPr="0047260E">
          <w:rPr>
            <w:rStyle w:val="Hyperlink"/>
            <w:noProof/>
            <w:lang w:val="en-CA"/>
            <w:rPrChange w:id="683" w:author="ilia kassianenko" w:date="2019-03-21T21:37:00Z">
              <w:rPr>
                <w:rStyle w:val="Hyperlink"/>
                <w:noProof/>
              </w:rPr>
            </w:rPrChange>
          </w:rPr>
          <w:instrText xml:space="preserve"> </w:instrText>
        </w:r>
        <w:r w:rsidRPr="0047260E">
          <w:rPr>
            <w:noProof/>
            <w:lang w:val="en-CA"/>
            <w:rPrChange w:id="684" w:author="ilia kassianenko" w:date="2019-03-21T21:37:00Z">
              <w:rPr>
                <w:noProof/>
              </w:rPr>
            </w:rPrChange>
          </w:rPr>
          <w:instrText>HYPERLINK \l "_Toc4082433"</w:instrText>
        </w:r>
        <w:r w:rsidRPr="0047260E">
          <w:rPr>
            <w:rStyle w:val="Hyperlink"/>
            <w:noProof/>
            <w:lang w:val="en-CA"/>
            <w:rPrChange w:id="685" w:author="ilia kassianenko" w:date="2019-03-21T21:37:00Z">
              <w:rPr>
                <w:rStyle w:val="Hyperlink"/>
                <w:noProof/>
              </w:rPr>
            </w:rPrChange>
          </w:rPr>
          <w:instrText xml:space="preserve"> </w:instrText>
        </w:r>
      </w:ins>
      <w:ins w:id="686" w:author="ilia kassianenko" w:date="2019-03-21T20:37:00Z">
        <w:r w:rsidR="00766A22" w:rsidRPr="0047260E">
          <w:rPr>
            <w:rStyle w:val="Hyperlink"/>
            <w:noProof/>
            <w:lang w:val="en-CA"/>
            <w:rPrChange w:id="687" w:author="ilia kassianenko" w:date="2019-03-21T21:37:00Z">
              <w:rPr>
                <w:rStyle w:val="Hyperlink"/>
                <w:noProof/>
              </w:rPr>
            </w:rPrChange>
          </w:rPr>
        </w:r>
      </w:ins>
      <w:ins w:id="688" w:author="Fritz Gyger" w:date="2019-03-21T17:39:00Z">
        <w:r w:rsidRPr="0047260E">
          <w:rPr>
            <w:rStyle w:val="Hyperlink"/>
            <w:noProof/>
            <w:lang w:val="en-CA"/>
            <w:rPrChange w:id="689" w:author="ilia kassianenko" w:date="2019-03-21T21:37:00Z">
              <w:rPr>
                <w:rStyle w:val="Hyperlink"/>
                <w:noProof/>
              </w:rPr>
            </w:rPrChange>
          </w:rPr>
          <w:fldChar w:fldCharType="separate"/>
        </w:r>
        <w:r w:rsidRPr="0047260E">
          <w:rPr>
            <w:rStyle w:val="Hyperlink"/>
            <w:noProof/>
            <w:lang w:val="en-CA"/>
            <w:rPrChange w:id="690" w:author="ilia kassianenko" w:date="2019-03-21T21:37:00Z">
              <w:rPr>
                <w:rStyle w:val="Hyperlink"/>
                <w:noProof/>
              </w:rPr>
            </w:rPrChange>
          </w:rPr>
          <w:t>4.2</w:t>
        </w:r>
        <w:r w:rsidRPr="0047260E">
          <w:rPr>
            <w:rFonts w:asciiTheme="minorHAnsi" w:eastAsiaTheme="minorEastAsia" w:hAnsiTheme="minorHAnsi" w:cstheme="minorBidi"/>
            <w:noProof/>
            <w:sz w:val="22"/>
            <w:szCs w:val="22"/>
            <w:lang w:val="en-CA" w:eastAsia="en-CA"/>
            <w:rPrChange w:id="691"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692" w:author="ilia kassianenko" w:date="2019-03-21T21:37:00Z">
              <w:rPr>
                <w:rStyle w:val="Hyperlink"/>
                <w:noProof/>
              </w:rPr>
            </w:rPrChange>
          </w:rPr>
          <w:t>Performance Monitoring and Database Efficiency</w:t>
        </w:r>
        <w:r w:rsidRPr="0047260E">
          <w:rPr>
            <w:noProof/>
            <w:webHidden/>
            <w:lang w:val="en-CA"/>
            <w:rPrChange w:id="693" w:author="ilia kassianenko" w:date="2019-03-21T21:37:00Z">
              <w:rPr>
                <w:noProof/>
                <w:webHidden/>
              </w:rPr>
            </w:rPrChange>
          </w:rPr>
          <w:tab/>
        </w:r>
        <w:r w:rsidRPr="0047260E">
          <w:rPr>
            <w:noProof/>
            <w:webHidden/>
            <w:lang w:val="en-CA"/>
            <w:rPrChange w:id="694" w:author="ilia kassianenko" w:date="2019-03-21T21:37:00Z">
              <w:rPr>
                <w:noProof/>
                <w:webHidden/>
              </w:rPr>
            </w:rPrChange>
          </w:rPr>
          <w:fldChar w:fldCharType="begin"/>
        </w:r>
        <w:r w:rsidRPr="0047260E">
          <w:rPr>
            <w:noProof/>
            <w:webHidden/>
            <w:lang w:val="en-CA"/>
            <w:rPrChange w:id="695" w:author="ilia kassianenko" w:date="2019-03-21T21:37:00Z">
              <w:rPr>
                <w:noProof/>
                <w:webHidden/>
              </w:rPr>
            </w:rPrChange>
          </w:rPr>
          <w:instrText xml:space="preserve"> PAGEREF _Toc4082433 \h </w:instrText>
        </w:r>
      </w:ins>
      <w:r w:rsidRPr="0047260E">
        <w:rPr>
          <w:noProof/>
          <w:webHidden/>
          <w:lang w:val="en-CA"/>
          <w:rPrChange w:id="696" w:author="ilia kassianenko" w:date="2019-03-21T21:37:00Z">
            <w:rPr>
              <w:noProof/>
              <w:webHidden/>
            </w:rPr>
          </w:rPrChange>
        </w:rPr>
      </w:r>
      <w:r w:rsidRPr="0047260E">
        <w:rPr>
          <w:noProof/>
          <w:webHidden/>
          <w:lang w:val="en-CA"/>
          <w:rPrChange w:id="697" w:author="ilia kassianenko" w:date="2019-03-21T21:37:00Z">
            <w:rPr>
              <w:noProof/>
              <w:webHidden/>
            </w:rPr>
          </w:rPrChange>
        </w:rPr>
        <w:fldChar w:fldCharType="separate"/>
      </w:r>
      <w:ins w:id="698" w:author="ilia kassianenko" w:date="2019-03-21T20:38:00Z">
        <w:r w:rsidR="00766A22" w:rsidRPr="0047260E">
          <w:rPr>
            <w:noProof/>
            <w:webHidden/>
            <w:lang w:val="en-CA"/>
            <w:rPrChange w:id="699" w:author="ilia kassianenko" w:date="2019-03-21T21:37:00Z">
              <w:rPr>
                <w:noProof/>
                <w:webHidden/>
              </w:rPr>
            </w:rPrChange>
          </w:rPr>
          <w:t>4</w:t>
        </w:r>
      </w:ins>
      <w:ins w:id="700" w:author="Fritz Gyger" w:date="2019-03-21T17:39:00Z">
        <w:r w:rsidRPr="0047260E">
          <w:rPr>
            <w:noProof/>
            <w:webHidden/>
            <w:lang w:val="en-CA"/>
            <w:rPrChange w:id="701" w:author="ilia kassianenko" w:date="2019-03-21T21:37:00Z">
              <w:rPr>
                <w:noProof/>
                <w:webHidden/>
              </w:rPr>
            </w:rPrChange>
          </w:rPr>
          <w:fldChar w:fldCharType="end"/>
        </w:r>
        <w:r w:rsidRPr="0047260E">
          <w:rPr>
            <w:rStyle w:val="Hyperlink"/>
            <w:noProof/>
            <w:lang w:val="en-CA"/>
            <w:rPrChange w:id="702" w:author="ilia kassianenko" w:date="2019-03-21T21:37:00Z">
              <w:rPr>
                <w:rStyle w:val="Hyperlink"/>
                <w:noProof/>
              </w:rPr>
            </w:rPrChange>
          </w:rPr>
          <w:fldChar w:fldCharType="end"/>
        </w:r>
      </w:ins>
    </w:p>
    <w:p w14:paraId="41C70DB8" w14:textId="77777777" w:rsidR="001C4E47" w:rsidRPr="0047260E" w:rsidRDefault="001C4E47">
      <w:pPr>
        <w:pStyle w:val="TOC3"/>
        <w:rPr>
          <w:ins w:id="703" w:author="Fritz Gyger" w:date="2019-03-21T17:39:00Z"/>
          <w:rFonts w:asciiTheme="minorHAnsi" w:eastAsiaTheme="minorEastAsia" w:hAnsiTheme="minorHAnsi" w:cstheme="minorBidi"/>
          <w:noProof/>
          <w:sz w:val="22"/>
          <w:szCs w:val="22"/>
          <w:lang w:val="en-CA" w:eastAsia="en-CA"/>
          <w:rPrChange w:id="704" w:author="ilia kassianenko" w:date="2019-03-21T21:37:00Z">
            <w:rPr>
              <w:ins w:id="705" w:author="Fritz Gyger" w:date="2019-03-21T17:39:00Z"/>
              <w:rFonts w:asciiTheme="minorHAnsi" w:eastAsiaTheme="minorEastAsia" w:hAnsiTheme="minorHAnsi" w:cstheme="minorBidi"/>
              <w:noProof/>
              <w:sz w:val="22"/>
              <w:szCs w:val="22"/>
              <w:lang w:val="en-CA" w:eastAsia="en-CA"/>
            </w:rPr>
          </w:rPrChange>
        </w:rPr>
      </w:pPr>
      <w:ins w:id="706" w:author="Fritz Gyger" w:date="2019-03-21T17:39:00Z">
        <w:r w:rsidRPr="0047260E">
          <w:rPr>
            <w:rStyle w:val="Hyperlink"/>
            <w:noProof/>
            <w:lang w:val="en-CA"/>
            <w:rPrChange w:id="707" w:author="ilia kassianenko" w:date="2019-03-21T21:37:00Z">
              <w:rPr>
                <w:rStyle w:val="Hyperlink"/>
                <w:noProof/>
              </w:rPr>
            </w:rPrChange>
          </w:rPr>
          <w:fldChar w:fldCharType="begin"/>
        </w:r>
        <w:r w:rsidRPr="0047260E">
          <w:rPr>
            <w:rStyle w:val="Hyperlink"/>
            <w:noProof/>
            <w:lang w:val="en-CA"/>
            <w:rPrChange w:id="708" w:author="ilia kassianenko" w:date="2019-03-21T21:37:00Z">
              <w:rPr>
                <w:rStyle w:val="Hyperlink"/>
                <w:noProof/>
              </w:rPr>
            </w:rPrChange>
          </w:rPr>
          <w:instrText xml:space="preserve"> </w:instrText>
        </w:r>
        <w:r w:rsidRPr="0047260E">
          <w:rPr>
            <w:noProof/>
            <w:lang w:val="en-CA"/>
            <w:rPrChange w:id="709" w:author="ilia kassianenko" w:date="2019-03-21T21:37:00Z">
              <w:rPr>
                <w:noProof/>
              </w:rPr>
            </w:rPrChange>
          </w:rPr>
          <w:instrText>HYPERLINK \l "_Toc4082434"</w:instrText>
        </w:r>
        <w:r w:rsidRPr="0047260E">
          <w:rPr>
            <w:rStyle w:val="Hyperlink"/>
            <w:noProof/>
            <w:lang w:val="en-CA"/>
            <w:rPrChange w:id="710" w:author="ilia kassianenko" w:date="2019-03-21T21:37:00Z">
              <w:rPr>
                <w:rStyle w:val="Hyperlink"/>
                <w:noProof/>
              </w:rPr>
            </w:rPrChange>
          </w:rPr>
          <w:instrText xml:space="preserve"> </w:instrText>
        </w:r>
      </w:ins>
      <w:ins w:id="711" w:author="ilia kassianenko" w:date="2019-03-21T20:37:00Z">
        <w:r w:rsidR="00766A22" w:rsidRPr="0047260E">
          <w:rPr>
            <w:rStyle w:val="Hyperlink"/>
            <w:noProof/>
            <w:lang w:val="en-CA"/>
            <w:rPrChange w:id="712" w:author="ilia kassianenko" w:date="2019-03-21T21:37:00Z">
              <w:rPr>
                <w:rStyle w:val="Hyperlink"/>
                <w:noProof/>
              </w:rPr>
            </w:rPrChange>
          </w:rPr>
        </w:r>
      </w:ins>
      <w:ins w:id="713" w:author="Fritz Gyger" w:date="2019-03-21T17:39:00Z">
        <w:r w:rsidRPr="0047260E">
          <w:rPr>
            <w:rStyle w:val="Hyperlink"/>
            <w:noProof/>
            <w:lang w:val="en-CA"/>
            <w:rPrChange w:id="714" w:author="ilia kassianenko" w:date="2019-03-21T21:37:00Z">
              <w:rPr>
                <w:rStyle w:val="Hyperlink"/>
                <w:noProof/>
              </w:rPr>
            </w:rPrChange>
          </w:rPr>
          <w:fldChar w:fldCharType="separate"/>
        </w:r>
        <w:r w:rsidRPr="0047260E">
          <w:rPr>
            <w:rStyle w:val="Hyperlink"/>
            <w:noProof/>
            <w:lang w:val="en-CA"/>
            <w:rPrChange w:id="715" w:author="ilia kassianenko" w:date="2019-03-21T21:37:00Z">
              <w:rPr>
                <w:rStyle w:val="Hyperlink"/>
                <w:noProof/>
              </w:rPr>
            </w:rPrChange>
          </w:rPr>
          <w:t>4.2.1</w:t>
        </w:r>
        <w:r w:rsidRPr="0047260E">
          <w:rPr>
            <w:rFonts w:asciiTheme="minorHAnsi" w:eastAsiaTheme="minorEastAsia" w:hAnsiTheme="minorHAnsi" w:cstheme="minorBidi"/>
            <w:noProof/>
            <w:sz w:val="22"/>
            <w:szCs w:val="22"/>
            <w:lang w:val="en-CA" w:eastAsia="en-CA"/>
            <w:rPrChange w:id="716"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717" w:author="ilia kassianenko" w:date="2019-03-21T21:37:00Z">
              <w:rPr>
                <w:rStyle w:val="Hyperlink"/>
                <w:noProof/>
              </w:rPr>
            </w:rPrChange>
          </w:rPr>
          <w:t>Operational Implications</w:t>
        </w:r>
        <w:r w:rsidRPr="0047260E">
          <w:rPr>
            <w:noProof/>
            <w:webHidden/>
            <w:lang w:val="en-CA"/>
            <w:rPrChange w:id="718" w:author="ilia kassianenko" w:date="2019-03-21T21:37:00Z">
              <w:rPr>
                <w:noProof/>
                <w:webHidden/>
              </w:rPr>
            </w:rPrChange>
          </w:rPr>
          <w:tab/>
        </w:r>
        <w:r w:rsidRPr="0047260E">
          <w:rPr>
            <w:noProof/>
            <w:webHidden/>
            <w:lang w:val="en-CA"/>
            <w:rPrChange w:id="719" w:author="ilia kassianenko" w:date="2019-03-21T21:37:00Z">
              <w:rPr>
                <w:noProof/>
                <w:webHidden/>
              </w:rPr>
            </w:rPrChange>
          </w:rPr>
          <w:fldChar w:fldCharType="begin"/>
        </w:r>
        <w:r w:rsidRPr="0047260E">
          <w:rPr>
            <w:noProof/>
            <w:webHidden/>
            <w:lang w:val="en-CA"/>
            <w:rPrChange w:id="720" w:author="ilia kassianenko" w:date="2019-03-21T21:37:00Z">
              <w:rPr>
                <w:noProof/>
                <w:webHidden/>
              </w:rPr>
            </w:rPrChange>
          </w:rPr>
          <w:instrText xml:space="preserve"> PAGEREF _Toc4082434 \h </w:instrText>
        </w:r>
      </w:ins>
      <w:r w:rsidRPr="0047260E">
        <w:rPr>
          <w:noProof/>
          <w:webHidden/>
          <w:lang w:val="en-CA"/>
          <w:rPrChange w:id="721" w:author="ilia kassianenko" w:date="2019-03-21T21:37:00Z">
            <w:rPr>
              <w:noProof/>
              <w:webHidden/>
            </w:rPr>
          </w:rPrChange>
        </w:rPr>
      </w:r>
      <w:r w:rsidRPr="0047260E">
        <w:rPr>
          <w:noProof/>
          <w:webHidden/>
          <w:lang w:val="en-CA"/>
          <w:rPrChange w:id="722" w:author="ilia kassianenko" w:date="2019-03-21T21:37:00Z">
            <w:rPr>
              <w:noProof/>
              <w:webHidden/>
            </w:rPr>
          </w:rPrChange>
        </w:rPr>
        <w:fldChar w:fldCharType="separate"/>
      </w:r>
      <w:ins w:id="723" w:author="ilia kassianenko" w:date="2019-03-21T20:38:00Z">
        <w:r w:rsidR="00766A22" w:rsidRPr="0047260E">
          <w:rPr>
            <w:noProof/>
            <w:webHidden/>
            <w:lang w:val="en-CA"/>
            <w:rPrChange w:id="724" w:author="ilia kassianenko" w:date="2019-03-21T21:37:00Z">
              <w:rPr>
                <w:noProof/>
                <w:webHidden/>
              </w:rPr>
            </w:rPrChange>
          </w:rPr>
          <w:t>4</w:t>
        </w:r>
      </w:ins>
      <w:ins w:id="725" w:author="Fritz Gyger" w:date="2019-03-21T17:39:00Z">
        <w:r w:rsidRPr="0047260E">
          <w:rPr>
            <w:noProof/>
            <w:webHidden/>
            <w:lang w:val="en-CA"/>
            <w:rPrChange w:id="726" w:author="ilia kassianenko" w:date="2019-03-21T21:37:00Z">
              <w:rPr>
                <w:noProof/>
                <w:webHidden/>
              </w:rPr>
            </w:rPrChange>
          </w:rPr>
          <w:fldChar w:fldCharType="end"/>
        </w:r>
        <w:r w:rsidRPr="0047260E">
          <w:rPr>
            <w:rStyle w:val="Hyperlink"/>
            <w:noProof/>
            <w:lang w:val="en-CA"/>
            <w:rPrChange w:id="727" w:author="ilia kassianenko" w:date="2019-03-21T21:37:00Z">
              <w:rPr>
                <w:rStyle w:val="Hyperlink"/>
                <w:noProof/>
              </w:rPr>
            </w:rPrChange>
          </w:rPr>
          <w:fldChar w:fldCharType="end"/>
        </w:r>
      </w:ins>
    </w:p>
    <w:p w14:paraId="0C66314D" w14:textId="77777777" w:rsidR="001C4E47" w:rsidRPr="0047260E" w:rsidRDefault="001C4E47">
      <w:pPr>
        <w:pStyle w:val="TOC3"/>
        <w:rPr>
          <w:ins w:id="728" w:author="Fritz Gyger" w:date="2019-03-21T17:39:00Z"/>
          <w:rFonts w:asciiTheme="minorHAnsi" w:eastAsiaTheme="minorEastAsia" w:hAnsiTheme="minorHAnsi" w:cstheme="minorBidi"/>
          <w:noProof/>
          <w:sz w:val="22"/>
          <w:szCs w:val="22"/>
          <w:lang w:val="en-CA" w:eastAsia="en-CA"/>
          <w:rPrChange w:id="729" w:author="ilia kassianenko" w:date="2019-03-21T21:37:00Z">
            <w:rPr>
              <w:ins w:id="730" w:author="Fritz Gyger" w:date="2019-03-21T17:39:00Z"/>
              <w:rFonts w:asciiTheme="minorHAnsi" w:eastAsiaTheme="minorEastAsia" w:hAnsiTheme="minorHAnsi" w:cstheme="minorBidi"/>
              <w:noProof/>
              <w:sz w:val="22"/>
              <w:szCs w:val="22"/>
              <w:lang w:val="en-CA" w:eastAsia="en-CA"/>
            </w:rPr>
          </w:rPrChange>
        </w:rPr>
      </w:pPr>
      <w:ins w:id="731" w:author="Fritz Gyger" w:date="2019-03-21T17:39:00Z">
        <w:r w:rsidRPr="0047260E">
          <w:rPr>
            <w:rStyle w:val="Hyperlink"/>
            <w:noProof/>
            <w:lang w:val="en-CA"/>
            <w:rPrChange w:id="732" w:author="ilia kassianenko" w:date="2019-03-21T21:37:00Z">
              <w:rPr>
                <w:rStyle w:val="Hyperlink"/>
                <w:noProof/>
              </w:rPr>
            </w:rPrChange>
          </w:rPr>
          <w:fldChar w:fldCharType="begin"/>
        </w:r>
        <w:r w:rsidRPr="0047260E">
          <w:rPr>
            <w:rStyle w:val="Hyperlink"/>
            <w:noProof/>
            <w:lang w:val="en-CA"/>
            <w:rPrChange w:id="733" w:author="ilia kassianenko" w:date="2019-03-21T21:37:00Z">
              <w:rPr>
                <w:rStyle w:val="Hyperlink"/>
                <w:noProof/>
              </w:rPr>
            </w:rPrChange>
          </w:rPr>
          <w:instrText xml:space="preserve"> </w:instrText>
        </w:r>
        <w:r w:rsidRPr="0047260E">
          <w:rPr>
            <w:noProof/>
            <w:lang w:val="en-CA"/>
            <w:rPrChange w:id="734" w:author="ilia kassianenko" w:date="2019-03-21T21:37:00Z">
              <w:rPr>
                <w:noProof/>
              </w:rPr>
            </w:rPrChange>
          </w:rPr>
          <w:instrText>HYPERLINK \l "_Toc4082436"</w:instrText>
        </w:r>
        <w:r w:rsidRPr="0047260E">
          <w:rPr>
            <w:rStyle w:val="Hyperlink"/>
            <w:noProof/>
            <w:lang w:val="en-CA"/>
            <w:rPrChange w:id="735" w:author="ilia kassianenko" w:date="2019-03-21T21:37:00Z">
              <w:rPr>
                <w:rStyle w:val="Hyperlink"/>
                <w:noProof/>
              </w:rPr>
            </w:rPrChange>
          </w:rPr>
          <w:instrText xml:space="preserve"> </w:instrText>
        </w:r>
      </w:ins>
      <w:ins w:id="736" w:author="ilia kassianenko" w:date="2019-03-21T20:37:00Z">
        <w:r w:rsidR="00766A22" w:rsidRPr="0047260E">
          <w:rPr>
            <w:rStyle w:val="Hyperlink"/>
            <w:noProof/>
            <w:lang w:val="en-CA"/>
            <w:rPrChange w:id="737" w:author="ilia kassianenko" w:date="2019-03-21T21:37:00Z">
              <w:rPr>
                <w:rStyle w:val="Hyperlink"/>
                <w:noProof/>
              </w:rPr>
            </w:rPrChange>
          </w:rPr>
        </w:r>
      </w:ins>
      <w:ins w:id="738" w:author="Fritz Gyger" w:date="2019-03-21T17:39:00Z">
        <w:r w:rsidRPr="0047260E">
          <w:rPr>
            <w:rStyle w:val="Hyperlink"/>
            <w:noProof/>
            <w:lang w:val="en-CA"/>
            <w:rPrChange w:id="739" w:author="ilia kassianenko" w:date="2019-03-21T21:37:00Z">
              <w:rPr>
                <w:rStyle w:val="Hyperlink"/>
                <w:noProof/>
              </w:rPr>
            </w:rPrChange>
          </w:rPr>
          <w:fldChar w:fldCharType="separate"/>
        </w:r>
        <w:r w:rsidRPr="0047260E">
          <w:rPr>
            <w:rStyle w:val="Hyperlink"/>
            <w:noProof/>
            <w:lang w:val="en-CA"/>
            <w:rPrChange w:id="740" w:author="ilia kassianenko" w:date="2019-03-21T21:37:00Z">
              <w:rPr>
                <w:rStyle w:val="Hyperlink"/>
                <w:noProof/>
              </w:rPr>
            </w:rPrChange>
          </w:rPr>
          <w:t>4.2.2</w:t>
        </w:r>
        <w:r w:rsidRPr="0047260E">
          <w:rPr>
            <w:rFonts w:asciiTheme="minorHAnsi" w:eastAsiaTheme="minorEastAsia" w:hAnsiTheme="minorHAnsi" w:cstheme="minorBidi"/>
            <w:noProof/>
            <w:sz w:val="22"/>
            <w:szCs w:val="22"/>
            <w:lang w:val="en-CA" w:eastAsia="en-CA"/>
            <w:rPrChange w:id="741"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742" w:author="ilia kassianenko" w:date="2019-03-21T21:37:00Z">
              <w:rPr>
                <w:rStyle w:val="Hyperlink"/>
                <w:noProof/>
              </w:rPr>
            </w:rPrChange>
          </w:rPr>
          <w:t>Data Transfer Requirements</w:t>
        </w:r>
        <w:r w:rsidRPr="0047260E">
          <w:rPr>
            <w:noProof/>
            <w:webHidden/>
            <w:lang w:val="en-CA"/>
            <w:rPrChange w:id="743" w:author="ilia kassianenko" w:date="2019-03-21T21:37:00Z">
              <w:rPr>
                <w:noProof/>
                <w:webHidden/>
              </w:rPr>
            </w:rPrChange>
          </w:rPr>
          <w:tab/>
        </w:r>
        <w:r w:rsidRPr="0047260E">
          <w:rPr>
            <w:noProof/>
            <w:webHidden/>
            <w:lang w:val="en-CA"/>
            <w:rPrChange w:id="744" w:author="ilia kassianenko" w:date="2019-03-21T21:37:00Z">
              <w:rPr>
                <w:noProof/>
                <w:webHidden/>
              </w:rPr>
            </w:rPrChange>
          </w:rPr>
          <w:fldChar w:fldCharType="begin"/>
        </w:r>
        <w:r w:rsidRPr="0047260E">
          <w:rPr>
            <w:noProof/>
            <w:webHidden/>
            <w:lang w:val="en-CA"/>
            <w:rPrChange w:id="745" w:author="ilia kassianenko" w:date="2019-03-21T21:37:00Z">
              <w:rPr>
                <w:noProof/>
                <w:webHidden/>
              </w:rPr>
            </w:rPrChange>
          </w:rPr>
          <w:instrText xml:space="preserve"> PAGEREF _Toc4082436 \h </w:instrText>
        </w:r>
      </w:ins>
      <w:r w:rsidRPr="0047260E">
        <w:rPr>
          <w:noProof/>
          <w:webHidden/>
          <w:lang w:val="en-CA"/>
          <w:rPrChange w:id="746" w:author="ilia kassianenko" w:date="2019-03-21T21:37:00Z">
            <w:rPr>
              <w:noProof/>
              <w:webHidden/>
            </w:rPr>
          </w:rPrChange>
        </w:rPr>
      </w:r>
      <w:r w:rsidRPr="0047260E">
        <w:rPr>
          <w:noProof/>
          <w:webHidden/>
          <w:lang w:val="en-CA"/>
          <w:rPrChange w:id="747" w:author="ilia kassianenko" w:date="2019-03-21T21:37:00Z">
            <w:rPr>
              <w:noProof/>
              <w:webHidden/>
            </w:rPr>
          </w:rPrChange>
        </w:rPr>
        <w:fldChar w:fldCharType="separate"/>
      </w:r>
      <w:ins w:id="748" w:author="ilia kassianenko" w:date="2019-03-21T20:38:00Z">
        <w:r w:rsidR="00766A22" w:rsidRPr="0047260E">
          <w:rPr>
            <w:noProof/>
            <w:webHidden/>
            <w:lang w:val="en-CA"/>
            <w:rPrChange w:id="749" w:author="ilia kassianenko" w:date="2019-03-21T21:37:00Z">
              <w:rPr>
                <w:noProof/>
                <w:webHidden/>
              </w:rPr>
            </w:rPrChange>
          </w:rPr>
          <w:t>4</w:t>
        </w:r>
      </w:ins>
      <w:ins w:id="750" w:author="Fritz Gyger" w:date="2019-03-21T17:39:00Z">
        <w:r w:rsidRPr="0047260E">
          <w:rPr>
            <w:noProof/>
            <w:webHidden/>
            <w:lang w:val="en-CA"/>
            <w:rPrChange w:id="751" w:author="ilia kassianenko" w:date="2019-03-21T21:37:00Z">
              <w:rPr>
                <w:noProof/>
                <w:webHidden/>
              </w:rPr>
            </w:rPrChange>
          </w:rPr>
          <w:fldChar w:fldCharType="end"/>
        </w:r>
        <w:r w:rsidRPr="0047260E">
          <w:rPr>
            <w:rStyle w:val="Hyperlink"/>
            <w:noProof/>
            <w:lang w:val="en-CA"/>
            <w:rPrChange w:id="752" w:author="ilia kassianenko" w:date="2019-03-21T21:37:00Z">
              <w:rPr>
                <w:rStyle w:val="Hyperlink"/>
                <w:noProof/>
              </w:rPr>
            </w:rPrChange>
          </w:rPr>
          <w:fldChar w:fldCharType="end"/>
        </w:r>
      </w:ins>
    </w:p>
    <w:p w14:paraId="477E0833" w14:textId="77777777" w:rsidR="001C4E47" w:rsidRPr="0047260E" w:rsidRDefault="001C4E47">
      <w:pPr>
        <w:pStyle w:val="TOC3"/>
        <w:rPr>
          <w:ins w:id="753" w:author="Fritz Gyger" w:date="2019-03-21T17:39:00Z"/>
          <w:rFonts w:asciiTheme="minorHAnsi" w:eastAsiaTheme="minorEastAsia" w:hAnsiTheme="minorHAnsi" w:cstheme="minorBidi"/>
          <w:noProof/>
          <w:sz w:val="22"/>
          <w:szCs w:val="22"/>
          <w:lang w:val="en-CA" w:eastAsia="en-CA"/>
          <w:rPrChange w:id="754" w:author="ilia kassianenko" w:date="2019-03-21T21:37:00Z">
            <w:rPr>
              <w:ins w:id="755" w:author="Fritz Gyger" w:date="2019-03-21T17:39:00Z"/>
              <w:rFonts w:asciiTheme="minorHAnsi" w:eastAsiaTheme="minorEastAsia" w:hAnsiTheme="minorHAnsi" w:cstheme="minorBidi"/>
              <w:noProof/>
              <w:sz w:val="22"/>
              <w:szCs w:val="22"/>
              <w:lang w:val="en-CA" w:eastAsia="en-CA"/>
            </w:rPr>
          </w:rPrChange>
        </w:rPr>
      </w:pPr>
      <w:ins w:id="756" w:author="Fritz Gyger" w:date="2019-03-21T17:39:00Z">
        <w:r w:rsidRPr="0047260E">
          <w:rPr>
            <w:rStyle w:val="Hyperlink"/>
            <w:noProof/>
            <w:lang w:val="en-CA"/>
            <w:rPrChange w:id="757" w:author="ilia kassianenko" w:date="2019-03-21T21:37:00Z">
              <w:rPr>
                <w:rStyle w:val="Hyperlink"/>
                <w:noProof/>
              </w:rPr>
            </w:rPrChange>
          </w:rPr>
          <w:fldChar w:fldCharType="begin"/>
        </w:r>
        <w:r w:rsidRPr="0047260E">
          <w:rPr>
            <w:rStyle w:val="Hyperlink"/>
            <w:noProof/>
            <w:lang w:val="en-CA"/>
            <w:rPrChange w:id="758" w:author="ilia kassianenko" w:date="2019-03-21T21:37:00Z">
              <w:rPr>
                <w:rStyle w:val="Hyperlink"/>
                <w:noProof/>
              </w:rPr>
            </w:rPrChange>
          </w:rPr>
          <w:instrText xml:space="preserve"> </w:instrText>
        </w:r>
        <w:r w:rsidRPr="0047260E">
          <w:rPr>
            <w:noProof/>
            <w:lang w:val="en-CA"/>
            <w:rPrChange w:id="759" w:author="ilia kassianenko" w:date="2019-03-21T21:37:00Z">
              <w:rPr>
                <w:noProof/>
              </w:rPr>
            </w:rPrChange>
          </w:rPr>
          <w:instrText>HYPERLINK \l "_Toc4082438"</w:instrText>
        </w:r>
        <w:r w:rsidRPr="0047260E">
          <w:rPr>
            <w:rStyle w:val="Hyperlink"/>
            <w:noProof/>
            <w:lang w:val="en-CA"/>
            <w:rPrChange w:id="760" w:author="ilia kassianenko" w:date="2019-03-21T21:37:00Z">
              <w:rPr>
                <w:rStyle w:val="Hyperlink"/>
                <w:noProof/>
              </w:rPr>
            </w:rPrChange>
          </w:rPr>
          <w:instrText xml:space="preserve"> </w:instrText>
        </w:r>
      </w:ins>
      <w:ins w:id="761" w:author="ilia kassianenko" w:date="2019-03-21T20:37:00Z">
        <w:r w:rsidR="00766A22" w:rsidRPr="0047260E">
          <w:rPr>
            <w:rStyle w:val="Hyperlink"/>
            <w:noProof/>
            <w:lang w:val="en-CA"/>
            <w:rPrChange w:id="762" w:author="ilia kassianenko" w:date="2019-03-21T21:37:00Z">
              <w:rPr>
                <w:rStyle w:val="Hyperlink"/>
                <w:noProof/>
              </w:rPr>
            </w:rPrChange>
          </w:rPr>
        </w:r>
      </w:ins>
      <w:ins w:id="763" w:author="Fritz Gyger" w:date="2019-03-21T17:39:00Z">
        <w:r w:rsidRPr="0047260E">
          <w:rPr>
            <w:rStyle w:val="Hyperlink"/>
            <w:noProof/>
            <w:lang w:val="en-CA"/>
            <w:rPrChange w:id="764" w:author="ilia kassianenko" w:date="2019-03-21T21:37:00Z">
              <w:rPr>
                <w:rStyle w:val="Hyperlink"/>
                <w:noProof/>
              </w:rPr>
            </w:rPrChange>
          </w:rPr>
          <w:fldChar w:fldCharType="separate"/>
        </w:r>
        <w:r w:rsidRPr="0047260E">
          <w:rPr>
            <w:rStyle w:val="Hyperlink"/>
            <w:noProof/>
            <w:lang w:val="en-CA"/>
            <w:rPrChange w:id="765" w:author="ilia kassianenko" w:date="2019-03-21T21:37:00Z">
              <w:rPr>
                <w:rStyle w:val="Hyperlink"/>
                <w:noProof/>
              </w:rPr>
            </w:rPrChange>
          </w:rPr>
          <w:t>4.2.3</w:t>
        </w:r>
        <w:r w:rsidRPr="0047260E">
          <w:rPr>
            <w:rFonts w:asciiTheme="minorHAnsi" w:eastAsiaTheme="minorEastAsia" w:hAnsiTheme="minorHAnsi" w:cstheme="minorBidi"/>
            <w:noProof/>
            <w:sz w:val="22"/>
            <w:szCs w:val="22"/>
            <w:lang w:val="en-CA" w:eastAsia="en-CA"/>
            <w:rPrChange w:id="766" w:author="ilia kassianenko" w:date="2019-03-21T21:37:00Z">
              <w:rPr>
                <w:rFonts w:asciiTheme="minorHAnsi" w:eastAsiaTheme="minorEastAsia" w:hAnsiTheme="minorHAnsi" w:cstheme="minorBidi"/>
                <w:noProof/>
                <w:sz w:val="22"/>
                <w:szCs w:val="22"/>
                <w:lang w:val="en-CA" w:eastAsia="en-CA"/>
              </w:rPr>
            </w:rPrChange>
          </w:rPr>
          <w:tab/>
        </w:r>
        <w:r w:rsidRPr="0047260E">
          <w:rPr>
            <w:rStyle w:val="Hyperlink"/>
            <w:noProof/>
            <w:lang w:val="en-CA"/>
            <w:rPrChange w:id="767" w:author="ilia kassianenko" w:date="2019-03-21T21:37:00Z">
              <w:rPr>
                <w:rStyle w:val="Hyperlink"/>
                <w:noProof/>
              </w:rPr>
            </w:rPrChange>
          </w:rPr>
          <w:t>Data Formats / Data Dictionary</w:t>
        </w:r>
        <w:r w:rsidRPr="0047260E">
          <w:rPr>
            <w:noProof/>
            <w:webHidden/>
            <w:lang w:val="en-CA"/>
            <w:rPrChange w:id="768" w:author="ilia kassianenko" w:date="2019-03-21T21:37:00Z">
              <w:rPr>
                <w:noProof/>
                <w:webHidden/>
              </w:rPr>
            </w:rPrChange>
          </w:rPr>
          <w:tab/>
        </w:r>
        <w:r w:rsidRPr="0047260E">
          <w:rPr>
            <w:noProof/>
            <w:webHidden/>
            <w:lang w:val="en-CA"/>
            <w:rPrChange w:id="769" w:author="ilia kassianenko" w:date="2019-03-21T21:37:00Z">
              <w:rPr>
                <w:noProof/>
                <w:webHidden/>
              </w:rPr>
            </w:rPrChange>
          </w:rPr>
          <w:fldChar w:fldCharType="begin"/>
        </w:r>
        <w:r w:rsidRPr="0047260E">
          <w:rPr>
            <w:noProof/>
            <w:webHidden/>
            <w:lang w:val="en-CA"/>
            <w:rPrChange w:id="770" w:author="ilia kassianenko" w:date="2019-03-21T21:37:00Z">
              <w:rPr>
                <w:noProof/>
                <w:webHidden/>
              </w:rPr>
            </w:rPrChange>
          </w:rPr>
          <w:instrText xml:space="preserve"> PAGEREF _Toc4082438 \h </w:instrText>
        </w:r>
      </w:ins>
      <w:r w:rsidRPr="0047260E">
        <w:rPr>
          <w:noProof/>
          <w:webHidden/>
          <w:lang w:val="en-CA"/>
          <w:rPrChange w:id="771" w:author="ilia kassianenko" w:date="2019-03-21T21:37:00Z">
            <w:rPr>
              <w:noProof/>
              <w:webHidden/>
            </w:rPr>
          </w:rPrChange>
        </w:rPr>
      </w:r>
      <w:r w:rsidRPr="0047260E">
        <w:rPr>
          <w:noProof/>
          <w:webHidden/>
          <w:lang w:val="en-CA"/>
          <w:rPrChange w:id="772" w:author="ilia kassianenko" w:date="2019-03-21T21:37:00Z">
            <w:rPr>
              <w:noProof/>
              <w:webHidden/>
            </w:rPr>
          </w:rPrChange>
        </w:rPr>
        <w:fldChar w:fldCharType="separate"/>
      </w:r>
      <w:ins w:id="773" w:author="ilia kassianenko" w:date="2019-03-21T20:38:00Z">
        <w:r w:rsidR="00766A22" w:rsidRPr="0047260E">
          <w:rPr>
            <w:noProof/>
            <w:webHidden/>
            <w:lang w:val="en-CA"/>
            <w:rPrChange w:id="774" w:author="ilia kassianenko" w:date="2019-03-21T21:37:00Z">
              <w:rPr>
                <w:noProof/>
                <w:webHidden/>
              </w:rPr>
            </w:rPrChange>
          </w:rPr>
          <w:t>4</w:t>
        </w:r>
      </w:ins>
      <w:ins w:id="775" w:author="Fritz Gyger" w:date="2019-03-21T17:39:00Z">
        <w:r w:rsidRPr="0047260E">
          <w:rPr>
            <w:noProof/>
            <w:webHidden/>
            <w:lang w:val="en-CA"/>
            <w:rPrChange w:id="776" w:author="ilia kassianenko" w:date="2019-03-21T21:37:00Z">
              <w:rPr>
                <w:noProof/>
                <w:webHidden/>
              </w:rPr>
            </w:rPrChange>
          </w:rPr>
          <w:fldChar w:fldCharType="end"/>
        </w:r>
        <w:r w:rsidRPr="0047260E">
          <w:rPr>
            <w:rStyle w:val="Hyperlink"/>
            <w:noProof/>
            <w:lang w:val="en-CA"/>
            <w:rPrChange w:id="777" w:author="ilia kassianenko" w:date="2019-03-21T21:37:00Z">
              <w:rPr>
                <w:rStyle w:val="Hyperlink"/>
                <w:noProof/>
              </w:rPr>
            </w:rPrChange>
          </w:rPr>
          <w:fldChar w:fldCharType="end"/>
        </w:r>
      </w:ins>
    </w:p>
    <w:p w14:paraId="490D7354" w14:textId="77777777" w:rsidR="001C4E47" w:rsidRPr="0047260E" w:rsidRDefault="001C4E47">
      <w:pPr>
        <w:pStyle w:val="TOC1"/>
        <w:rPr>
          <w:ins w:id="778" w:author="Fritz Gyger" w:date="2019-03-21T17:39:00Z"/>
          <w:rFonts w:asciiTheme="minorHAnsi" w:eastAsiaTheme="minorEastAsia" w:hAnsiTheme="minorHAnsi" w:cstheme="minorBidi"/>
          <w:b w:val="0"/>
          <w:noProof/>
          <w:sz w:val="22"/>
          <w:szCs w:val="22"/>
          <w:lang w:val="en-CA" w:eastAsia="en-CA"/>
          <w:rPrChange w:id="779" w:author="ilia kassianenko" w:date="2019-03-21T21:37:00Z">
            <w:rPr>
              <w:ins w:id="780" w:author="Fritz Gyger" w:date="2019-03-21T17:39:00Z"/>
              <w:rFonts w:asciiTheme="minorHAnsi" w:eastAsiaTheme="minorEastAsia" w:hAnsiTheme="minorHAnsi" w:cstheme="minorBidi"/>
              <w:b w:val="0"/>
              <w:noProof/>
              <w:sz w:val="22"/>
              <w:szCs w:val="22"/>
              <w:lang w:val="en-CA" w:eastAsia="en-CA"/>
            </w:rPr>
          </w:rPrChange>
        </w:rPr>
      </w:pPr>
      <w:ins w:id="781" w:author="Fritz Gyger" w:date="2019-03-21T17:39:00Z">
        <w:r w:rsidRPr="0047260E">
          <w:rPr>
            <w:rStyle w:val="Hyperlink"/>
            <w:noProof/>
            <w:lang w:val="en-CA"/>
            <w:rPrChange w:id="782" w:author="ilia kassianenko" w:date="2019-03-21T21:37:00Z">
              <w:rPr>
                <w:rStyle w:val="Hyperlink"/>
                <w:noProof/>
              </w:rPr>
            </w:rPrChange>
          </w:rPr>
          <w:fldChar w:fldCharType="begin"/>
        </w:r>
        <w:r w:rsidRPr="0047260E">
          <w:rPr>
            <w:rStyle w:val="Hyperlink"/>
            <w:noProof/>
            <w:lang w:val="en-CA"/>
            <w:rPrChange w:id="783" w:author="ilia kassianenko" w:date="2019-03-21T21:37:00Z">
              <w:rPr>
                <w:rStyle w:val="Hyperlink"/>
                <w:noProof/>
              </w:rPr>
            </w:rPrChange>
          </w:rPr>
          <w:instrText xml:space="preserve"> </w:instrText>
        </w:r>
        <w:r w:rsidRPr="0047260E">
          <w:rPr>
            <w:noProof/>
            <w:lang w:val="en-CA"/>
            <w:rPrChange w:id="784" w:author="ilia kassianenko" w:date="2019-03-21T21:37:00Z">
              <w:rPr>
                <w:noProof/>
              </w:rPr>
            </w:rPrChange>
          </w:rPr>
          <w:instrText>HYPERLINK \l "_Toc4082461"</w:instrText>
        </w:r>
        <w:r w:rsidRPr="0047260E">
          <w:rPr>
            <w:rStyle w:val="Hyperlink"/>
            <w:noProof/>
            <w:lang w:val="en-CA"/>
            <w:rPrChange w:id="785" w:author="ilia kassianenko" w:date="2019-03-21T21:37:00Z">
              <w:rPr>
                <w:rStyle w:val="Hyperlink"/>
                <w:noProof/>
              </w:rPr>
            </w:rPrChange>
          </w:rPr>
          <w:instrText xml:space="preserve"> </w:instrText>
        </w:r>
      </w:ins>
      <w:ins w:id="786" w:author="ilia kassianenko" w:date="2019-03-21T20:37:00Z">
        <w:r w:rsidR="00766A22" w:rsidRPr="0047260E">
          <w:rPr>
            <w:rStyle w:val="Hyperlink"/>
            <w:noProof/>
            <w:lang w:val="en-CA"/>
            <w:rPrChange w:id="787" w:author="ilia kassianenko" w:date="2019-03-21T21:37:00Z">
              <w:rPr>
                <w:rStyle w:val="Hyperlink"/>
                <w:noProof/>
              </w:rPr>
            </w:rPrChange>
          </w:rPr>
        </w:r>
      </w:ins>
      <w:ins w:id="788" w:author="Fritz Gyger" w:date="2019-03-21T17:39:00Z">
        <w:r w:rsidRPr="0047260E">
          <w:rPr>
            <w:rStyle w:val="Hyperlink"/>
            <w:noProof/>
            <w:lang w:val="en-CA"/>
            <w:rPrChange w:id="789" w:author="ilia kassianenko" w:date="2019-03-21T21:37:00Z">
              <w:rPr>
                <w:rStyle w:val="Hyperlink"/>
                <w:noProof/>
              </w:rPr>
            </w:rPrChange>
          </w:rPr>
          <w:fldChar w:fldCharType="separate"/>
        </w:r>
        <w:r w:rsidRPr="0047260E">
          <w:rPr>
            <w:rStyle w:val="Hyperlink"/>
            <w:noProof/>
            <w:lang w:val="en-CA"/>
            <w:rPrChange w:id="790" w:author="ilia kassianenko" w:date="2019-03-21T21:37:00Z">
              <w:rPr>
                <w:rStyle w:val="Hyperlink"/>
                <w:noProof/>
              </w:rPr>
            </w:rPrChange>
          </w:rPr>
          <w:t>5.</w:t>
        </w:r>
        <w:r w:rsidRPr="0047260E">
          <w:rPr>
            <w:rFonts w:asciiTheme="minorHAnsi" w:eastAsiaTheme="minorEastAsia" w:hAnsiTheme="minorHAnsi" w:cstheme="minorBidi"/>
            <w:b w:val="0"/>
            <w:noProof/>
            <w:sz w:val="22"/>
            <w:szCs w:val="22"/>
            <w:lang w:val="en-CA" w:eastAsia="en-CA"/>
            <w:rPrChange w:id="791"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792" w:author="ilia kassianenko" w:date="2019-03-21T21:37:00Z">
              <w:rPr>
                <w:rStyle w:val="Hyperlink"/>
                <w:noProof/>
              </w:rPr>
            </w:rPrChange>
          </w:rPr>
          <w:t>Appendix A: Acronyms</w:t>
        </w:r>
        <w:r w:rsidRPr="0047260E">
          <w:rPr>
            <w:noProof/>
            <w:webHidden/>
            <w:lang w:val="en-CA"/>
            <w:rPrChange w:id="793" w:author="ilia kassianenko" w:date="2019-03-21T21:37:00Z">
              <w:rPr>
                <w:noProof/>
                <w:webHidden/>
              </w:rPr>
            </w:rPrChange>
          </w:rPr>
          <w:tab/>
        </w:r>
        <w:r w:rsidRPr="0047260E">
          <w:rPr>
            <w:noProof/>
            <w:webHidden/>
            <w:lang w:val="en-CA"/>
            <w:rPrChange w:id="794" w:author="ilia kassianenko" w:date="2019-03-21T21:37:00Z">
              <w:rPr>
                <w:noProof/>
                <w:webHidden/>
              </w:rPr>
            </w:rPrChange>
          </w:rPr>
          <w:fldChar w:fldCharType="begin"/>
        </w:r>
        <w:r w:rsidRPr="0047260E">
          <w:rPr>
            <w:noProof/>
            <w:webHidden/>
            <w:lang w:val="en-CA"/>
            <w:rPrChange w:id="795" w:author="ilia kassianenko" w:date="2019-03-21T21:37:00Z">
              <w:rPr>
                <w:noProof/>
                <w:webHidden/>
              </w:rPr>
            </w:rPrChange>
          </w:rPr>
          <w:instrText xml:space="preserve"> PAGEREF _Toc4082461 \h </w:instrText>
        </w:r>
      </w:ins>
      <w:r w:rsidRPr="0047260E">
        <w:rPr>
          <w:noProof/>
          <w:webHidden/>
          <w:lang w:val="en-CA"/>
          <w:rPrChange w:id="796" w:author="ilia kassianenko" w:date="2019-03-21T21:37:00Z">
            <w:rPr>
              <w:noProof/>
              <w:webHidden/>
            </w:rPr>
          </w:rPrChange>
        </w:rPr>
      </w:r>
      <w:r w:rsidRPr="0047260E">
        <w:rPr>
          <w:noProof/>
          <w:webHidden/>
          <w:lang w:val="en-CA"/>
          <w:rPrChange w:id="797" w:author="ilia kassianenko" w:date="2019-03-21T21:37:00Z">
            <w:rPr>
              <w:noProof/>
              <w:webHidden/>
            </w:rPr>
          </w:rPrChange>
        </w:rPr>
        <w:fldChar w:fldCharType="separate"/>
      </w:r>
      <w:ins w:id="798" w:author="ilia kassianenko" w:date="2019-03-21T20:38:00Z">
        <w:r w:rsidR="00766A22" w:rsidRPr="0047260E">
          <w:rPr>
            <w:noProof/>
            <w:webHidden/>
            <w:lang w:val="en-CA"/>
            <w:rPrChange w:id="799" w:author="ilia kassianenko" w:date="2019-03-21T21:37:00Z">
              <w:rPr>
                <w:noProof/>
                <w:webHidden/>
              </w:rPr>
            </w:rPrChange>
          </w:rPr>
          <w:t>4</w:t>
        </w:r>
      </w:ins>
      <w:ins w:id="800" w:author="Fritz Gyger" w:date="2019-03-21T17:39:00Z">
        <w:del w:id="801" w:author="ilia kassianenko" w:date="2019-03-21T20:37:00Z">
          <w:r w:rsidRPr="0047260E" w:rsidDel="00766A22">
            <w:rPr>
              <w:noProof/>
              <w:webHidden/>
              <w:lang w:val="en-CA"/>
              <w:rPrChange w:id="802" w:author="ilia kassianenko" w:date="2019-03-21T21:37:00Z">
                <w:rPr>
                  <w:noProof/>
                  <w:webHidden/>
                </w:rPr>
              </w:rPrChange>
            </w:rPr>
            <w:delText>22</w:delText>
          </w:r>
        </w:del>
        <w:r w:rsidRPr="0047260E">
          <w:rPr>
            <w:noProof/>
            <w:webHidden/>
            <w:lang w:val="en-CA"/>
            <w:rPrChange w:id="803" w:author="ilia kassianenko" w:date="2019-03-21T21:37:00Z">
              <w:rPr>
                <w:noProof/>
                <w:webHidden/>
              </w:rPr>
            </w:rPrChange>
          </w:rPr>
          <w:fldChar w:fldCharType="end"/>
        </w:r>
        <w:r w:rsidRPr="0047260E">
          <w:rPr>
            <w:rStyle w:val="Hyperlink"/>
            <w:noProof/>
            <w:lang w:val="en-CA"/>
            <w:rPrChange w:id="804" w:author="ilia kassianenko" w:date="2019-03-21T21:37:00Z">
              <w:rPr>
                <w:rStyle w:val="Hyperlink"/>
                <w:noProof/>
              </w:rPr>
            </w:rPrChange>
          </w:rPr>
          <w:fldChar w:fldCharType="end"/>
        </w:r>
      </w:ins>
    </w:p>
    <w:p w14:paraId="240E3F73" w14:textId="77777777" w:rsidR="001C4E47" w:rsidRPr="0047260E" w:rsidRDefault="001C4E47">
      <w:pPr>
        <w:pStyle w:val="TOC1"/>
        <w:rPr>
          <w:ins w:id="805" w:author="Fritz Gyger" w:date="2019-03-21T17:39:00Z"/>
          <w:rFonts w:asciiTheme="minorHAnsi" w:eastAsiaTheme="minorEastAsia" w:hAnsiTheme="minorHAnsi" w:cstheme="minorBidi"/>
          <w:b w:val="0"/>
          <w:noProof/>
          <w:sz w:val="22"/>
          <w:szCs w:val="22"/>
          <w:lang w:val="en-CA" w:eastAsia="en-CA"/>
          <w:rPrChange w:id="806" w:author="ilia kassianenko" w:date="2019-03-21T21:37:00Z">
            <w:rPr>
              <w:ins w:id="807" w:author="Fritz Gyger" w:date="2019-03-21T17:39:00Z"/>
              <w:rFonts w:asciiTheme="minorHAnsi" w:eastAsiaTheme="minorEastAsia" w:hAnsiTheme="minorHAnsi" w:cstheme="minorBidi"/>
              <w:b w:val="0"/>
              <w:noProof/>
              <w:sz w:val="22"/>
              <w:szCs w:val="22"/>
              <w:lang w:val="en-CA" w:eastAsia="en-CA"/>
            </w:rPr>
          </w:rPrChange>
        </w:rPr>
      </w:pPr>
      <w:ins w:id="808" w:author="Fritz Gyger" w:date="2019-03-21T17:39:00Z">
        <w:r w:rsidRPr="0047260E">
          <w:rPr>
            <w:rStyle w:val="Hyperlink"/>
            <w:noProof/>
            <w:lang w:val="en-CA"/>
            <w:rPrChange w:id="809" w:author="ilia kassianenko" w:date="2019-03-21T21:37:00Z">
              <w:rPr>
                <w:rStyle w:val="Hyperlink"/>
                <w:noProof/>
              </w:rPr>
            </w:rPrChange>
          </w:rPr>
          <w:fldChar w:fldCharType="begin"/>
        </w:r>
        <w:r w:rsidRPr="0047260E">
          <w:rPr>
            <w:rStyle w:val="Hyperlink"/>
            <w:noProof/>
            <w:lang w:val="en-CA"/>
            <w:rPrChange w:id="810" w:author="ilia kassianenko" w:date="2019-03-21T21:37:00Z">
              <w:rPr>
                <w:rStyle w:val="Hyperlink"/>
                <w:noProof/>
              </w:rPr>
            </w:rPrChange>
          </w:rPr>
          <w:instrText xml:space="preserve"> </w:instrText>
        </w:r>
        <w:r w:rsidRPr="0047260E">
          <w:rPr>
            <w:noProof/>
            <w:lang w:val="en-CA"/>
            <w:rPrChange w:id="811" w:author="ilia kassianenko" w:date="2019-03-21T21:37:00Z">
              <w:rPr>
                <w:noProof/>
              </w:rPr>
            </w:rPrChange>
          </w:rPr>
          <w:instrText>HYPERLINK \l "_Toc4082462"</w:instrText>
        </w:r>
        <w:r w:rsidRPr="0047260E">
          <w:rPr>
            <w:rStyle w:val="Hyperlink"/>
            <w:noProof/>
            <w:lang w:val="en-CA"/>
            <w:rPrChange w:id="812" w:author="ilia kassianenko" w:date="2019-03-21T21:37:00Z">
              <w:rPr>
                <w:rStyle w:val="Hyperlink"/>
                <w:noProof/>
              </w:rPr>
            </w:rPrChange>
          </w:rPr>
          <w:instrText xml:space="preserve"> </w:instrText>
        </w:r>
      </w:ins>
      <w:ins w:id="813" w:author="ilia kassianenko" w:date="2019-03-21T20:37:00Z">
        <w:r w:rsidR="00766A22" w:rsidRPr="0047260E">
          <w:rPr>
            <w:rStyle w:val="Hyperlink"/>
            <w:noProof/>
            <w:lang w:val="en-CA"/>
            <w:rPrChange w:id="814" w:author="ilia kassianenko" w:date="2019-03-21T21:37:00Z">
              <w:rPr>
                <w:rStyle w:val="Hyperlink"/>
                <w:noProof/>
              </w:rPr>
            </w:rPrChange>
          </w:rPr>
        </w:r>
      </w:ins>
      <w:ins w:id="815" w:author="Fritz Gyger" w:date="2019-03-21T17:39:00Z">
        <w:r w:rsidRPr="0047260E">
          <w:rPr>
            <w:rStyle w:val="Hyperlink"/>
            <w:noProof/>
            <w:lang w:val="en-CA"/>
            <w:rPrChange w:id="816" w:author="ilia kassianenko" w:date="2019-03-21T21:37:00Z">
              <w:rPr>
                <w:rStyle w:val="Hyperlink"/>
                <w:noProof/>
              </w:rPr>
            </w:rPrChange>
          </w:rPr>
          <w:fldChar w:fldCharType="separate"/>
        </w:r>
        <w:r w:rsidRPr="0047260E">
          <w:rPr>
            <w:rStyle w:val="Hyperlink"/>
            <w:noProof/>
            <w:lang w:val="en-CA"/>
            <w:rPrChange w:id="817" w:author="ilia kassianenko" w:date="2019-03-21T21:37:00Z">
              <w:rPr>
                <w:rStyle w:val="Hyperlink"/>
                <w:noProof/>
              </w:rPr>
            </w:rPrChange>
          </w:rPr>
          <w:t>6.</w:t>
        </w:r>
        <w:r w:rsidRPr="0047260E">
          <w:rPr>
            <w:rFonts w:asciiTheme="minorHAnsi" w:eastAsiaTheme="minorEastAsia" w:hAnsiTheme="minorHAnsi" w:cstheme="minorBidi"/>
            <w:b w:val="0"/>
            <w:noProof/>
            <w:sz w:val="22"/>
            <w:szCs w:val="22"/>
            <w:lang w:val="en-CA" w:eastAsia="en-CA"/>
            <w:rPrChange w:id="818"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819" w:author="ilia kassianenko" w:date="2019-03-21T21:37:00Z">
              <w:rPr>
                <w:rStyle w:val="Hyperlink"/>
                <w:noProof/>
              </w:rPr>
            </w:rPrChange>
          </w:rPr>
          <w:t>Appendix B: DDL</w:t>
        </w:r>
        <w:r w:rsidRPr="0047260E">
          <w:rPr>
            <w:noProof/>
            <w:webHidden/>
            <w:lang w:val="en-CA"/>
            <w:rPrChange w:id="820" w:author="ilia kassianenko" w:date="2019-03-21T21:37:00Z">
              <w:rPr>
                <w:noProof/>
                <w:webHidden/>
              </w:rPr>
            </w:rPrChange>
          </w:rPr>
          <w:tab/>
        </w:r>
        <w:r w:rsidRPr="0047260E">
          <w:rPr>
            <w:noProof/>
            <w:webHidden/>
            <w:lang w:val="en-CA"/>
            <w:rPrChange w:id="821" w:author="ilia kassianenko" w:date="2019-03-21T21:37:00Z">
              <w:rPr>
                <w:noProof/>
                <w:webHidden/>
              </w:rPr>
            </w:rPrChange>
          </w:rPr>
          <w:fldChar w:fldCharType="begin"/>
        </w:r>
        <w:r w:rsidRPr="0047260E">
          <w:rPr>
            <w:noProof/>
            <w:webHidden/>
            <w:lang w:val="en-CA"/>
            <w:rPrChange w:id="822" w:author="ilia kassianenko" w:date="2019-03-21T21:37:00Z">
              <w:rPr>
                <w:noProof/>
                <w:webHidden/>
              </w:rPr>
            </w:rPrChange>
          </w:rPr>
          <w:instrText xml:space="preserve"> PAGEREF _Toc4082462 \h </w:instrText>
        </w:r>
      </w:ins>
      <w:r w:rsidRPr="0047260E">
        <w:rPr>
          <w:noProof/>
          <w:webHidden/>
          <w:lang w:val="en-CA"/>
          <w:rPrChange w:id="823" w:author="ilia kassianenko" w:date="2019-03-21T21:37:00Z">
            <w:rPr>
              <w:noProof/>
              <w:webHidden/>
            </w:rPr>
          </w:rPrChange>
        </w:rPr>
      </w:r>
      <w:r w:rsidRPr="0047260E">
        <w:rPr>
          <w:noProof/>
          <w:webHidden/>
          <w:lang w:val="en-CA"/>
          <w:rPrChange w:id="824" w:author="ilia kassianenko" w:date="2019-03-21T21:37:00Z">
            <w:rPr>
              <w:noProof/>
              <w:webHidden/>
            </w:rPr>
          </w:rPrChange>
        </w:rPr>
        <w:fldChar w:fldCharType="separate"/>
      </w:r>
      <w:ins w:id="825" w:author="ilia kassianenko" w:date="2019-03-21T20:38:00Z">
        <w:r w:rsidR="00766A22" w:rsidRPr="0047260E">
          <w:rPr>
            <w:noProof/>
            <w:webHidden/>
            <w:lang w:val="en-CA"/>
            <w:rPrChange w:id="826" w:author="ilia kassianenko" w:date="2019-03-21T21:37:00Z">
              <w:rPr>
                <w:noProof/>
                <w:webHidden/>
              </w:rPr>
            </w:rPrChange>
          </w:rPr>
          <w:t>4</w:t>
        </w:r>
      </w:ins>
      <w:ins w:id="827" w:author="Fritz Gyger" w:date="2019-03-21T17:39:00Z">
        <w:del w:id="828" w:author="ilia kassianenko" w:date="2019-03-21T20:37:00Z">
          <w:r w:rsidRPr="0047260E" w:rsidDel="00766A22">
            <w:rPr>
              <w:noProof/>
              <w:webHidden/>
              <w:lang w:val="en-CA"/>
              <w:rPrChange w:id="829" w:author="ilia kassianenko" w:date="2019-03-21T21:37:00Z">
                <w:rPr>
                  <w:noProof/>
                  <w:webHidden/>
                </w:rPr>
              </w:rPrChange>
            </w:rPr>
            <w:delText>24</w:delText>
          </w:r>
        </w:del>
        <w:r w:rsidRPr="0047260E">
          <w:rPr>
            <w:noProof/>
            <w:webHidden/>
            <w:lang w:val="en-CA"/>
            <w:rPrChange w:id="830" w:author="ilia kassianenko" w:date="2019-03-21T21:37:00Z">
              <w:rPr>
                <w:noProof/>
                <w:webHidden/>
              </w:rPr>
            </w:rPrChange>
          </w:rPr>
          <w:fldChar w:fldCharType="end"/>
        </w:r>
        <w:r w:rsidRPr="0047260E">
          <w:rPr>
            <w:rStyle w:val="Hyperlink"/>
            <w:noProof/>
            <w:lang w:val="en-CA"/>
            <w:rPrChange w:id="831" w:author="ilia kassianenko" w:date="2019-03-21T21:37:00Z">
              <w:rPr>
                <w:rStyle w:val="Hyperlink"/>
                <w:noProof/>
              </w:rPr>
            </w:rPrChange>
          </w:rPr>
          <w:fldChar w:fldCharType="end"/>
        </w:r>
      </w:ins>
    </w:p>
    <w:p w14:paraId="51A4E1C3" w14:textId="77777777" w:rsidR="001C4E47" w:rsidRPr="0047260E" w:rsidRDefault="001C4E47">
      <w:pPr>
        <w:pStyle w:val="TOC1"/>
        <w:rPr>
          <w:ins w:id="832" w:author="Fritz Gyger" w:date="2019-03-21T17:39:00Z"/>
          <w:rFonts w:asciiTheme="minorHAnsi" w:eastAsiaTheme="minorEastAsia" w:hAnsiTheme="minorHAnsi" w:cstheme="minorBidi"/>
          <w:b w:val="0"/>
          <w:noProof/>
          <w:sz w:val="22"/>
          <w:szCs w:val="22"/>
          <w:lang w:val="en-CA" w:eastAsia="en-CA"/>
          <w:rPrChange w:id="833" w:author="ilia kassianenko" w:date="2019-03-21T21:37:00Z">
            <w:rPr>
              <w:ins w:id="834" w:author="Fritz Gyger" w:date="2019-03-21T17:39:00Z"/>
              <w:rFonts w:asciiTheme="minorHAnsi" w:eastAsiaTheme="minorEastAsia" w:hAnsiTheme="minorHAnsi" w:cstheme="minorBidi"/>
              <w:b w:val="0"/>
              <w:noProof/>
              <w:sz w:val="22"/>
              <w:szCs w:val="22"/>
              <w:lang w:val="en-CA" w:eastAsia="en-CA"/>
            </w:rPr>
          </w:rPrChange>
        </w:rPr>
      </w:pPr>
      <w:ins w:id="835" w:author="Fritz Gyger" w:date="2019-03-21T17:39:00Z">
        <w:r w:rsidRPr="0047260E">
          <w:rPr>
            <w:rStyle w:val="Hyperlink"/>
            <w:noProof/>
            <w:lang w:val="en-CA"/>
            <w:rPrChange w:id="836" w:author="ilia kassianenko" w:date="2019-03-21T21:37:00Z">
              <w:rPr>
                <w:rStyle w:val="Hyperlink"/>
                <w:noProof/>
              </w:rPr>
            </w:rPrChange>
          </w:rPr>
          <w:lastRenderedPageBreak/>
          <w:fldChar w:fldCharType="begin"/>
        </w:r>
        <w:r w:rsidRPr="0047260E">
          <w:rPr>
            <w:rStyle w:val="Hyperlink"/>
            <w:noProof/>
            <w:lang w:val="en-CA"/>
            <w:rPrChange w:id="837" w:author="ilia kassianenko" w:date="2019-03-21T21:37:00Z">
              <w:rPr>
                <w:rStyle w:val="Hyperlink"/>
                <w:noProof/>
              </w:rPr>
            </w:rPrChange>
          </w:rPr>
          <w:instrText xml:space="preserve"> </w:instrText>
        </w:r>
        <w:r w:rsidRPr="0047260E">
          <w:rPr>
            <w:noProof/>
            <w:lang w:val="en-CA"/>
            <w:rPrChange w:id="838" w:author="ilia kassianenko" w:date="2019-03-21T21:37:00Z">
              <w:rPr>
                <w:noProof/>
              </w:rPr>
            </w:rPrChange>
          </w:rPr>
          <w:instrText>HYPERLINK \l "_Toc4082463"</w:instrText>
        </w:r>
        <w:r w:rsidRPr="0047260E">
          <w:rPr>
            <w:rStyle w:val="Hyperlink"/>
            <w:noProof/>
            <w:lang w:val="en-CA"/>
            <w:rPrChange w:id="839" w:author="ilia kassianenko" w:date="2019-03-21T21:37:00Z">
              <w:rPr>
                <w:rStyle w:val="Hyperlink"/>
                <w:noProof/>
              </w:rPr>
            </w:rPrChange>
          </w:rPr>
          <w:instrText xml:space="preserve"> </w:instrText>
        </w:r>
      </w:ins>
      <w:ins w:id="840" w:author="ilia kassianenko" w:date="2019-03-21T20:37:00Z">
        <w:r w:rsidR="00766A22" w:rsidRPr="0047260E">
          <w:rPr>
            <w:rStyle w:val="Hyperlink"/>
            <w:noProof/>
            <w:lang w:val="en-CA"/>
            <w:rPrChange w:id="841" w:author="ilia kassianenko" w:date="2019-03-21T21:37:00Z">
              <w:rPr>
                <w:rStyle w:val="Hyperlink"/>
                <w:noProof/>
              </w:rPr>
            </w:rPrChange>
          </w:rPr>
        </w:r>
      </w:ins>
      <w:ins w:id="842" w:author="Fritz Gyger" w:date="2019-03-21T17:39:00Z">
        <w:r w:rsidRPr="0047260E">
          <w:rPr>
            <w:rStyle w:val="Hyperlink"/>
            <w:noProof/>
            <w:lang w:val="en-CA"/>
            <w:rPrChange w:id="843" w:author="ilia kassianenko" w:date="2019-03-21T21:37:00Z">
              <w:rPr>
                <w:rStyle w:val="Hyperlink"/>
                <w:noProof/>
              </w:rPr>
            </w:rPrChange>
          </w:rPr>
          <w:fldChar w:fldCharType="separate"/>
        </w:r>
        <w:r w:rsidRPr="0047260E">
          <w:rPr>
            <w:rStyle w:val="Hyperlink"/>
            <w:noProof/>
            <w:lang w:val="en-CA"/>
            <w:rPrChange w:id="844" w:author="ilia kassianenko" w:date="2019-03-21T21:37:00Z">
              <w:rPr>
                <w:rStyle w:val="Hyperlink"/>
                <w:noProof/>
              </w:rPr>
            </w:rPrChange>
          </w:rPr>
          <w:t>7.</w:t>
        </w:r>
        <w:r w:rsidRPr="0047260E">
          <w:rPr>
            <w:rFonts w:asciiTheme="minorHAnsi" w:eastAsiaTheme="minorEastAsia" w:hAnsiTheme="minorHAnsi" w:cstheme="minorBidi"/>
            <w:b w:val="0"/>
            <w:noProof/>
            <w:sz w:val="22"/>
            <w:szCs w:val="22"/>
            <w:lang w:val="en-CA" w:eastAsia="en-CA"/>
            <w:rPrChange w:id="845"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846" w:author="ilia kassianenko" w:date="2019-03-21T21:37:00Z">
              <w:rPr>
                <w:rStyle w:val="Hyperlink"/>
                <w:noProof/>
              </w:rPr>
            </w:rPrChange>
          </w:rPr>
          <w:t>Appendix C: Decision chart database system</w:t>
        </w:r>
        <w:r w:rsidRPr="0047260E">
          <w:rPr>
            <w:noProof/>
            <w:webHidden/>
            <w:lang w:val="en-CA"/>
            <w:rPrChange w:id="847" w:author="ilia kassianenko" w:date="2019-03-21T21:37:00Z">
              <w:rPr>
                <w:noProof/>
                <w:webHidden/>
              </w:rPr>
            </w:rPrChange>
          </w:rPr>
          <w:tab/>
        </w:r>
        <w:r w:rsidRPr="0047260E">
          <w:rPr>
            <w:noProof/>
            <w:webHidden/>
            <w:lang w:val="en-CA"/>
            <w:rPrChange w:id="848" w:author="ilia kassianenko" w:date="2019-03-21T21:37:00Z">
              <w:rPr>
                <w:noProof/>
                <w:webHidden/>
              </w:rPr>
            </w:rPrChange>
          </w:rPr>
          <w:fldChar w:fldCharType="begin"/>
        </w:r>
        <w:r w:rsidRPr="0047260E">
          <w:rPr>
            <w:noProof/>
            <w:webHidden/>
            <w:lang w:val="en-CA"/>
            <w:rPrChange w:id="849" w:author="ilia kassianenko" w:date="2019-03-21T21:37:00Z">
              <w:rPr>
                <w:noProof/>
                <w:webHidden/>
              </w:rPr>
            </w:rPrChange>
          </w:rPr>
          <w:instrText xml:space="preserve"> PAGEREF _Toc4082463 \h </w:instrText>
        </w:r>
      </w:ins>
      <w:r w:rsidRPr="0047260E">
        <w:rPr>
          <w:noProof/>
          <w:webHidden/>
          <w:lang w:val="en-CA"/>
          <w:rPrChange w:id="850" w:author="ilia kassianenko" w:date="2019-03-21T21:37:00Z">
            <w:rPr>
              <w:noProof/>
              <w:webHidden/>
            </w:rPr>
          </w:rPrChange>
        </w:rPr>
      </w:r>
      <w:r w:rsidRPr="0047260E">
        <w:rPr>
          <w:noProof/>
          <w:webHidden/>
          <w:lang w:val="en-CA"/>
          <w:rPrChange w:id="851" w:author="ilia kassianenko" w:date="2019-03-21T21:37:00Z">
            <w:rPr>
              <w:noProof/>
              <w:webHidden/>
            </w:rPr>
          </w:rPrChange>
        </w:rPr>
        <w:fldChar w:fldCharType="separate"/>
      </w:r>
      <w:ins w:id="852" w:author="ilia kassianenko" w:date="2019-03-21T20:38:00Z">
        <w:r w:rsidR="00766A22" w:rsidRPr="0047260E">
          <w:rPr>
            <w:noProof/>
            <w:webHidden/>
            <w:lang w:val="en-CA"/>
            <w:rPrChange w:id="853" w:author="ilia kassianenko" w:date="2019-03-21T21:37:00Z">
              <w:rPr>
                <w:noProof/>
                <w:webHidden/>
              </w:rPr>
            </w:rPrChange>
          </w:rPr>
          <w:t>4</w:t>
        </w:r>
      </w:ins>
      <w:ins w:id="854" w:author="Fritz Gyger" w:date="2019-03-21T17:39:00Z">
        <w:del w:id="855" w:author="ilia kassianenko" w:date="2019-03-21T20:37:00Z">
          <w:r w:rsidRPr="0047260E" w:rsidDel="00766A22">
            <w:rPr>
              <w:noProof/>
              <w:webHidden/>
              <w:lang w:val="en-CA"/>
              <w:rPrChange w:id="856" w:author="ilia kassianenko" w:date="2019-03-21T21:37:00Z">
                <w:rPr>
                  <w:noProof/>
                  <w:webHidden/>
                </w:rPr>
              </w:rPrChange>
            </w:rPr>
            <w:delText>25</w:delText>
          </w:r>
        </w:del>
        <w:r w:rsidRPr="0047260E">
          <w:rPr>
            <w:noProof/>
            <w:webHidden/>
            <w:lang w:val="en-CA"/>
            <w:rPrChange w:id="857" w:author="ilia kassianenko" w:date="2019-03-21T21:37:00Z">
              <w:rPr>
                <w:noProof/>
                <w:webHidden/>
              </w:rPr>
            </w:rPrChange>
          </w:rPr>
          <w:fldChar w:fldCharType="end"/>
        </w:r>
        <w:r w:rsidRPr="0047260E">
          <w:rPr>
            <w:rStyle w:val="Hyperlink"/>
            <w:noProof/>
            <w:lang w:val="en-CA"/>
            <w:rPrChange w:id="858" w:author="ilia kassianenko" w:date="2019-03-21T21:37:00Z">
              <w:rPr>
                <w:rStyle w:val="Hyperlink"/>
                <w:noProof/>
              </w:rPr>
            </w:rPrChange>
          </w:rPr>
          <w:fldChar w:fldCharType="end"/>
        </w:r>
      </w:ins>
    </w:p>
    <w:p w14:paraId="3D75DE84" w14:textId="77777777" w:rsidR="001C4E47" w:rsidRPr="0047260E" w:rsidRDefault="001C4E47">
      <w:pPr>
        <w:pStyle w:val="TOC1"/>
        <w:rPr>
          <w:ins w:id="859" w:author="Fritz Gyger" w:date="2019-03-21T17:39:00Z"/>
          <w:rFonts w:asciiTheme="minorHAnsi" w:eastAsiaTheme="minorEastAsia" w:hAnsiTheme="minorHAnsi" w:cstheme="minorBidi"/>
          <w:b w:val="0"/>
          <w:noProof/>
          <w:sz w:val="22"/>
          <w:szCs w:val="22"/>
          <w:lang w:val="en-CA" w:eastAsia="en-CA"/>
          <w:rPrChange w:id="860" w:author="ilia kassianenko" w:date="2019-03-21T21:37:00Z">
            <w:rPr>
              <w:ins w:id="861" w:author="Fritz Gyger" w:date="2019-03-21T17:39:00Z"/>
              <w:rFonts w:asciiTheme="minorHAnsi" w:eastAsiaTheme="minorEastAsia" w:hAnsiTheme="minorHAnsi" w:cstheme="minorBidi"/>
              <w:b w:val="0"/>
              <w:noProof/>
              <w:sz w:val="22"/>
              <w:szCs w:val="22"/>
              <w:lang w:val="en-CA" w:eastAsia="en-CA"/>
            </w:rPr>
          </w:rPrChange>
        </w:rPr>
      </w:pPr>
      <w:ins w:id="862" w:author="Fritz Gyger" w:date="2019-03-21T17:39:00Z">
        <w:r w:rsidRPr="0047260E">
          <w:rPr>
            <w:rStyle w:val="Hyperlink"/>
            <w:noProof/>
            <w:lang w:val="en-CA"/>
            <w:rPrChange w:id="863" w:author="ilia kassianenko" w:date="2019-03-21T21:37:00Z">
              <w:rPr>
                <w:rStyle w:val="Hyperlink"/>
                <w:noProof/>
              </w:rPr>
            </w:rPrChange>
          </w:rPr>
          <w:fldChar w:fldCharType="begin"/>
        </w:r>
        <w:r w:rsidRPr="0047260E">
          <w:rPr>
            <w:rStyle w:val="Hyperlink"/>
            <w:noProof/>
            <w:lang w:val="en-CA"/>
            <w:rPrChange w:id="864" w:author="ilia kassianenko" w:date="2019-03-21T21:37:00Z">
              <w:rPr>
                <w:rStyle w:val="Hyperlink"/>
                <w:noProof/>
              </w:rPr>
            </w:rPrChange>
          </w:rPr>
          <w:instrText xml:space="preserve"> </w:instrText>
        </w:r>
        <w:r w:rsidRPr="0047260E">
          <w:rPr>
            <w:noProof/>
            <w:lang w:val="en-CA"/>
            <w:rPrChange w:id="865" w:author="ilia kassianenko" w:date="2019-03-21T21:37:00Z">
              <w:rPr>
                <w:noProof/>
              </w:rPr>
            </w:rPrChange>
          </w:rPr>
          <w:instrText>HYPERLINK \l "_Toc4082464"</w:instrText>
        </w:r>
        <w:r w:rsidRPr="0047260E">
          <w:rPr>
            <w:rStyle w:val="Hyperlink"/>
            <w:noProof/>
            <w:lang w:val="en-CA"/>
            <w:rPrChange w:id="866" w:author="ilia kassianenko" w:date="2019-03-21T21:37:00Z">
              <w:rPr>
                <w:rStyle w:val="Hyperlink"/>
                <w:noProof/>
              </w:rPr>
            </w:rPrChange>
          </w:rPr>
          <w:instrText xml:space="preserve"> </w:instrText>
        </w:r>
      </w:ins>
      <w:ins w:id="867" w:author="ilia kassianenko" w:date="2019-03-21T20:37:00Z">
        <w:r w:rsidR="00766A22" w:rsidRPr="0047260E">
          <w:rPr>
            <w:rStyle w:val="Hyperlink"/>
            <w:noProof/>
            <w:lang w:val="en-CA"/>
            <w:rPrChange w:id="868" w:author="ilia kassianenko" w:date="2019-03-21T21:37:00Z">
              <w:rPr>
                <w:rStyle w:val="Hyperlink"/>
                <w:noProof/>
              </w:rPr>
            </w:rPrChange>
          </w:rPr>
        </w:r>
      </w:ins>
      <w:ins w:id="869" w:author="Fritz Gyger" w:date="2019-03-21T17:39:00Z">
        <w:r w:rsidRPr="0047260E">
          <w:rPr>
            <w:rStyle w:val="Hyperlink"/>
            <w:noProof/>
            <w:lang w:val="en-CA"/>
            <w:rPrChange w:id="870" w:author="ilia kassianenko" w:date="2019-03-21T21:37:00Z">
              <w:rPr>
                <w:rStyle w:val="Hyperlink"/>
                <w:noProof/>
              </w:rPr>
            </w:rPrChange>
          </w:rPr>
          <w:fldChar w:fldCharType="separate"/>
        </w:r>
        <w:r w:rsidRPr="0047260E">
          <w:rPr>
            <w:rStyle w:val="Hyperlink"/>
            <w:noProof/>
            <w:lang w:val="en-CA"/>
            <w:rPrChange w:id="871" w:author="ilia kassianenko" w:date="2019-03-21T21:37:00Z">
              <w:rPr>
                <w:rStyle w:val="Hyperlink"/>
                <w:noProof/>
              </w:rPr>
            </w:rPrChange>
          </w:rPr>
          <w:t>8.</w:t>
        </w:r>
        <w:r w:rsidRPr="0047260E">
          <w:rPr>
            <w:rFonts w:asciiTheme="minorHAnsi" w:eastAsiaTheme="minorEastAsia" w:hAnsiTheme="minorHAnsi" w:cstheme="minorBidi"/>
            <w:b w:val="0"/>
            <w:noProof/>
            <w:sz w:val="22"/>
            <w:szCs w:val="22"/>
            <w:lang w:val="en-CA" w:eastAsia="en-CA"/>
            <w:rPrChange w:id="872"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873" w:author="ilia kassianenko" w:date="2019-03-21T21:37:00Z">
              <w:rPr>
                <w:rStyle w:val="Hyperlink"/>
                <w:noProof/>
              </w:rPr>
            </w:rPrChange>
          </w:rPr>
          <w:t>Appendix D: Decision tree</w:t>
        </w:r>
        <w:r w:rsidRPr="0047260E">
          <w:rPr>
            <w:noProof/>
            <w:webHidden/>
            <w:lang w:val="en-CA"/>
            <w:rPrChange w:id="874" w:author="ilia kassianenko" w:date="2019-03-21T21:37:00Z">
              <w:rPr>
                <w:noProof/>
                <w:webHidden/>
              </w:rPr>
            </w:rPrChange>
          </w:rPr>
          <w:tab/>
        </w:r>
        <w:r w:rsidRPr="0047260E">
          <w:rPr>
            <w:noProof/>
            <w:webHidden/>
            <w:lang w:val="en-CA"/>
            <w:rPrChange w:id="875" w:author="ilia kassianenko" w:date="2019-03-21T21:37:00Z">
              <w:rPr>
                <w:noProof/>
                <w:webHidden/>
              </w:rPr>
            </w:rPrChange>
          </w:rPr>
          <w:fldChar w:fldCharType="begin"/>
        </w:r>
        <w:r w:rsidRPr="0047260E">
          <w:rPr>
            <w:noProof/>
            <w:webHidden/>
            <w:lang w:val="en-CA"/>
            <w:rPrChange w:id="876" w:author="ilia kassianenko" w:date="2019-03-21T21:37:00Z">
              <w:rPr>
                <w:noProof/>
                <w:webHidden/>
              </w:rPr>
            </w:rPrChange>
          </w:rPr>
          <w:instrText xml:space="preserve"> PAGEREF _Toc4082464 \h </w:instrText>
        </w:r>
      </w:ins>
      <w:r w:rsidRPr="0047260E">
        <w:rPr>
          <w:noProof/>
          <w:webHidden/>
          <w:lang w:val="en-CA"/>
          <w:rPrChange w:id="877" w:author="ilia kassianenko" w:date="2019-03-21T21:37:00Z">
            <w:rPr>
              <w:noProof/>
              <w:webHidden/>
            </w:rPr>
          </w:rPrChange>
        </w:rPr>
      </w:r>
      <w:r w:rsidRPr="0047260E">
        <w:rPr>
          <w:noProof/>
          <w:webHidden/>
          <w:lang w:val="en-CA"/>
          <w:rPrChange w:id="878" w:author="ilia kassianenko" w:date="2019-03-21T21:37:00Z">
            <w:rPr>
              <w:noProof/>
              <w:webHidden/>
            </w:rPr>
          </w:rPrChange>
        </w:rPr>
        <w:fldChar w:fldCharType="separate"/>
      </w:r>
      <w:ins w:id="879" w:author="ilia kassianenko" w:date="2019-03-21T20:38:00Z">
        <w:r w:rsidR="00766A22" w:rsidRPr="0047260E">
          <w:rPr>
            <w:noProof/>
            <w:webHidden/>
            <w:lang w:val="en-CA"/>
            <w:rPrChange w:id="880" w:author="ilia kassianenko" w:date="2019-03-21T21:37:00Z">
              <w:rPr>
                <w:noProof/>
                <w:webHidden/>
              </w:rPr>
            </w:rPrChange>
          </w:rPr>
          <w:t>4</w:t>
        </w:r>
      </w:ins>
      <w:ins w:id="881" w:author="Fritz Gyger" w:date="2019-03-21T17:39:00Z">
        <w:del w:id="882" w:author="ilia kassianenko" w:date="2019-03-21T20:37:00Z">
          <w:r w:rsidRPr="0047260E" w:rsidDel="00766A22">
            <w:rPr>
              <w:noProof/>
              <w:webHidden/>
              <w:lang w:val="en-CA"/>
              <w:rPrChange w:id="883" w:author="ilia kassianenko" w:date="2019-03-21T21:37:00Z">
                <w:rPr>
                  <w:noProof/>
                  <w:webHidden/>
                </w:rPr>
              </w:rPrChange>
            </w:rPr>
            <w:delText>26</w:delText>
          </w:r>
        </w:del>
        <w:r w:rsidRPr="0047260E">
          <w:rPr>
            <w:noProof/>
            <w:webHidden/>
            <w:lang w:val="en-CA"/>
            <w:rPrChange w:id="884" w:author="ilia kassianenko" w:date="2019-03-21T21:37:00Z">
              <w:rPr>
                <w:noProof/>
                <w:webHidden/>
              </w:rPr>
            </w:rPrChange>
          </w:rPr>
          <w:fldChar w:fldCharType="end"/>
        </w:r>
        <w:r w:rsidRPr="0047260E">
          <w:rPr>
            <w:rStyle w:val="Hyperlink"/>
            <w:noProof/>
            <w:lang w:val="en-CA"/>
            <w:rPrChange w:id="885" w:author="ilia kassianenko" w:date="2019-03-21T21:37:00Z">
              <w:rPr>
                <w:rStyle w:val="Hyperlink"/>
                <w:noProof/>
              </w:rPr>
            </w:rPrChange>
          </w:rPr>
          <w:fldChar w:fldCharType="end"/>
        </w:r>
      </w:ins>
    </w:p>
    <w:p w14:paraId="6DE63E46" w14:textId="77777777" w:rsidR="001C4E47" w:rsidRPr="0047260E" w:rsidRDefault="001C4E47">
      <w:pPr>
        <w:pStyle w:val="TOC1"/>
        <w:rPr>
          <w:ins w:id="886" w:author="Fritz Gyger" w:date="2019-03-21T17:39:00Z"/>
          <w:rFonts w:asciiTheme="minorHAnsi" w:eastAsiaTheme="minorEastAsia" w:hAnsiTheme="minorHAnsi" w:cstheme="minorBidi"/>
          <w:b w:val="0"/>
          <w:noProof/>
          <w:sz w:val="22"/>
          <w:szCs w:val="22"/>
          <w:lang w:val="en-CA" w:eastAsia="en-CA"/>
          <w:rPrChange w:id="887" w:author="ilia kassianenko" w:date="2019-03-21T21:37:00Z">
            <w:rPr>
              <w:ins w:id="888" w:author="Fritz Gyger" w:date="2019-03-21T17:39:00Z"/>
              <w:rFonts w:asciiTheme="minorHAnsi" w:eastAsiaTheme="minorEastAsia" w:hAnsiTheme="minorHAnsi" w:cstheme="minorBidi"/>
              <w:b w:val="0"/>
              <w:noProof/>
              <w:sz w:val="22"/>
              <w:szCs w:val="22"/>
              <w:lang w:val="en-CA" w:eastAsia="en-CA"/>
            </w:rPr>
          </w:rPrChange>
        </w:rPr>
      </w:pPr>
      <w:ins w:id="889" w:author="Fritz Gyger" w:date="2019-03-21T17:39:00Z">
        <w:r w:rsidRPr="0047260E">
          <w:rPr>
            <w:rStyle w:val="Hyperlink"/>
            <w:noProof/>
            <w:lang w:val="en-CA"/>
            <w:rPrChange w:id="890" w:author="ilia kassianenko" w:date="2019-03-21T21:37:00Z">
              <w:rPr>
                <w:rStyle w:val="Hyperlink"/>
                <w:noProof/>
              </w:rPr>
            </w:rPrChange>
          </w:rPr>
          <w:fldChar w:fldCharType="begin"/>
        </w:r>
        <w:r w:rsidRPr="0047260E">
          <w:rPr>
            <w:rStyle w:val="Hyperlink"/>
            <w:noProof/>
            <w:lang w:val="en-CA"/>
            <w:rPrChange w:id="891" w:author="ilia kassianenko" w:date="2019-03-21T21:37:00Z">
              <w:rPr>
                <w:rStyle w:val="Hyperlink"/>
                <w:noProof/>
              </w:rPr>
            </w:rPrChange>
          </w:rPr>
          <w:instrText xml:space="preserve"> </w:instrText>
        </w:r>
        <w:r w:rsidRPr="0047260E">
          <w:rPr>
            <w:noProof/>
            <w:lang w:val="en-CA"/>
            <w:rPrChange w:id="892" w:author="ilia kassianenko" w:date="2019-03-21T21:37:00Z">
              <w:rPr>
                <w:noProof/>
              </w:rPr>
            </w:rPrChange>
          </w:rPr>
          <w:instrText>HYPERLINK \l "_Toc4082465"</w:instrText>
        </w:r>
        <w:r w:rsidRPr="0047260E">
          <w:rPr>
            <w:rStyle w:val="Hyperlink"/>
            <w:noProof/>
            <w:lang w:val="en-CA"/>
            <w:rPrChange w:id="893" w:author="ilia kassianenko" w:date="2019-03-21T21:37:00Z">
              <w:rPr>
                <w:rStyle w:val="Hyperlink"/>
                <w:noProof/>
              </w:rPr>
            </w:rPrChange>
          </w:rPr>
          <w:instrText xml:space="preserve"> </w:instrText>
        </w:r>
      </w:ins>
      <w:ins w:id="894" w:author="ilia kassianenko" w:date="2019-03-21T20:37:00Z">
        <w:r w:rsidR="00766A22" w:rsidRPr="0047260E">
          <w:rPr>
            <w:rStyle w:val="Hyperlink"/>
            <w:noProof/>
            <w:lang w:val="en-CA"/>
            <w:rPrChange w:id="895" w:author="ilia kassianenko" w:date="2019-03-21T21:37:00Z">
              <w:rPr>
                <w:rStyle w:val="Hyperlink"/>
                <w:noProof/>
              </w:rPr>
            </w:rPrChange>
          </w:rPr>
        </w:r>
      </w:ins>
      <w:ins w:id="896" w:author="Fritz Gyger" w:date="2019-03-21T17:39:00Z">
        <w:r w:rsidRPr="0047260E">
          <w:rPr>
            <w:rStyle w:val="Hyperlink"/>
            <w:noProof/>
            <w:lang w:val="en-CA"/>
            <w:rPrChange w:id="897" w:author="ilia kassianenko" w:date="2019-03-21T21:37:00Z">
              <w:rPr>
                <w:rStyle w:val="Hyperlink"/>
                <w:noProof/>
              </w:rPr>
            </w:rPrChange>
          </w:rPr>
          <w:fldChar w:fldCharType="separate"/>
        </w:r>
        <w:r w:rsidRPr="0047260E">
          <w:rPr>
            <w:rStyle w:val="Hyperlink"/>
            <w:noProof/>
            <w:lang w:val="en-CA"/>
            <w:rPrChange w:id="898" w:author="ilia kassianenko" w:date="2019-03-21T21:37:00Z">
              <w:rPr>
                <w:rStyle w:val="Hyperlink"/>
                <w:noProof/>
              </w:rPr>
            </w:rPrChange>
          </w:rPr>
          <w:t>9.</w:t>
        </w:r>
        <w:r w:rsidRPr="0047260E">
          <w:rPr>
            <w:rFonts w:asciiTheme="minorHAnsi" w:eastAsiaTheme="minorEastAsia" w:hAnsiTheme="minorHAnsi" w:cstheme="minorBidi"/>
            <w:b w:val="0"/>
            <w:noProof/>
            <w:sz w:val="22"/>
            <w:szCs w:val="22"/>
            <w:lang w:val="en-CA" w:eastAsia="en-CA"/>
            <w:rPrChange w:id="899"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900" w:author="ilia kassianenko" w:date="2019-03-21T21:37:00Z">
              <w:rPr>
                <w:rStyle w:val="Hyperlink"/>
                <w:noProof/>
              </w:rPr>
            </w:rPrChange>
          </w:rPr>
          <w:t>Appendix E: Highlight of milestone meetings</w:t>
        </w:r>
        <w:r w:rsidRPr="0047260E">
          <w:rPr>
            <w:noProof/>
            <w:webHidden/>
            <w:lang w:val="en-CA"/>
            <w:rPrChange w:id="901" w:author="ilia kassianenko" w:date="2019-03-21T21:37:00Z">
              <w:rPr>
                <w:noProof/>
                <w:webHidden/>
              </w:rPr>
            </w:rPrChange>
          </w:rPr>
          <w:tab/>
        </w:r>
        <w:r w:rsidRPr="0047260E">
          <w:rPr>
            <w:noProof/>
            <w:webHidden/>
            <w:lang w:val="en-CA"/>
            <w:rPrChange w:id="902" w:author="ilia kassianenko" w:date="2019-03-21T21:37:00Z">
              <w:rPr>
                <w:noProof/>
                <w:webHidden/>
              </w:rPr>
            </w:rPrChange>
          </w:rPr>
          <w:fldChar w:fldCharType="begin"/>
        </w:r>
        <w:r w:rsidRPr="0047260E">
          <w:rPr>
            <w:noProof/>
            <w:webHidden/>
            <w:lang w:val="en-CA"/>
            <w:rPrChange w:id="903" w:author="ilia kassianenko" w:date="2019-03-21T21:37:00Z">
              <w:rPr>
                <w:noProof/>
                <w:webHidden/>
              </w:rPr>
            </w:rPrChange>
          </w:rPr>
          <w:instrText xml:space="preserve"> PAGEREF _Toc4082465 \h </w:instrText>
        </w:r>
      </w:ins>
      <w:r w:rsidRPr="0047260E">
        <w:rPr>
          <w:noProof/>
          <w:webHidden/>
          <w:lang w:val="en-CA"/>
          <w:rPrChange w:id="904" w:author="ilia kassianenko" w:date="2019-03-21T21:37:00Z">
            <w:rPr>
              <w:noProof/>
              <w:webHidden/>
            </w:rPr>
          </w:rPrChange>
        </w:rPr>
      </w:r>
      <w:r w:rsidRPr="0047260E">
        <w:rPr>
          <w:noProof/>
          <w:webHidden/>
          <w:lang w:val="en-CA"/>
          <w:rPrChange w:id="905" w:author="ilia kassianenko" w:date="2019-03-21T21:37:00Z">
            <w:rPr>
              <w:noProof/>
              <w:webHidden/>
            </w:rPr>
          </w:rPrChange>
        </w:rPr>
        <w:fldChar w:fldCharType="separate"/>
      </w:r>
      <w:ins w:id="906" w:author="ilia kassianenko" w:date="2019-03-21T20:38:00Z">
        <w:r w:rsidR="00766A22" w:rsidRPr="0047260E">
          <w:rPr>
            <w:noProof/>
            <w:webHidden/>
            <w:lang w:val="en-CA"/>
            <w:rPrChange w:id="907" w:author="ilia kassianenko" w:date="2019-03-21T21:37:00Z">
              <w:rPr>
                <w:noProof/>
                <w:webHidden/>
              </w:rPr>
            </w:rPrChange>
          </w:rPr>
          <w:t>4</w:t>
        </w:r>
      </w:ins>
      <w:ins w:id="908" w:author="Fritz Gyger" w:date="2019-03-21T17:39:00Z">
        <w:del w:id="909" w:author="ilia kassianenko" w:date="2019-03-21T20:37:00Z">
          <w:r w:rsidRPr="0047260E" w:rsidDel="00766A22">
            <w:rPr>
              <w:noProof/>
              <w:webHidden/>
              <w:lang w:val="en-CA"/>
              <w:rPrChange w:id="910" w:author="ilia kassianenko" w:date="2019-03-21T21:37:00Z">
                <w:rPr>
                  <w:noProof/>
                  <w:webHidden/>
                </w:rPr>
              </w:rPrChange>
            </w:rPr>
            <w:delText>27</w:delText>
          </w:r>
        </w:del>
        <w:r w:rsidRPr="0047260E">
          <w:rPr>
            <w:noProof/>
            <w:webHidden/>
            <w:lang w:val="en-CA"/>
            <w:rPrChange w:id="911" w:author="ilia kassianenko" w:date="2019-03-21T21:37:00Z">
              <w:rPr>
                <w:noProof/>
                <w:webHidden/>
              </w:rPr>
            </w:rPrChange>
          </w:rPr>
          <w:fldChar w:fldCharType="end"/>
        </w:r>
        <w:r w:rsidRPr="0047260E">
          <w:rPr>
            <w:rStyle w:val="Hyperlink"/>
            <w:noProof/>
            <w:lang w:val="en-CA"/>
            <w:rPrChange w:id="912" w:author="ilia kassianenko" w:date="2019-03-21T21:37:00Z">
              <w:rPr>
                <w:rStyle w:val="Hyperlink"/>
                <w:noProof/>
              </w:rPr>
            </w:rPrChange>
          </w:rPr>
          <w:fldChar w:fldCharType="end"/>
        </w:r>
      </w:ins>
    </w:p>
    <w:p w14:paraId="34EFF8D8" w14:textId="77777777" w:rsidR="001C4E47" w:rsidRPr="0047260E" w:rsidRDefault="001C4E47">
      <w:pPr>
        <w:pStyle w:val="TOC1"/>
        <w:rPr>
          <w:ins w:id="913" w:author="Fritz Gyger" w:date="2019-03-21T17:39:00Z"/>
          <w:rFonts w:asciiTheme="minorHAnsi" w:eastAsiaTheme="minorEastAsia" w:hAnsiTheme="minorHAnsi" w:cstheme="minorBidi"/>
          <w:b w:val="0"/>
          <w:noProof/>
          <w:sz w:val="22"/>
          <w:szCs w:val="22"/>
          <w:lang w:val="en-CA" w:eastAsia="en-CA"/>
          <w:rPrChange w:id="914" w:author="ilia kassianenko" w:date="2019-03-21T21:37:00Z">
            <w:rPr>
              <w:ins w:id="915" w:author="Fritz Gyger" w:date="2019-03-21T17:39:00Z"/>
              <w:rFonts w:asciiTheme="minorHAnsi" w:eastAsiaTheme="minorEastAsia" w:hAnsiTheme="minorHAnsi" w:cstheme="minorBidi"/>
              <w:b w:val="0"/>
              <w:noProof/>
              <w:sz w:val="22"/>
              <w:szCs w:val="22"/>
              <w:lang w:val="en-CA" w:eastAsia="en-CA"/>
            </w:rPr>
          </w:rPrChange>
        </w:rPr>
      </w:pPr>
      <w:ins w:id="916" w:author="Fritz Gyger" w:date="2019-03-21T17:39:00Z">
        <w:r w:rsidRPr="0047260E">
          <w:rPr>
            <w:rStyle w:val="Hyperlink"/>
            <w:noProof/>
            <w:lang w:val="en-CA"/>
            <w:rPrChange w:id="917" w:author="ilia kassianenko" w:date="2019-03-21T21:37:00Z">
              <w:rPr>
                <w:rStyle w:val="Hyperlink"/>
                <w:noProof/>
              </w:rPr>
            </w:rPrChange>
          </w:rPr>
          <w:fldChar w:fldCharType="begin"/>
        </w:r>
        <w:r w:rsidRPr="0047260E">
          <w:rPr>
            <w:rStyle w:val="Hyperlink"/>
            <w:noProof/>
            <w:lang w:val="en-CA"/>
            <w:rPrChange w:id="918" w:author="ilia kassianenko" w:date="2019-03-21T21:37:00Z">
              <w:rPr>
                <w:rStyle w:val="Hyperlink"/>
                <w:noProof/>
              </w:rPr>
            </w:rPrChange>
          </w:rPr>
          <w:instrText xml:space="preserve"> </w:instrText>
        </w:r>
        <w:r w:rsidRPr="0047260E">
          <w:rPr>
            <w:noProof/>
            <w:lang w:val="en-CA"/>
            <w:rPrChange w:id="919" w:author="ilia kassianenko" w:date="2019-03-21T21:37:00Z">
              <w:rPr>
                <w:noProof/>
              </w:rPr>
            </w:rPrChange>
          </w:rPr>
          <w:instrText>HYPERLINK \l "_Toc4082466"</w:instrText>
        </w:r>
        <w:r w:rsidRPr="0047260E">
          <w:rPr>
            <w:rStyle w:val="Hyperlink"/>
            <w:noProof/>
            <w:lang w:val="en-CA"/>
            <w:rPrChange w:id="920" w:author="ilia kassianenko" w:date="2019-03-21T21:37:00Z">
              <w:rPr>
                <w:rStyle w:val="Hyperlink"/>
                <w:noProof/>
              </w:rPr>
            </w:rPrChange>
          </w:rPr>
          <w:instrText xml:space="preserve"> </w:instrText>
        </w:r>
      </w:ins>
      <w:ins w:id="921" w:author="ilia kassianenko" w:date="2019-03-21T20:37:00Z">
        <w:r w:rsidR="00766A22" w:rsidRPr="0047260E">
          <w:rPr>
            <w:rStyle w:val="Hyperlink"/>
            <w:noProof/>
            <w:lang w:val="en-CA"/>
            <w:rPrChange w:id="922" w:author="ilia kassianenko" w:date="2019-03-21T21:37:00Z">
              <w:rPr>
                <w:rStyle w:val="Hyperlink"/>
                <w:noProof/>
              </w:rPr>
            </w:rPrChange>
          </w:rPr>
        </w:r>
      </w:ins>
      <w:ins w:id="923" w:author="Fritz Gyger" w:date="2019-03-21T17:39:00Z">
        <w:r w:rsidRPr="0047260E">
          <w:rPr>
            <w:rStyle w:val="Hyperlink"/>
            <w:noProof/>
            <w:lang w:val="en-CA"/>
            <w:rPrChange w:id="924" w:author="ilia kassianenko" w:date="2019-03-21T21:37:00Z">
              <w:rPr>
                <w:rStyle w:val="Hyperlink"/>
                <w:noProof/>
              </w:rPr>
            </w:rPrChange>
          </w:rPr>
          <w:fldChar w:fldCharType="separate"/>
        </w:r>
        <w:r w:rsidRPr="0047260E">
          <w:rPr>
            <w:rStyle w:val="Hyperlink"/>
            <w:noProof/>
            <w:lang w:val="en-CA"/>
            <w:rPrChange w:id="925" w:author="ilia kassianenko" w:date="2019-03-21T21:37:00Z">
              <w:rPr>
                <w:rStyle w:val="Hyperlink"/>
                <w:noProof/>
              </w:rPr>
            </w:rPrChange>
          </w:rPr>
          <w:t>10.</w:t>
        </w:r>
        <w:r w:rsidRPr="0047260E">
          <w:rPr>
            <w:rFonts w:asciiTheme="minorHAnsi" w:eastAsiaTheme="minorEastAsia" w:hAnsiTheme="minorHAnsi" w:cstheme="minorBidi"/>
            <w:b w:val="0"/>
            <w:noProof/>
            <w:sz w:val="22"/>
            <w:szCs w:val="22"/>
            <w:lang w:val="en-CA" w:eastAsia="en-CA"/>
            <w:rPrChange w:id="926"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927" w:author="ilia kassianenko" w:date="2019-03-21T21:37:00Z">
              <w:rPr>
                <w:rStyle w:val="Hyperlink"/>
                <w:noProof/>
              </w:rPr>
            </w:rPrChange>
          </w:rPr>
          <w:t>Appendix F: Decision Chart Storage</w:t>
        </w:r>
        <w:r w:rsidRPr="0047260E">
          <w:rPr>
            <w:noProof/>
            <w:webHidden/>
            <w:lang w:val="en-CA"/>
            <w:rPrChange w:id="928" w:author="ilia kassianenko" w:date="2019-03-21T21:37:00Z">
              <w:rPr>
                <w:noProof/>
                <w:webHidden/>
              </w:rPr>
            </w:rPrChange>
          </w:rPr>
          <w:tab/>
        </w:r>
        <w:r w:rsidRPr="0047260E">
          <w:rPr>
            <w:noProof/>
            <w:webHidden/>
            <w:lang w:val="en-CA"/>
            <w:rPrChange w:id="929" w:author="ilia kassianenko" w:date="2019-03-21T21:37:00Z">
              <w:rPr>
                <w:noProof/>
                <w:webHidden/>
              </w:rPr>
            </w:rPrChange>
          </w:rPr>
          <w:fldChar w:fldCharType="begin"/>
        </w:r>
        <w:r w:rsidRPr="0047260E">
          <w:rPr>
            <w:noProof/>
            <w:webHidden/>
            <w:lang w:val="en-CA"/>
            <w:rPrChange w:id="930" w:author="ilia kassianenko" w:date="2019-03-21T21:37:00Z">
              <w:rPr>
                <w:noProof/>
                <w:webHidden/>
              </w:rPr>
            </w:rPrChange>
          </w:rPr>
          <w:instrText xml:space="preserve"> PAGEREF _Toc4082466 \h </w:instrText>
        </w:r>
      </w:ins>
      <w:r w:rsidRPr="0047260E">
        <w:rPr>
          <w:noProof/>
          <w:webHidden/>
          <w:lang w:val="en-CA"/>
          <w:rPrChange w:id="931" w:author="ilia kassianenko" w:date="2019-03-21T21:37:00Z">
            <w:rPr>
              <w:noProof/>
              <w:webHidden/>
            </w:rPr>
          </w:rPrChange>
        </w:rPr>
      </w:r>
      <w:r w:rsidRPr="0047260E">
        <w:rPr>
          <w:noProof/>
          <w:webHidden/>
          <w:lang w:val="en-CA"/>
          <w:rPrChange w:id="932" w:author="ilia kassianenko" w:date="2019-03-21T21:37:00Z">
            <w:rPr>
              <w:noProof/>
              <w:webHidden/>
            </w:rPr>
          </w:rPrChange>
        </w:rPr>
        <w:fldChar w:fldCharType="separate"/>
      </w:r>
      <w:ins w:id="933" w:author="ilia kassianenko" w:date="2019-03-21T20:38:00Z">
        <w:r w:rsidR="00766A22" w:rsidRPr="0047260E">
          <w:rPr>
            <w:noProof/>
            <w:webHidden/>
            <w:lang w:val="en-CA"/>
            <w:rPrChange w:id="934" w:author="ilia kassianenko" w:date="2019-03-21T21:37:00Z">
              <w:rPr>
                <w:noProof/>
                <w:webHidden/>
              </w:rPr>
            </w:rPrChange>
          </w:rPr>
          <w:t>4</w:t>
        </w:r>
      </w:ins>
      <w:ins w:id="935" w:author="Fritz Gyger" w:date="2019-03-21T17:39:00Z">
        <w:del w:id="936" w:author="ilia kassianenko" w:date="2019-03-21T20:37:00Z">
          <w:r w:rsidRPr="0047260E" w:rsidDel="00766A22">
            <w:rPr>
              <w:noProof/>
              <w:webHidden/>
              <w:lang w:val="en-CA"/>
              <w:rPrChange w:id="937" w:author="ilia kassianenko" w:date="2019-03-21T21:37:00Z">
                <w:rPr>
                  <w:noProof/>
                  <w:webHidden/>
                </w:rPr>
              </w:rPrChange>
            </w:rPr>
            <w:delText>28</w:delText>
          </w:r>
        </w:del>
        <w:r w:rsidRPr="0047260E">
          <w:rPr>
            <w:noProof/>
            <w:webHidden/>
            <w:lang w:val="en-CA"/>
            <w:rPrChange w:id="938" w:author="ilia kassianenko" w:date="2019-03-21T21:37:00Z">
              <w:rPr>
                <w:noProof/>
                <w:webHidden/>
              </w:rPr>
            </w:rPrChange>
          </w:rPr>
          <w:fldChar w:fldCharType="end"/>
        </w:r>
        <w:r w:rsidRPr="0047260E">
          <w:rPr>
            <w:rStyle w:val="Hyperlink"/>
            <w:noProof/>
            <w:lang w:val="en-CA"/>
            <w:rPrChange w:id="939" w:author="ilia kassianenko" w:date="2019-03-21T21:37:00Z">
              <w:rPr>
                <w:rStyle w:val="Hyperlink"/>
                <w:noProof/>
              </w:rPr>
            </w:rPrChange>
          </w:rPr>
          <w:fldChar w:fldCharType="end"/>
        </w:r>
      </w:ins>
    </w:p>
    <w:p w14:paraId="752A4238" w14:textId="77777777" w:rsidR="001C4E47" w:rsidRPr="0047260E" w:rsidRDefault="001C4E47">
      <w:pPr>
        <w:pStyle w:val="TOC1"/>
        <w:rPr>
          <w:ins w:id="940" w:author="Fritz Gyger" w:date="2019-03-21T17:39:00Z"/>
          <w:rFonts w:asciiTheme="minorHAnsi" w:eastAsiaTheme="minorEastAsia" w:hAnsiTheme="minorHAnsi" w:cstheme="minorBidi"/>
          <w:b w:val="0"/>
          <w:noProof/>
          <w:sz w:val="22"/>
          <w:szCs w:val="22"/>
          <w:lang w:val="en-CA" w:eastAsia="en-CA"/>
          <w:rPrChange w:id="941" w:author="ilia kassianenko" w:date="2019-03-21T21:37:00Z">
            <w:rPr>
              <w:ins w:id="942" w:author="Fritz Gyger" w:date="2019-03-21T17:39:00Z"/>
              <w:rFonts w:asciiTheme="minorHAnsi" w:eastAsiaTheme="minorEastAsia" w:hAnsiTheme="minorHAnsi" w:cstheme="minorBidi"/>
              <w:b w:val="0"/>
              <w:noProof/>
              <w:sz w:val="22"/>
              <w:szCs w:val="22"/>
              <w:lang w:val="en-CA" w:eastAsia="en-CA"/>
            </w:rPr>
          </w:rPrChange>
        </w:rPr>
      </w:pPr>
      <w:ins w:id="943" w:author="Fritz Gyger" w:date="2019-03-21T17:39:00Z">
        <w:r w:rsidRPr="0047260E">
          <w:rPr>
            <w:rStyle w:val="Hyperlink"/>
            <w:noProof/>
            <w:lang w:val="en-CA"/>
            <w:rPrChange w:id="944" w:author="ilia kassianenko" w:date="2019-03-21T21:37:00Z">
              <w:rPr>
                <w:rStyle w:val="Hyperlink"/>
                <w:noProof/>
              </w:rPr>
            </w:rPrChange>
          </w:rPr>
          <w:fldChar w:fldCharType="begin"/>
        </w:r>
        <w:r w:rsidRPr="0047260E">
          <w:rPr>
            <w:rStyle w:val="Hyperlink"/>
            <w:noProof/>
            <w:lang w:val="en-CA"/>
            <w:rPrChange w:id="945" w:author="ilia kassianenko" w:date="2019-03-21T21:37:00Z">
              <w:rPr>
                <w:rStyle w:val="Hyperlink"/>
                <w:noProof/>
              </w:rPr>
            </w:rPrChange>
          </w:rPr>
          <w:instrText xml:space="preserve"> </w:instrText>
        </w:r>
        <w:r w:rsidRPr="0047260E">
          <w:rPr>
            <w:noProof/>
            <w:lang w:val="en-CA"/>
            <w:rPrChange w:id="946" w:author="ilia kassianenko" w:date="2019-03-21T21:37:00Z">
              <w:rPr>
                <w:noProof/>
              </w:rPr>
            </w:rPrChange>
          </w:rPr>
          <w:instrText>HYPERLINK \l "_Toc4082467"</w:instrText>
        </w:r>
        <w:r w:rsidRPr="0047260E">
          <w:rPr>
            <w:rStyle w:val="Hyperlink"/>
            <w:noProof/>
            <w:lang w:val="en-CA"/>
            <w:rPrChange w:id="947" w:author="ilia kassianenko" w:date="2019-03-21T21:37:00Z">
              <w:rPr>
                <w:rStyle w:val="Hyperlink"/>
                <w:noProof/>
              </w:rPr>
            </w:rPrChange>
          </w:rPr>
          <w:instrText xml:space="preserve"> </w:instrText>
        </w:r>
      </w:ins>
      <w:ins w:id="948" w:author="ilia kassianenko" w:date="2019-03-21T20:37:00Z">
        <w:r w:rsidR="00766A22" w:rsidRPr="0047260E">
          <w:rPr>
            <w:rStyle w:val="Hyperlink"/>
            <w:noProof/>
            <w:lang w:val="en-CA"/>
            <w:rPrChange w:id="949" w:author="ilia kassianenko" w:date="2019-03-21T21:37:00Z">
              <w:rPr>
                <w:rStyle w:val="Hyperlink"/>
                <w:noProof/>
              </w:rPr>
            </w:rPrChange>
          </w:rPr>
        </w:r>
      </w:ins>
      <w:ins w:id="950" w:author="Fritz Gyger" w:date="2019-03-21T17:39:00Z">
        <w:r w:rsidRPr="0047260E">
          <w:rPr>
            <w:rStyle w:val="Hyperlink"/>
            <w:noProof/>
            <w:lang w:val="en-CA"/>
            <w:rPrChange w:id="951" w:author="ilia kassianenko" w:date="2019-03-21T21:37:00Z">
              <w:rPr>
                <w:rStyle w:val="Hyperlink"/>
                <w:noProof/>
              </w:rPr>
            </w:rPrChange>
          </w:rPr>
          <w:fldChar w:fldCharType="separate"/>
        </w:r>
        <w:r w:rsidRPr="0047260E">
          <w:rPr>
            <w:rStyle w:val="Hyperlink"/>
            <w:noProof/>
            <w:lang w:val="en-CA"/>
            <w:rPrChange w:id="952" w:author="ilia kassianenko" w:date="2019-03-21T21:37:00Z">
              <w:rPr>
                <w:rStyle w:val="Hyperlink"/>
                <w:noProof/>
              </w:rPr>
            </w:rPrChange>
          </w:rPr>
          <w:t>11.</w:t>
        </w:r>
        <w:r w:rsidRPr="0047260E">
          <w:rPr>
            <w:rFonts w:asciiTheme="minorHAnsi" w:eastAsiaTheme="minorEastAsia" w:hAnsiTheme="minorHAnsi" w:cstheme="minorBidi"/>
            <w:b w:val="0"/>
            <w:noProof/>
            <w:sz w:val="22"/>
            <w:szCs w:val="22"/>
            <w:lang w:val="en-CA" w:eastAsia="en-CA"/>
            <w:rPrChange w:id="953" w:author="ilia kassianenko" w:date="2019-03-21T21:37:00Z">
              <w:rPr>
                <w:rFonts w:asciiTheme="minorHAnsi" w:eastAsiaTheme="minorEastAsia" w:hAnsiTheme="minorHAnsi" w:cstheme="minorBidi"/>
                <w:b w:val="0"/>
                <w:noProof/>
                <w:sz w:val="22"/>
                <w:szCs w:val="22"/>
                <w:lang w:val="en-CA" w:eastAsia="en-CA"/>
              </w:rPr>
            </w:rPrChange>
          </w:rPr>
          <w:tab/>
        </w:r>
        <w:r w:rsidRPr="0047260E">
          <w:rPr>
            <w:rStyle w:val="Hyperlink"/>
            <w:noProof/>
            <w:lang w:val="en-CA"/>
            <w:rPrChange w:id="954" w:author="ilia kassianenko" w:date="2019-03-21T21:37:00Z">
              <w:rPr>
                <w:rStyle w:val="Hyperlink"/>
                <w:noProof/>
              </w:rPr>
            </w:rPrChange>
          </w:rPr>
          <w:t>References</w:t>
        </w:r>
        <w:r w:rsidRPr="0047260E">
          <w:rPr>
            <w:noProof/>
            <w:webHidden/>
            <w:lang w:val="en-CA"/>
            <w:rPrChange w:id="955" w:author="ilia kassianenko" w:date="2019-03-21T21:37:00Z">
              <w:rPr>
                <w:noProof/>
                <w:webHidden/>
              </w:rPr>
            </w:rPrChange>
          </w:rPr>
          <w:tab/>
        </w:r>
        <w:r w:rsidRPr="0047260E">
          <w:rPr>
            <w:noProof/>
            <w:webHidden/>
            <w:lang w:val="en-CA"/>
            <w:rPrChange w:id="956" w:author="ilia kassianenko" w:date="2019-03-21T21:37:00Z">
              <w:rPr>
                <w:noProof/>
                <w:webHidden/>
              </w:rPr>
            </w:rPrChange>
          </w:rPr>
          <w:fldChar w:fldCharType="begin"/>
        </w:r>
        <w:r w:rsidRPr="0047260E">
          <w:rPr>
            <w:noProof/>
            <w:webHidden/>
            <w:lang w:val="en-CA"/>
            <w:rPrChange w:id="957" w:author="ilia kassianenko" w:date="2019-03-21T21:37:00Z">
              <w:rPr>
                <w:noProof/>
                <w:webHidden/>
              </w:rPr>
            </w:rPrChange>
          </w:rPr>
          <w:instrText xml:space="preserve"> PAGEREF _Toc4082467 \h </w:instrText>
        </w:r>
      </w:ins>
      <w:r w:rsidRPr="0047260E">
        <w:rPr>
          <w:noProof/>
          <w:webHidden/>
          <w:lang w:val="en-CA"/>
          <w:rPrChange w:id="958" w:author="ilia kassianenko" w:date="2019-03-21T21:37:00Z">
            <w:rPr>
              <w:noProof/>
              <w:webHidden/>
            </w:rPr>
          </w:rPrChange>
        </w:rPr>
      </w:r>
      <w:r w:rsidRPr="0047260E">
        <w:rPr>
          <w:noProof/>
          <w:webHidden/>
          <w:lang w:val="en-CA"/>
          <w:rPrChange w:id="959" w:author="ilia kassianenko" w:date="2019-03-21T21:37:00Z">
            <w:rPr>
              <w:noProof/>
              <w:webHidden/>
            </w:rPr>
          </w:rPrChange>
        </w:rPr>
        <w:fldChar w:fldCharType="separate"/>
      </w:r>
      <w:ins w:id="960" w:author="ilia kassianenko" w:date="2019-03-21T20:38:00Z">
        <w:r w:rsidR="00766A22" w:rsidRPr="0047260E">
          <w:rPr>
            <w:noProof/>
            <w:webHidden/>
            <w:lang w:val="en-CA"/>
            <w:rPrChange w:id="961" w:author="ilia kassianenko" w:date="2019-03-21T21:37:00Z">
              <w:rPr>
                <w:noProof/>
                <w:webHidden/>
              </w:rPr>
            </w:rPrChange>
          </w:rPr>
          <w:t>4</w:t>
        </w:r>
      </w:ins>
      <w:ins w:id="962" w:author="Fritz Gyger" w:date="2019-03-21T17:39:00Z">
        <w:del w:id="963" w:author="ilia kassianenko" w:date="2019-03-21T20:37:00Z">
          <w:r w:rsidRPr="0047260E" w:rsidDel="00766A22">
            <w:rPr>
              <w:noProof/>
              <w:webHidden/>
              <w:lang w:val="en-CA"/>
              <w:rPrChange w:id="964" w:author="ilia kassianenko" w:date="2019-03-21T21:37:00Z">
                <w:rPr>
                  <w:noProof/>
                  <w:webHidden/>
                </w:rPr>
              </w:rPrChange>
            </w:rPr>
            <w:delText>29</w:delText>
          </w:r>
        </w:del>
        <w:r w:rsidRPr="0047260E">
          <w:rPr>
            <w:noProof/>
            <w:webHidden/>
            <w:lang w:val="en-CA"/>
            <w:rPrChange w:id="965" w:author="ilia kassianenko" w:date="2019-03-21T21:37:00Z">
              <w:rPr>
                <w:noProof/>
                <w:webHidden/>
              </w:rPr>
            </w:rPrChange>
          </w:rPr>
          <w:fldChar w:fldCharType="end"/>
        </w:r>
        <w:r w:rsidRPr="0047260E">
          <w:rPr>
            <w:rStyle w:val="Hyperlink"/>
            <w:noProof/>
            <w:lang w:val="en-CA"/>
            <w:rPrChange w:id="966" w:author="ilia kassianenko" w:date="2019-03-21T21:37:00Z">
              <w:rPr>
                <w:rStyle w:val="Hyperlink"/>
                <w:noProof/>
              </w:rPr>
            </w:rPrChange>
          </w:rPr>
          <w:fldChar w:fldCharType="end"/>
        </w:r>
      </w:ins>
    </w:p>
    <w:p w14:paraId="16388FB7" w14:textId="77777777" w:rsidR="009C328C" w:rsidRPr="0047260E" w:rsidDel="001C4E47" w:rsidRDefault="009C328C">
      <w:pPr>
        <w:pStyle w:val="TOC1"/>
        <w:rPr>
          <w:ins w:id="967" w:author="outpost" w:date="2019-03-20T20:10:00Z"/>
          <w:del w:id="968" w:author="Fritz Gyger" w:date="2019-03-21T17:39:00Z"/>
          <w:rFonts w:asciiTheme="minorHAnsi" w:eastAsiaTheme="minorEastAsia" w:hAnsiTheme="minorHAnsi" w:cstheme="minorBidi"/>
          <w:b w:val="0"/>
          <w:noProof/>
          <w:sz w:val="22"/>
          <w:szCs w:val="22"/>
          <w:lang w:val="en-CA" w:eastAsia="en-CA"/>
          <w:rPrChange w:id="969" w:author="ilia kassianenko" w:date="2019-03-21T21:37:00Z">
            <w:rPr>
              <w:ins w:id="970" w:author="outpost" w:date="2019-03-20T20:10:00Z"/>
              <w:del w:id="971" w:author="Fritz Gyger" w:date="2019-03-21T17:39:00Z"/>
              <w:rFonts w:asciiTheme="minorHAnsi" w:eastAsiaTheme="minorEastAsia" w:hAnsiTheme="minorHAnsi" w:cstheme="minorBidi"/>
              <w:b w:val="0"/>
              <w:noProof/>
              <w:sz w:val="22"/>
              <w:szCs w:val="22"/>
              <w:lang w:val="en-CA" w:eastAsia="en-CA"/>
            </w:rPr>
          </w:rPrChange>
        </w:rPr>
      </w:pPr>
      <w:ins w:id="972" w:author="outpost" w:date="2019-03-20T20:10:00Z">
        <w:del w:id="973" w:author="Fritz Gyger" w:date="2019-03-21T17:39:00Z">
          <w:r w:rsidRPr="0047260E" w:rsidDel="001C4E47">
            <w:rPr>
              <w:rStyle w:val="Hyperlink"/>
              <w:b w:val="0"/>
              <w:noProof/>
              <w:lang w:val="en-CA"/>
              <w:rPrChange w:id="974" w:author="ilia kassianenko" w:date="2019-03-21T21:37:00Z">
                <w:rPr>
                  <w:rStyle w:val="Hyperlink"/>
                  <w:b w:val="0"/>
                  <w:noProof/>
                </w:rPr>
              </w:rPrChange>
            </w:rPr>
            <w:delText>1.</w:delText>
          </w:r>
          <w:r w:rsidRPr="0047260E" w:rsidDel="001C4E47">
            <w:rPr>
              <w:rFonts w:asciiTheme="minorHAnsi" w:eastAsiaTheme="minorEastAsia" w:hAnsiTheme="minorHAnsi" w:cstheme="minorBidi"/>
              <w:b w:val="0"/>
              <w:noProof/>
              <w:sz w:val="22"/>
              <w:szCs w:val="22"/>
              <w:lang w:val="en-CA" w:eastAsia="en-CA"/>
              <w:rPrChange w:id="975"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976" w:author="ilia kassianenko" w:date="2019-03-21T21:37:00Z">
                <w:rPr>
                  <w:rStyle w:val="Hyperlink"/>
                  <w:b w:val="0"/>
                  <w:noProof/>
                </w:rPr>
              </w:rPrChange>
            </w:rPr>
            <w:delText>Overview</w:delText>
          </w:r>
          <w:r w:rsidRPr="0047260E" w:rsidDel="001C4E47">
            <w:rPr>
              <w:noProof/>
              <w:webHidden/>
              <w:lang w:val="en-CA"/>
              <w:rPrChange w:id="977" w:author="ilia kassianenko" w:date="2019-03-21T21:37:00Z">
                <w:rPr>
                  <w:noProof/>
                  <w:webHidden/>
                </w:rPr>
              </w:rPrChange>
            </w:rPr>
            <w:tab/>
          </w:r>
        </w:del>
      </w:ins>
    </w:p>
    <w:p w14:paraId="12EE1A9A" w14:textId="77777777" w:rsidR="009C328C" w:rsidRPr="0047260E" w:rsidDel="001C4E47" w:rsidRDefault="009C328C">
      <w:pPr>
        <w:pStyle w:val="TOC2"/>
        <w:rPr>
          <w:ins w:id="978" w:author="outpost" w:date="2019-03-20T20:10:00Z"/>
          <w:del w:id="979" w:author="Fritz Gyger" w:date="2019-03-21T17:39:00Z"/>
          <w:rFonts w:asciiTheme="minorHAnsi" w:eastAsiaTheme="minorEastAsia" w:hAnsiTheme="minorHAnsi" w:cstheme="minorBidi"/>
          <w:noProof/>
          <w:sz w:val="22"/>
          <w:szCs w:val="22"/>
          <w:lang w:val="en-CA" w:eastAsia="en-CA"/>
          <w:rPrChange w:id="980" w:author="ilia kassianenko" w:date="2019-03-21T21:37:00Z">
            <w:rPr>
              <w:ins w:id="981" w:author="outpost" w:date="2019-03-20T20:10:00Z"/>
              <w:del w:id="982" w:author="Fritz Gyger" w:date="2019-03-21T17:39:00Z"/>
              <w:rFonts w:asciiTheme="minorHAnsi" w:eastAsiaTheme="minorEastAsia" w:hAnsiTheme="minorHAnsi" w:cstheme="minorBidi"/>
              <w:noProof/>
              <w:sz w:val="22"/>
              <w:szCs w:val="22"/>
              <w:lang w:val="en-CA" w:eastAsia="en-CA"/>
            </w:rPr>
          </w:rPrChange>
        </w:rPr>
      </w:pPr>
      <w:ins w:id="983" w:author="outpost" w:date="2019-03-20T20:10:00Z">
        <w:del w:id="984" w:author="Fritz Gyger" w:date="2019-03-21T17:39:00Z">
          <w:r w:rsidRPr="0047260E" w:rsidDel="001C4E47">
            <w:rPr>
              <w:rStyle w:val="Hyperlink"/>
              <w:noProof/>
              <w:lang w:val="en-CA"/>
              <w:rPrChange w:id="985" w:author="ilia kassianenko" w:date="2019-03-21T21:37:00Z">
                <w:rPr>
                  <w:rStyle w:val="Hyperlink"/>
                  <w:noProof/>
                </w:rPr>
              </w:rPrChange>
            </w:rPr>
            <w:delText>1.1</w:delText>
          </w:r>
          <w:r w:rsidRPr="0047260E" w:rsidDel="001C4E47">
            <w:rPr>
              <w:rFonts w:asciiTheme="minorHAnsi" w:eastAsiaTheme="minorEastAsia" w:hAnsiTheme="minorHAnsi" w:cstheme="minorBidi"/>
              <w:noProof/>
              <w:sz w:val="22"/>
              <w:szCs w:val="22"/>
              <w:lang w:val="en-CA" w:eastAsia="en-CA"/>
              <w:rPrChange w:id="986"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987" w:author="ilia kassianenko" w:date="2019-03-21T21:37:00Z">
                <w:rPr>
                  <w:rStyle w:val="Hyperlink"/>
                  <w:noProof/>
                </w:rPr>
              </w:rPrChange>
            </w:rPr>
            <w:delText>Scope</w:delText>
          </w:r>
          <w:r w:rsidRPr="0047260E" w:rsidDel="001C4E47">
            <w:rPr>
              <w:noProof/>
              <w:webHidden/>
              <w:lang w:val="en-CA"/>
              <w:rPrChange w:id="988" w:author="ilia kassianenko" w:date="2019-03-21T21:37:00Z">
                <w:rPr>
                  <w:noProof/>
                  <w:webHidden/>
                </w:rPr>
              </w:rPrChange>
            </w:rPr>
            <w:tab/>
          </w:r>
        </w:del>
      </w:ins>
    </w:p>
    <w:p w14:paraId="537F457C" w14:textId="77777777" w:rsidR="009C328C" w:rsidRPr="0047260E" w:rsidDel="001C4E47" w:rsidRDefault="009C328C">
      <w:pPr>
        <w:pStyle w:val="TOC2"/>
        <w:rPr>
          <w:ins w:id="989" w:author="outpost" w:date="2019-03-20T20:10:00Z"/>
          <w:del w:id="990" w:author="Fritz Gyger" w:date="2019-03-21T17:39:00Z"/>
          <w:rFonts w:asciiTheme="minorHAnsi" w:eastAsiaTheme="minorEastAsia" w:hAnsiTheme="minorHAnsi" w:cstheme="minorBidi"/>
          <w:noProof/>
          <w:sz w:val="22"/>
          <w:szCs w:val="22"/>
          <w:lang w:val="en-CA" w:eastAsia="en-CA"/>
          <w:rPrChange w:id="991" w:author="ilia kassianenko" w:date="2019-03-21T21:37:00Z">
            <w:rPr>
              <w:ins w:id="992" w:author="outpost" w:date="2019-03-20T20:10:00Z"/>
              <w:del w:id="993" w:author="Fritz Gyger" w:date="2019-03-21T17:39:00Z"/>
              <w:rFonts w:asciiTheme="minorHAnsi" w:eastAsiaTheme="minorEastAsia" w:hAnsiTheme="minorHAnsi" w:cstheme="minorBidi"/>
              <w:noProof/>
              <w:sz w:val="22"/>
              <w:szCs w:val="22"/>
              <w:lang w:val="en-CA" w:eastAsia="en-CA"/>
            </w:rPr>
          </w:rPrChange>
        </w:rPr>
      </w:pPr>
      <w:ins w:id="994" w:author="outpost" w:date="2019-03-20T20:10:00Z">
        <w:del w:id="995" w:author="Fritz Gyger" w:date="2019-03-21T17:39:00Z">
          <w:r w:rsidRPr="0047260E" w:rsidDel="001C4E47">
            <w:rPr>
              <w:rStyle w:val="Hyperlink"/>
              <w:noProof/>
              <w:lang w:val="en-CA"/>
              <w:rPrChange w:id="996" w:author="ilia kassianenko" w:date="2019-03-21T21:37:00Z">
                <w:rPr>
                  <w:rStyle w:val="Hyperlink"/>
                  <w:noProof/>
                </w:rPr>
              </w:rPrChange>
            </w:rPr>
            <w:delText>1.2</w:delText>
          </w:r>
          <w:r w:rsidRPr="0047260E" w:rsidDel="001C4E47">
            <w:rPr>
              <w:rFonts w:asciiTheme="minorHAnsi" w:eastAsiaTheme="minorEastAsia" w:hAnsiTheme="minorHAnsi" w:cstheme="minorBidi"/>
              <w:noProof/>
              <w:sz w:val="22"/>
              <w:szCs w:val="22"/>
              <w:lang w:val="en-CA" w:eastAsia="en-CA"/>
              <w:rPrChange w:id="997"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998" w:author="ilia kassianenko" w:date="2019-03-21T21:37:00Z">
                <w:rPr>
                  <w:rStyle w:val="Hyperlink"/>
                  <w:noProof/>
                </w:rPr>
              </w:rPrChange>
            </w:rPr>
            <w:delText>Existing applications</w:delText>
          </w:r>
          <w:r w:rsidRPr="0047260E" w:rsidDel="001C4E47">
            <w:rPr>
              <w:noProof/>
              <w:webHidden/>
              <w:lang w:val="en-CA"/>
              <w:rPrChange w:id="999" w:author="ilia kassianenko" w:date="2019-03-21T21:37:00Z">
                <w:rPr>
                  <w:noProof/>
                  <w:webHidden/>
                </w:rPr>
              </w:rPrChange>
            </w:rPr>
            <w:tab/>
          </w:r>
        </w:del>
      </w:ins>
    </w:p>
    <w:p w14:paraId="54998115" w14:textId="77777777" w:rsidR="009C328C" w:rsidRPr="0047260E" w:rsidDel="001C4E47" w:rsidRDefault="009C328C">
      <w:pPr>
        <w:pStyle w:val="TOC2"/>
        <w:rPr>
          <w:ins w:id="1000" w:author="outpost" w:date="2019-03-20T20:10:00Z"/>
          <w:del w:id="1001" w:author="Fritz Gyger" w:date="2019-03-21T17:39:00Z"/>
          <w:rFonts w:asciiTheme="minorHAnsi" w:eastAsiaTheme="minorEastAsia" w:hAnsiTheme="minorHAnsi" w:cstheme="minorBidi"/>
          <w:noProof/>
          <w:sz w:val="22"/>
          <w:szCs w:val="22"/>
          <w:lang w:val="en-CA" w:eastAsia="en-CA"/>
          <w:rPrChange w:id="1002" w:author="ilia kassianenko" w:date="2019-03-21T21:37:00Z">
            <w:rPr>
              <w:ins w:id="1003" w:author="outpost" w:date="2019-03-20T20:10:00Z"/>
              <w:del w:id="1004" w:author="Fritz Gyger" w:date="2019-03-21T17:39:00Z"/>
              <w:rFonts w:asciiTheme="minorHAnsi" w:eastAsiaTheme="minorEastAsia" w:hAnsiTheme="minorHAnsi" w:cstheme="minorBidi"/>
              <w:noProof/>
              <w:sz w:val="22"/>
              <w:szCs w:val="22"/>
              <w:lang w:val="en-CA" w:eastAsia="en-CA"/>
            </w:rPr>
          </w:rPrChange>
        </w:rPr>
      </w:pPr>
      <w:ins w:id="1005" w:author="outpost" w:date="2019-03-20T20:10:00Z">
        <w:del w:id="1006" w:author="Fritz Gyger" w:date="2019-03-21T17:39:00Z">
          <w:r w:rsidRPr="0047260E" w:rsidDel="001C4E47">
            <w:rPr>
              <w:rStyle w:val="Hyperlink"/>
              <w:noProof/>
              <w:lang w:val="en-CA"/>
              <w:rPrChange w:id="1007" w:author="ilia kassianenko" w:date="2019-03-21T21:37:00Z">
                <w:rPr>
                  <w:rStyle w:val="Hyperlink"/>
                  <w:noProof/>
                </w:rPr>
              </w:rPrChange>
            </w:rPr>
            <w:delText>1.3</w:delText>
          </w:r>
          <w:r w:rsidRPr="0047260E" w:rsidDel="001C4E47">
            <w:rPr>
              <w:rFonts w:asciiTheme="minorHAnsi" w:eastAsiaTheme="minorEastAsia" w:hAnsiTheme="minorHAnsi" w:cstheme="minorBidi"/>
              <w:noProof/>
              <w:sz w:val="22"/>
              <w:szCs w:val="22"/>
              <w:lang w:val="en-CA" w:eastAsia="en-CA"/>
              <w:rPrChange w:id="1008"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009" w:author="ilia kassianenko" w:date="2019-03-21T21:37:00Z">
                <w:rPr>
                  <w:rStyle w:val="Hyperlink"/>
                  <w:noProof/>
                </w:rPr>
              </w:rPrChange>
            </w:rPr>
            <w:delText>Data acquisition</w:delText>
          </w:r>
          <w:r w:rsidRPr="0047260E" w:rsidDel="001C4E47">
            <w:rPr>
              <w:noProof/>
              <w:webHidden/>
              <w:lang w:val="en-CA"/>
              <w:rPrChange w:id="1010" w:author="ilia kassianenko" w:date="2019-03-21T21:37:00Z">
                <w:rPr>
                  <w:noProof/>
                  <w:webHidden/>
                </w:rPr>
              </w:rPrChange>
            </w:rPr>
            <w:tab/>
          </w:r>
        </w:del>
      </w:ins>
    </w:p>
    <w:p w14:paraId="1FF9F712" w14:textId="77777777" w:rsidR="009C328C" w:rsidRPr="0047260E" w:rsidDel="001C4E47" w:rsidRDefault="009C328C">
      <w:pPr>
        <w:pStyle w:val="TOC2"/>
        <w:rPr>
          <w:ins w:id="1011" w:author="outpost" w:date="2019-03-20T20:10:00Z"/>
          <w:del w:id="1012" w:author="Fritz Gyger" w:date="2019-03-21T17:39:00Z"/>
          <w:rFonts w:asciiTheme="minorHAnsi" w:eastAsiaTheme="minorEastAsia" w:hAnsiTheme="minorHAnsi" w:cstheme="minorBidi"/>
          <w:noProof/>
          <w:sz w:val="22"/>
          <w:szCs w:val="22"/>
          <w:lang w:val="en-CA" w:eastAsia="en-CA"/>
          <w:rPrChange w:id="1013" w:author="ilia kassianenko" w:date="2019-03-21T21:37:00Z">
            <w:rPr>
              <w:ins w:id="1014" w:author="outpost" w:date="2019-03-20T20:10:00Z"/>
              <w:del w:id="1015" w:author="Fritz Gyger" w:date="2019-03-21T17:39:00Z"/>
              <w:rFonts w:asciiTheme="minorHAnsi" w:eastAsiaTheme="minorEastAsia" w:hAnsiTheme="minorHAnsi" w:cstheme="minorBidi"/>
              <w:noProof/>
              <w:sz w:val="22"/>
              <w:szCs w:val="22"/>
              <w:lang w:val="en-CA" w:eastAsia="en-CA"/>
            </w:rPr>
          </w:rPrChange>
        </w:rPr>
      </w:pPr>
      <w:ins w:id="1016" w:author="outpost" w:date="2019-03-20T20:10:00Z">
        <w:del w:id="1017" w:author="Fritz Gyger" w:date="2019-03-21T17:39:00Z">
          <w:r w:rsidRPr="0047260E" w:rsidDel="001C4E47">
            <w:rPr>
              <w:rStyle w:val="Hyperlink"/>
              <w:noProof/>
              <w:lang w:val="en-CA"/>
              <w:rPrChange w:id="1018" w:author="ilia kassianenko" w:date="2019-03-21T21:37:00Z">
                <w:rPr>
                  <w:rStyle w:val="Hyperlink"/>
                  <w:noProof/>
                </w:rPr>
              </w:rPrChange>
            </w:rPr>
            <w:delText>1.4</w:delText>
          </w:r>
          <w:r w:rsidRPr="0047260E" w:rsidDel="001C4E47">
            <w:rPr>
              <w:rFonts w:asciiTheme="minorHAnsi" w:eastAsiaTheme="minorEastAsia" w:hAnsiTheme="minorHAnsi" w:cstheme="minorBidi"/>
              <w:noProof/>
              <w:sz w:val="22"/>
              <w:szCs w:val="22"/>
              <w:lang w:val="en-CA" w:eastAsia="en-CA"/>
              <w:rPrChange w:id="1019"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020" w:author="ilia kassianenko" w:date="2019-03-21T21:37:00Z">
                <w:rPr>
                  <w:rStyle w:val="Hyperlink"/>
                  <w:noProof/>
                </w:rPr>
              </w:rPrChange>
            </w:rPr>
            <w:delText>Contexts for Analytics</w:delText>
          </w:r>
          <w:r w:rsidRPr="0047260E" w:rsidDel="001C4E47">
            <w:rPr>
              <w:noProof/>
              <w:webHidden/>
              <w:lang w:val="en-CA"/>
              <w:rPrChange w:id="1021" w:author="ilia kassianenko" w:date="2019-03-21T21:37:00Z">
                <w:rPr>
                  <w:noProof/>
                  <w:webHidden/>
                </w:rPr>
              </w:rPrChange>
            </w:rPr>
            <w:tab/>
          </w:r>
        </w:del>
      </w:ins>
    </w:p>
    <w:p w14:paraId="53882B5B" w14:textId="77777777" w:rsidR="009C328C" w:rsidRPr="0047260E" w:rsidDel="001C4E47" w:rsidRDefault="009C328C">
      <w:pPr>
        <w:pStyle w:val="TOC2"/>
        <w:rPr>
          <w:ins w:id="1022" w:author="outpost" w:date="2019-03-20T20:10:00Z"/>
          <w:del w:id="1023" w:author="Fritz Gyger" w:date="2019-03-21T17:39:00Z"/>
          <w:rFonts w:asciiTheme="minorHAnsi" w:eastAsiaTheme="minorEastAsia" w:hAnsiTheme="minorHAnsi" w:cstheme="minorBidi"/>
          <w:noProof/>
          <w:sz w:val="22"/>
          <w:szCs w:val="22"/>
          <w:lang w:val="en-CA" w:eastAsia="en-CA"/>
          <w:rPrChange w:id="1024" w:author="ilia kassianenko" w:date="2019-03-21T21:37:00Z">
            <w:rPr>
              <w:ins w:id="1025" w:author="outpost" w:date="2019-03-20T20:10:00Z"/>
              <w:del w:id="1026" w:author="Fritz Gyger" w:date="2019-03-21T17:39:00Z"/>
              <w:rFonts w:asciiTheme="minorHAnsi" w:eastAsiaTheme="minorEastAsia" w:hAnsiTheme="minorHAnsi" w:cstheme="minorBidi"/>
              <w:noProof/>
              <w:sz w:val="22"/>
              <w:szCs w:val="22"/>
              <w:lang w:val="en-CA" w:eastAsia="en-CA"/>
            </w:rPr>
          </w:rPrChange>
        </w:rPr>
      </w:pPr>
      <w:ins w:id="1027" w:author="outpost" w:date="2019-03-20T20:10:00Z">
        <w:del w:id="1028" w:author="Fritz Gyger" w:date="2019-03-21T17:39:00Z">
          <w:r w:rsidRPr="0047260E" w:rsidDel="001C4E47">
            <w:rPr>
              <w:rStyle w:val="Hyperlink"/>
              <w:noProof/>
              <w:lang w:val="en-CA"/>
              <w:rPrChange w:id="1029" w:author="ilia kassianenko" w:date="2019-03-21T21:37:00Z">
                <w:rPr>
                  <w:rStyle w:val="Hyperlink"/>
                  <w:noProof/>
                </w:rPr>
              </w:rPrChange>
            </w:rPr>
            <w:delText>1.5</w:delText>
          </w:r>
          <w:r w:rsidRPr="0047260E" w:rsidDel="001C4E47">
            <w:rPr>
              <w:rFonts w:asciiTheme="minorHAnsi" w:eastAsiaTheme="minorEastAsia" w:hAnsiTheme="minorHAnsi" w:cstheme="minorBidi"/>
              <w:noProof/>
              <w:sz w:val="22"/>
              <w:szCs w:val="22"/>
              <w:lang w:val="en-CA" w:eastAsia="en-CA"/>
              <w:rPrChange w:id="1030"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031" w:author="ilia kassianenko" w:date="2019-03-21T21:37:00Z">
                <w:rPr>
                  <w:rStyle w:val="Hyperlink"/>
                  <w:noProof/>
                </w:rPr>
              </w:rPrChange>
            </w:rPr>
            <w:delText>Timeframe</w:delText>
          </w:r>
          <w:r w:rsidRPr="0047260E" w:rsidDel="001C4E47">
            <w:rPr>
              <w:noProof/>
              <w:webHidden/>
              <w:lang w:val="en-CA"/>
              <w:rPrChange w:id="1032" w:author="ilia kassianenko" w:date="2019-03-21T21:37:00Z">
                <w:rPr>
                  <w:noProof/>
                  <w:webHidden/>
                </w:rPr>
              </w:rPrChange>
            </w:rPr>
            <w:tab/>
          </w:r>
        </w:del>
      </w:ins>
    </w:p>
    <w:p w14:paraId="29F41648" w14:textId="77777777" w:rsidR="009C328C" w:rsidRPr="0047260E" w:rsidDel="001C4E47" w:rsidRDefault="009C328C">
      <w:pPr>
        <w:pStyle w:val="TOC2"/>
        <w:rPr>
          <w:ins w:id="1033" w:author="outpost" w:date="2019-03-20T20:10:00Z"/>
          <w:del w:id="1034" w:author="Fritz Gyger" w:date="2019-03-21T17:39:00Z"/>
          <w:rFonts w:asciiTheme="minorHAnsi" w:eastAsiaTheme="minorEastAsia" w:hAnsiTheme="minorHAnsi" w:cstheme="minorBidi"/>
          <w:noProof/>
          <w:sz w:val="22"/>
          <w:szCs w:val="22"/>
          <w:lang w:val="en-CA" w:eastAsia="en-CA"/>
          <w:rPrChange w:id="1035" w:author="ilia kassianenko" w:date="2019-03-21T21:37:00Z">
            <w:rPr>
              <w:ins w:id="1036" w:author="outpost" w:date="2019-03-20T20:10:00Z"/>
              <w:del w:id="1037" w:author="Fritz Gyger" w:date="2019-03-21T17:39:00Z"/>
              <w:rFonts w:asciiTheme="minorHAnsi" w:eastAsiaTheme="minorEastAsia" w:hAnsiTheme="minorHAnsi" w:cstheme="minorBidi"/>
              <w:noProof/>
              <w:sz w:val="22"/>
              <w:szCs w:val="22"/>
              <w:lang w:val="en-CA" w:eastAsia="en-CA"/>
            </w:rPr>
          </w:rPrChange>
        </w:rPr>
      </w:pPr>
      <w:ins w:id="1038" w:author="outpost" w:date="2019-03-20T20:10:00Z">
        <w:del w:id="1039" w:author="Fritz Gyger" w:date="2019-03-21T17:39:00Z">
          <w:r w:rsidRPr="0047260E" w:rsidDel="001C4E47">
            <w:rPr>
              <w:rStyle w:val="Hyperlink"/>
              <w:noProof/>
              <w:lang w:val="en-CA"/>
              <w:rPrChange w:id="1040" w:author="ilia kassianenko" w:date="2019-03-21T21:37:00Z">
                <w:rPr>
                  <w:rStyle w:val="Hyperlink"/>
                  <w:noProof/>
                </w:rPr>
              </w:rPrChange>
            </w:rPr>
            <w:delText>1.6</w:delText>
          </w:r>
          <w:r w:rsidRPr="0047260E" w:rsidDel="001C4E47">
            <w:rPr>
              <w:rFonts w:asciiTheme="minorHAnsi" w:eastAsiaTheme="minorEastAsia" w:hAnsiTheme="minorHAnsi" w:cstheme="minorBidi"/>
              <w:noProof/>
              <w:sz w:val="22"/>
              <w:szCs w:val="22"/>
              <w:lang w:val="en-CA" w:eastAsia="en-CA"/>
              <w:rPrChange w:id="1041"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042" w:author="ilia kassianenko" w:date="2019-03-21T21:37:00Z">
                <w:rPr>
                  <w:rStyle w:val="Hyperlink"/>
                  <w:noProof/>
                </w:rPr>
              </w:rPrChange>
            </w:rPr>
            <w:delText>Base Property for Data</w:delText>
          </w:r>
          <w:r w:rsidRPr="0047260E" w:rsidDel="001C4E47">
            <w:rPr>
              <w:noProof/>
              <w:webHidden/>
              <w:lang w:val="en-CA"/>
              <w:rPrChange w:id="1043" w:author="ilia kassianenko" w:date="2019-03-21T21:37:00Z">
                <w:rPr>
                  <w:noProof/>
                  <w:webHidden/>
                </w:rPr>
              </w:rPrChange>
            </w:rPr>
            <w:tab/>
          </w:r>
        </w:del>
      </w:ins>
    </w:p>
    <w:p w14:paraId="140781EE" w14:textId="77777777" w:rsidR="009C328C" w:rsidRPr="0047260E" w:rsidDel="001C4E47" w:rsidRDefault="009C328C">
      <w:pPr>
        <w:pStyle w:val="TOC1"/>
        <w:rPr>
          <w:ins w:id="1044" w:author="outpost" w:date="2019-03-20T20:10:00Z"/>
          <w:del w:id="1045" w:author="Fritz Gyger" w:date="2019-03-21T17:39:00Z"/>
          <w:rFonts w:asciiTheme="minorHAnsi" w:eastAsiaTheme="minorEastAsia" w:hAnsiTheme="minorHAnsi" w:cstheme="minorBidi"/>
          <w:b w:val="0"/>
          <w:noProof/>
          <w:sz w:val="22"/>
          <w:szCs w:val="22"/>
          <w:lang w:val="en-CA" w:eastAsia="en-CA"/>
          <w:rPrChange w:id="1046" w:author="ilia kassianenko" w:date="2019-03-21T21:37:00Z">
            <w:rPr>
              <w:ins w:id="1047" w:author="outpost" w:date="2019-03-20T20:10:00Z"/>
              <w:del w:id="1048" w:author="Fritz Gyger" w:date="2019-03-21T17:39:00Z"/>
              <w:rFonts w:asciiTheme="minorHAnsi" w:eastAsiaTheme="minorEastAsia" w:hAnsiTheme="minorHAnsi" w:cstheme="minorBidi"/>
              <w:b w:val="0"/>
              <w:noProof/>
              <w:sz w:val="22"/>
              <w:szCs w:val="22"/>
              <w:lang w:val="en-CA" w:eastAsia="en-CA"/>
            </w:rPr>
          </w:rPrChange>
        </w:rPr>
      </w:pPr>
      <w:ins w:id="1049" w:author="outpost" w:date="2019-03-20T20:10:00Z">
        <w:del w:id="1050" w:author="Fritz Gyger" w:date="2019-03-21T17:39:00Z">
          <w:r w:rsidRPr="0047260E" w:rsidDel="001C4E47">
            <w:rPr>
              <w:rStyle w:val="Hyperlink"/>
              <w:b w:val="0"/>
              <w:noProof/>
              <w:lang w:val="en-CA"/>
              <w:rPrChange w:id="1051" w:author="ilia kassianenko" w:date="2019-03-21T21:37:00Z">
                <w:rPr>
                  <w:rStyle w:val="Hyperlink"/>
                  <w:b w:val="0"/>
                  <w:noProof/>
                </w:rPr>
              </w:rPrChange>
            </w:rPr>
            <w:delText>2.</w:delText>
          </w:r>
          <w:r w:rsidRPr="0047260E" w:rsidDel="001C4E47">
            <w:rPr>
              <w:rFonts w:asciiTheme="minorHAnsi" w:eastAsiaTheme="minorEastAsia" w:hAnsiTheme="minorHAnsi" w:cstheme="minorBidi"/>
              <w:b w:val="0"/>
              <w:noProof/>
              <w:sz w:val="22"/>
              <w:szCs w:val="22"/>
              <w:lang w:val="en-CA" w:eastAsia="en-CA"/>
              <w:rPrChange w:id="1052"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053" w:author="ilia kassianenko" w:date="2019-03-21T21:37:00Z">
                <w:rPr>
                  <w:rStyle w:val="Hyperlink"/>
                  <w:b w:val="0"/>
                  <w:noProof/>
                </w:rPr>
              </w:rPrChange>
            </w:rPr>
            <w:delText>Assumptions/Constraints/Risks</w:delText>
          </w:r>
          <w:r w:rsidRPr="0047260E" w:rsidDel="001C4E47">
            <w:rPr>
              <w:noProof/>
              <w:webHidden/>
              <w:lang w:val="en-CA"/>
              <w:rPrChange w:id="1054" w:author="ilia kassianenko" w:date="2019-03-21T21:37:00Z">
                <w:rPr>
                  <w:noProof/>
                  <w:webHidden/>
                </w:rPr>
              </w:rPrChange>
            </w:rPr>
            <w:tab/>
          </w:r>
        </w:del>
      </w:ins>
    </w:p>
    <w:p w14:paraId="7F103CA8" w14:textId="77777777" w:rsidR="009C328C" w:rsidRPr="0047260E" w:rsidDel="001C4E47" w:rsidRDefault="009C328C">
      <w:pPr>
        <w:pStyle w:val="TOC2"/>
        <w:rPr>
          <w:ins w:id="1055" w:author="outpost" w:date="2019-03-20T20:10:00Z"/>
          <w:del w:id="1056" w:author="Fritz Gyger" w:date="2019-03-21T17:39:00Z"/>
          <w:rFonts w:asciiTheme="minorHAnsi" w:eastAsiaTheme="minorEastAsia" w:hAnsiTheme="minorHAnsi" w:cstheme="minorBidi"/>
          <w:noProof/>
          <w:sz w:val="22"/>
          <w:szCs w:val="22"/>
          <w:lang w:val="en-CA" w:eastAsia="en-CA"/>
          <w:rPrChange w:id="1057" w:author="ilia kassianenko" w:date="2019-03-21T21:37:00Z">
            <w:rPr>
              <w:ins w:id="1058" w:author="outpost" w:date="2019-03-20T20:10:00Z"/>
              <w:del w:id="1059" w:author="Fritz Gyger" w:date="2019-03-21T17:39:00Z"/>
              <w:rFonts w:asciiTheme="minorHAnsi" w:eastAsiaTheme="minorEastAsia" w:hAnsiTheme="minorHAnsi" w:cstheme="minorBidi"/>
              <w:noProof/>
              <w:sz w:val="22"/>
              <w:szCs w:val="22"/>
              <w:lang w:val="en-CA" w:eastAsia="en-CA"/>
            </w:rPr>
          </w:rPrChange>
        </w:rPr>
      </w:pPr>
      <w:ins w:id="1060" w:author="outpost" w:date="2019-03-20T20:10:00Z">
        <w:del w:id="1061" w:author="Fritz Gyger" w:date="2019-03-21T17:39:00Z">
          <w:r w:rsidRPr="0047260E" w:rsidDel="001C4E47">
            <w:rPr>
              <w:rStyle w:val="Hyperlink"/>
              <w:noProof/>
              <w:lang w:val="en-CA"/>
              <w:rPrChange w:id="1062" w:author="ilia kassianenko" w:date="2019-03-21T21:37:00Z">
                <w:rPr>
                  <w:rStyle w:val="Hyperlink"/>
                  <w:noProof/>
                </w:rPr>
              </w:rPrChange>
            </w:rPr>
            <w:delText>2.1</w:delText>
          </w:r>
          <w:r w:rsidRPr="0047260E" w:rsidDel="001C4E47">
            <w:rPr>
              <w:rFonts w:asciiTheme="minorHAnsi" w:eastAsiaTheme="minorEastAsia" w:hAnsiTheme="minorHAnsi" w:cstheme="minorBidi"/>
              <w:noProof/>
              <w:sz w:val="22"/>
              <w:szCs w:val="22"/>
              <w:lang w:val="en-CA" w:eastAsia="en-CA"/>
              <w:rPrChange w:id="1063"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064" w:author="ilia kassianenko" w:date="2019-03-21T21:37:00Z">
                <w:rPr>
                  <w:rStyle w:val="Hyperlink"/>
                  <w:noProof/>
                </w:rPr>
              </w:rPrChange>
            </w:rPr>
            <w:delText>Assumptions</w:delText>
          </w:r>
          <w:r w:rsidRPr="0047260E" w:rsidDel="001C4E47">
            <w:rPr>
              <w:noProof/>
              <w:webHidden/>
              <w:lang w:val="en-CA"/>
              <w:rPrChange w:id="1065" w:author="ilia kassianenko" w:date="2019-03-21T21:37:00Z">
                <w:rPr>
                  <w:noProof/>
                  <w:webHidden/>
                </w:rPr>
              </w:rPrChange>
            </w:rPr>
            <w:tab/>
          </w:r>
        </w:del>
      </w:ins>
    </w:p>
    <w:p w14:paraId="2CF3F7E3" w14:textId="77777777" w:rsidR="009C328C" w:rsidRPr="0047260E" w:rsidDel="001C4E47" w:rsidRDefault="009C328C">
      <w:pPr>
        <w:pStyle w:val="TOC3"/>
        <w:rPr>
          <w:ins w:id="1066" w:author="outpost" w:date="2019-03-20T20:10:00Z"/>
          <w:del w:id="1067" w:author="Fritz Gyger" w:date="2019-03-21T17:39:00Z"/>
          <w:rFonts w:asciiTheme="minorHAnsi" w:eastAsiaTheme="minorEastAsia" w:hAnsiTheme="minorHAnsi" w:cstheme="minorBidi"/>
          <w:noProof/>
          <w:sz w:val="22"/>
          <w:szCs w:val="22"/>
          <w:lang w:val="en-CA" w:eastAsia="en-CA"/>
          <w:rPrChange w:id="1068" w:author="ilia kassianenko" w:date="2019-03-21T21:37:00Z">
            <w:rPr>
              <w:ins w:id="1069" w:author="outpost" w:date="2019-03-20T20:10:00Z"/>
              <w:del w:id="1070" w:author="Fritz Gyger" w:date="2019-03-21T17:39:00Z"/>
              <w:rFonts w:asciiTheme="minorHAnsi" w:eastAsiaTheme="minorEastAsia" w:hAnsiTheme="minorHAnsi" w:cstheme="minorBidi"/>
              <w:noProof/>
              <w:sz w:val="22"/>
              <w:szCs w:val="22"/>
              <w:lang w:val="en-CA" w:eastAsia="en-CA"/>
            </w:rPr>
          </w:rPrChange>
        </w:rPr>
      </w:pPr>
      <w:ins w:id="1071" w:author="outpost" w:date="2019-03-20T20:10:00Z">
        <w:del w:id="1072" w:author="Fritz Gyger" w:date="2019-03-21T17:39:00Z">
          <w:r w:rsidRPr="0047260E" w:rsidDel="001C4E47">
            <w:rPr>
              <w:rStyle w:val="Hyperlink"/>
              <w:noProof/>
              <w:lang w:val="en-CA"/>
              <w:rPrChange w:id="1073" w:author="ilia kassianenko" w:date="2019-03-21T21:37:00Z">
                <w:rPr>
                  <w:rStyle w:val="Hyperlink"/>
                  <w:noProof/>
                </w:rPr>
              </w:rPrChange>
            </w:rPr>
            <w:delText>2.1.1</w:delText>
          </w:r>
          <w:r w:rsidRPr="0047260E" w:rsidDel="001C4E47">
            <w:rPr>
              <w:rFonts w:asciiTheme="minorHAnsi" w:eastAsiaTheme="minorEastAsia" w:hAnsiTheme="minorHAnsi" w:cstheme="minorBidi"/>
              <w:noProof/>
              <w:sz w:val="22"/>
              <w:szCs w:val="22"/>
              <w:lang w:val="en-CA" w:eastAsia="en-CA"/>
              <w:rPrChange w:id="1074"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075" w:author="ilia kassianenko" w:date="2019-03-21T21:37:00Z">
                <w:rPr>
                  <w:rStyle w:val="Hyperlink"/>
                  <w:noProof/>
                </w:rPr>
              </w:rPrChange>
            </w:rPr>
            <w:delText>Ville de Montréal</w:delText>
          </w:r>
          <w:r w:rsidRPr="0047260E" w:rsidDel="001C4E47">
            <w:rPr>
              <w:noProof/>
              <w:webHidden/>
              <w:lang w:val="en-CA"/>
              <w:rPrChange w:id="1076" w:author="ilia kassianenko" w:date="2019-03-21T21:37:00Z">
                <w:rPr>
                  <w:noProof/>
                  <w:webHidden/>
                </w:rPr>
              </w:rPrChange>
            </w:rPr>
            <w:tab/>
          </w:r>
        </w:del>
      </w:ins>
    </w:p>
    <w:p w14:paraId="267986E0" w14:textId="77777777" w:rsidR="009C328C" w:rsidRPr="0047260E" w:rsidDel="001C4E47" w:rsidRDefault="009C328C">
      <w:pPr>
        <w:pStyle w:val="TOC3"/>
        <w:rPr>
          <w:ins w:id="1077" w:author="outpost" w:date="2019-03-20T20:10:00Z"/>
          <w:del w:id="1078" w:author="Fritz Gyger" w:date="2019-03-21T17:39:00Z"/>
          <w:rFonts w:asciiTheme="minorHAnsi" w:eastAsiaTheme="minorEastAsia" w:hAnsiTheme="minorHAnsi" w:cstheme="minorBidi"/>
          <w:noProof/>
          <w:sz w:val="22"/>
          <w:szCs w:val="22"/>
          <w:lang w:val="en-CA" w:eastAsia="en-CA"/>
          <w:rPrChange w:id="1079" w:author="ilia kassianenko" w:date="2019-03-21T21:37:00Z">
            <w:rPr>
              <w:ins w:id="1080" w:author="outpost" w:date="2019-03-20T20:10:00Z"/>
              <w:del w:id="1081" w:author="Fritz Gyger" w:date="2019-03-21T17:39:00Z"/>
              <w:rFonts w:asciiTheme="minorHAnsi" w:eastAsiaTheme="minorEastAsia" w:hAnsiTheme="minorHAnsi" w:cstheme="minorBidi"/>
              <w:noProof/>
              <w:sz w:val="22"/>
              <w:szCs w:val="22"/>
              <w:lang w:val="en-CA" w:eastAsia="en-CA"/>
            </w:rPr>
          </w:rPrChange>
        </w:rPr>
      </w:pPr>
      <w:ins w:id="1082" w:author="outpost" w:date="2019-03-20T20:10:00Z">
        <w:del w:id="1083" w:author="Fritz Gyger" w:date="2019-03-21T17:39:00Z">
          <w:r w:rsidRPr="0047260E" w:rsidDel="001C4E47">
            <w:rPr>
              <w:rStyle w:val="Hyperlink"/>
              <w:noProof/>
              <w:lang w:val="en-CA"/>
              <w:rPrChange w:id="1084" w:author="ilia kassianenko" w:date="2019-03-21T21:37:00Z">
                <w:rPr>
                  <w:rStyle w:val="Hyperlink"/>
                  <w:noProof/>
                </w:rPr>
              </w:rPrChange>
            </w:rPr>
            <w:delText>2.1.2</w:delText>
          </w:r>
          <w:r w:rsidRPr="0047260E" w:rsidDel="001C4E47">
            <w:rPr>
              <w:rFonts w:asciiTheme="minorHAnsi" w:eastAsiaTheme="minorEastAsia" w:hAnsiTheme="minorHAnsi" w:cstheme="minorBidi"/>
              <w:noProof/>
              <w:sz w:val="22"/>
              <w:szCs w:val="22"/>
              <w:lang w:val="en-CA" w:eastAsia="en-CA"/>
              <w:rPrChange w:id="1085"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086" w:author="ilia kassianenko" w:date="2019-03-21T21:37:00Z">
                <w:rPr>
                  <w:rStyle w:val="Hyperlink"/>
                  <w:noProof/>
                </w:rPr>
              </w:rPrChange>
            </w:rPr>
            <w:delText>Environment Canada</w:delText>
          </w:r>
          <w:r w:rsidRPr="0047260E" w:rsidDel="001C4E47">
            <w:rPr>
              <w:noProof/>
              <w:webHidden/>
              <w:lang w:val="en-CA"/>
              <w:rPrChange w:id="1087" w:author="ilia kassianenko" w:date="2019-03-21T21:37:00Z">
                <w:rPr>
                  <w:noProof/>
                  <w:webHidden/>
                </w:rPr>
              </w:rPrChange>
            </w:rPr>
            <w:tab/>
          </w:r>
        </w:del>
      </w:ins>
    </w:p>
    <w:p w14:paraId="1F37F6D3" w14:textId="77777777" w:rsidR="009C328C" w:rsidRPr="0047260E" w:rsidDel="001C4E47" w:rsidRDefault="009C328C">
      <w:pPr>
        <w:pStyle w:val="TOC2"/>
        <w:rPr>
          <w:ins w:id="1088" w:author="outpost" w:date="2019-03-20T20:10:00Z"/>
          <w:del w:id="1089" w:author="Fritz Gyger" w:date="2019-03-21T17:39:00Z"/>
          <w:rFonts w:asciiTheme="minorHAnsi" w:eastAsiaTheme="minorEastAsia" w:hAnsiTheme="minorHAnsi" w:cstheme="minorBidi"/>
          <w:noProof/>
          <w:sz w:val="22"/>
          <w:szCs w:val="22"/>
          <w:lang w:val="en-CA" w:eastAsia="en-CA"/>
          <w:rPrChange w:id="1090" w:author="ilia kassianenko" w:date="2019-03-21T21:37:00Z">
            <w:rPr>
              <w:ins w:id="1091" w:author="outpost" w:date="2019-03-20T20:10:00Z"/>
              <w:del w:id="1092" w:author="Fritz Gyger" w:date="2019-03-21T17:39:00Z"/>
              <w:rFonts w:asciiTheme="minorHAnsi" w:eastAsiaTheme="minorEastAsia" w:hAnsiTheme="minorHAnsi" w:cstheme="minorBidi"/>
              <w:noProof/>
              <w:sz w:val="22"/>
              <w:szCs w:val="22"/>
              <w:lang w:val="en-CA" w:eastAsia="en-CA"/>
            </w:rPr>
          </w:rPrChange>
        </w:rPr>
      </w:pPr>
      <w:ins w:id="1093" w:author="outpost" w:date="2019-03-20T20:10:00Z">
        <w:del w:id="1094" w:author="Fritz Gyger" w:date="2019-03-21T17:39:00Z">
          <w:r w:rsidRPr="0047260E" w:rsidDel="001C4E47">
            <w:rPr>
              <w:rStyle w:val="Hyperlink"/>
              <w:noProof/>
              <w:lang w:val="en-CA"/>
              <w:rPrChange w:id="1095" w:author="ilia kassianenko" w:date="2019-03-21T21:37:00Z">
                <w:rPr>
                  <w:rStyle w:val="Hyperlink"/>
                  <w:noProof/>
                </w:rPr>
              </w:rPrChange>
            </w:rPr>
            <w:delText>2.2</w:delText>
          </w:r>
          <w:r w:rsidRPr="0047260E" w:rsidDel="001C4E47">
            <w:rPr>
              <w:rFonts w:asciiTheme="minorHAnsi" w:eastAsiaTheme="minorEastAsia" w:hAnsiTheme="minorHAnsi" w:cstheme="minorBidi"/>
              <w:noProof/>
              <w:sz w:val="22"/>
              <w:szCs w:val="22"/>
              <w:lang w:val="en-CA" w:eastAsia="en-CA"/>
              <w:rPrChange w:id="1096"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097" w:author="ilia kassianenko" w:date="2019-03-21T21:37:00Z">
                <w:rPr>
                  <w:rStyle w:val="Hyperlink"/>
                  <w:noProof/>
                </w:rPr>
              </w:rPrChange>
            </w:rPr>
            <w:delText>Constraints</w:delText>
          </w:r>
          <w:r w:rsidRPr="0047260E" w:rsidDel="001C4E47">
            <w:rPr>
              <w:noProof/>
              <w:webHidden/>
              <w:lang w:val="en-CA"/>
              <w:rPrChange w:id="1098" w:author="ilia kassianenko" w:date="2019-03-21T21:37:00Z">
                <w:rPr>
                  <w:noProof/>
                  <w:webHidden/>
                </w:rPr>
              </w:rPrChange>
            </w:rPr>
            <w:tab/>
          </w:r>
        </w:del>
      </w:ins>
    </w:p>
    <w:p w14:paraId="4104C003" w14:textId="77777777" w:rsidR="009C328C" w:rsidRPr="0047260E" w:rsidDel="001C4E47" w:rsidRDefault="009C328C">
      <w:pPr>
        <w:pStyle w:val="TOC2"/>
        <w:rPr>
          <w:ins w:id="1099" w:author="outpost" w:date="2019-03-20T20:10:00Z"/>
          <w:del w:id="1100" w:author="Fritz Gyger" w:date="2019-03-21T17:39:00Z"/>
          <w:rFonts w:asciiTheme="minorHAnsi" w:eastAsiaTheme="minorEastAsia" w:hAnsiTheme="minorHAnsi" w:cstheme="minorBidi"/>
          <w:noProof/>
          <w:sz w:val="22"/>
          <w:szCs w:val="22"/>
          <w:lang w:val="en-CA" w:eastAsia="en-CA"/>
          <w:rPrChange w:id="1101" w:author="ilia kassianenko" w:date="2019-03-21T21:37:00Z">
            <w:rPr>
              <w:ins w:id="1102" w:author="outpost" w:date="2019-03-20T20:10:00Z"/>
              <w:del w:id="1103" w:author="Fritz Gyger" w:date="2019-03-21T17:39:00Z"/>
              <w:rFonts w:asciiTheme="minorHAnsi" w:eastAsiaTheme="minorEastAsia" w:hAnsiTheme="minorHAnsi" w:cstheme="minorBidi"/>
              <w:noProof/>
              <w:sz w:val="22"/>
              <w:szCs w:val="22"/>
              <w:lang w:val="en-CA" w:eastAsia="en-CA"/>
            </w:rPr>
          </w:rPrChange>
        </w:rPr>
      </w:pPr>
      <w:ins w:id="1104" w:author="outpost" w:date="2019-03-20T20:10:00Z">
        <w:del w:id="1105" w:author="Fritz Gyger" w:date="2019-03-21T17:39:00Z">
          <w:r w:rsidRPr="0047260E" w:rsidDel="001C4E47">
            <w:rPr>
              <w:rStyle w:val="Hyperlink"/>
              <w:noProof/>
              <w:lang w:val="en-CA"/>
              <w:rPrChange w:id="1106" w:author="ilia kassianenko" w:date="2019-03-21T21:37:00Z">
                <w:rPr>
                  <w:rStyle w:val="Hyperlink"/>
                  <w:noProof/>
                </w:rPr>
              </w:rPrChange>
            </w:rPr>
            <w:delText>2.3</w:delText>
          </w:r>
          <w:r w:rsidRPr="0047260E" w:rsidDel="001C4E47">
            <w:rPr>
              <w:rFonts w:asciiTheme="minorHAnsi" w:eastAsiaTheme="minorEastAsia" w:hAnsiTheme="minorHAnsi" w:cstheme="minorBidi"/>
              <w:noProof/>
              <w:sz w:val="22"/>
              <w:szCs w:val="22"/>
              <w:lang w:val="en-CA" w:eastAsia="en-CA"/>
              <w:rPrChange w:id="1107"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108" w:author="ilia kassianenko" w:date="2019-03-21T21:37:00Z">
                <w:rPr>
                  <w:rStyle w:val="Hyperlink"/>
                  <w:noProof/>
                </w:rPr>
              </w:rPrChange>
            </w:rPr>
            <w:delText>Risks</w:delText>
          </w:r>
          <w:r w:rsidRPr="0047260E" w:rsidDel="001C4E47">
            <w:rPr>
              <w:noProof/>
              <w:webHidden/>
              <w:lang w:val="en-CA"/>
              <w:rPrChange w:id="1109" w:author="ilia kassianenko" w:date="2019-03-21T21:37:00Z">
                <w:rPr>
                  <w:noProof/>
                  <w:webHidden/>
                </w:rPr>
              </w:rPrChange>
            </w:rPr>
            <w:tab/>
          </w:r>
        </w:del>
      </w:ins>
    </w:p>
    <w:p w14:paraId="6E47183E" w14:textId="77777777" w:rsidR="009C328C" w:rsidRPr="0047260E" w:rsidDel="001C4E47" w:rsidRDefault="009C328C">
      <w:pPr>
        <w:pStyle w:val="TOC1"/>
        <w:rPr>
          <w:ins w:id="1110" w:author="outpost" w:date="2019-03-20T20:10:00Z"/>
          <w:del w:id="1111" w:author="Fritz Gyger" w:date="2019-03-21T17:39:00Z"/>
          <w:rFonts w:asciiTheme="minorHAnsi" w:eastAsiaTheme="minorEastAsia" w:hAnsiTheme="minorHAnsi" w:cstheme="minorBidi"/>
          <w:b w:val="0"/>
          <w:noProof/>
          <w:sz w:val="22"/>
          <w:szCs w:val="22"/>
          <w:lang w:val="en-CA" w:eastAsia="en-CA"/>
          <w:rPrChange w:id="1112" w:author="ilia kassianenko" w:date="2019-03-21T21:37:00Z">
            <w:rPr>
              <w:ins w:id="1113" w:author="outpost" w:date="2019-03-20T20:10:00Z"/>
              <w:del w:id="1114" w:author="Fritz Gyger" w:date="2019-03-21T17:39:00Z"/>
              <w:rFonts w:asciiTheme="minorHAnsi" w:eastAsiaTheme="minorEastAsia" w:hAnsiTheme="minorHAnsi" w:cstheme="minorBidi"/>
              <w:b w:val="0"/>
              <w:noProof/>
              <w:sz w:val="22"/>
              <w:szCs w:val="22"/>
              <w:lang w:val="en-CA" w:eastAsia="en-CA"/>
            </w:rPr>
          </w:rPrChange>
        </w:rPr>
      </w:pPr>
      <w:ins w:id="1115" w:author="outpost" w:date="2019-03-20T20:10:00Z">
        <w:del w:id="1116" w:author="Fritz Gyger" w:date="2019-03-21T17:39:00Z">
          <w:r w:rsidRPr="0047260E" w:rsidDel="001C4E47">
            <w:rPr>
              <w:rStyle w:val="Hyperlink"/>
              <w:b w:val="0"/>
              <w:noProof/>
              <w:lang w:val="en-CA"/>
              <w:rPrChange w:id="1117" w:author="ilia kassianenko" w:date="2019-03-21T21:37:00Z">
                <w:rPr>
                  <w:rStyle w:val="Hyperlink"/>
                  <w:b w:val="0"/>
                  <w:noProof/>
                </w:rPr>
              </w:rPrChange>
            </w:rPr>
            <w:delText>3.</w:delText>
          </w:r>
          <w:r w:rsidRPr="0047260E" w:rsidDel="001C4E47">
            <w:rPr>
              <w:rFonts w:asciiTheme="minorHAnsi" w:eastAsiaTheme="minorEastAsia" w:hAnsiTheme="minorHAnsi" w:cstheme="minorBidi"/>
              <w:b w:val="0"/>
              <w:noProof/>
              <w:sz w:val="22"/>
              <w:szCs w:val="22"/>
              <w:lang w:val="en-CA" w:eastAsia="en-CA"/>
              <w:rPrChange w:id="1118"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119" w:author="ilia kassianenko" w:date="2019-03-21T21:37:00Z">
                <w:rPr>
                  <w:rStyle w:val="Hyperlink"/>
                  <w:b w:val="0"/>
                  <w:noProof/>
                </w:rPr>
              </w:rPrChange>
            </w:rPr>
            <w:delText>Design Decisions</w:delText>
          </w:r>
          <w:r w:rsidRPr="0047260E" w:rsidDel="001C4E47">
            <w:rPr>
              <w:noProof/>
              <w:webHidden/>
              <w:lang w:val="en-CA"/>
              <w:rPrChange w:id="1120" w:author="ilia kassianenko" w:date="2019-03-21T21:37:00Z">
                <w:rPr>
                  <w:noProof/>
                  <w:webHidden/>
                </w:rPr>
              </w:rPrChange>
            </w:rPr>
            <w:tab/>
          </w:r>
        </w:del>
      </w:ins>
    </w:p>
    <w:p w14:paraId="3879E49B" w14:textId="77777777" w:rsidR="009C328C" w:rsidRPr="0047260E" w:rsidDel="001C4E47" w:rsidRDefault="009C328C">
      <w:pPr>
        <w:pStyle w:val="TOC2"/>
        <w:rPr>
          <w:ins w:id="1121" w:author="outpost" w:date="2019-03-20T20:10:00Z"/>
          <w:del w:id="1122" w:author="Fritz Gyger" w:date="2019-03-21T17:39:00Z"/>
          <w:rFonts w:asciiTheme="minorHAnsi" w:eastAsiaTheme="minorEastAsia" w:hAnsiTheme="minorHAnsi" w:cstheme="minorBidi"/>
          <w:noProof/>
          <w:sz w:val="22"/>
          <w:szCs w:val="22"/>
          <w:lang w:val="en-CA" w:eastAsia="en-CA"/>
          <w:rPrChange w:id="1123" w:author="ilia kassianenko" w:date="2019-03-21T21:37:00Z">
            <w:rPr>
              <w:ins w:id="1124" w:author="outpost" w:date="2019-03-20T20:10:00Z"/>
              <w:del w:id="1125" w:author="Fritz Gyger" w:date="2019-03-21T17:39:00Z"/>
              <w:rFonts w:asciiTheme="minorHAnsi" w:eastAsiaTheme="minorEastAsia" w:hAnsiTheme="minorHAnsi" w:cstheme="minorBidi"/>
              <w:noProof/>
              <w:sz w:val="22"/>
              <w:szCs w:val="22"/>
              <w:lang w:val="en-CA" w:eastAsia="en-CA"/>
            </w:rPr>
          </w:rPrChange>
        </w:rPr>
      </w:pPr>
      <w:ins w:id="1126" w:author="outpost" w:date="2019-03-20T20:10:00Z">
        <w:del w:id="1127" w:author="Fritz Gyger" w:date="2019-03-21T17:39:00Z">
          <w:r w:rsidRPr="0047260E" w:rsidDel="001C4E47">
            <w:rPr>
              <w:rStyle w:val="Hyperlink"/>
              <w:noProof/>
              <w:lang w:val="en-CA"/>
              <w:rPrChange w:id="1128" w:author="ilia kassianenko" w:date="2019-03-21T21:37:00Z">
                <w:rPr>
                  <w:rStyle w:val="Hyperlink"/>
                  <w:noProof/>
                </w:rPr>
              </w:rPrChange>
            </w:rPr>
            <w:delText>3.1</w:delText>
          </w:r>
          <w:r w:rsidRPr="0047260E" w:rsidDel="001C4E47">
            <w:rPr>
              <w:rFonts w:asciiTheme="minorHAnsi" w:eastAsiaTheme="minorEastAsia" w:hAnsiTheme="minorHAnsi" w:cstheme="minorBidi"/>
              <w:noProof/>
              <w:sz w:val="22"/>
              <w:szCs w:val="22"/>
              <w:lang w:val="en-CA" w:eastAsia="en-CA"/>
              <w:rPrChange w:id="1129"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130" w:author="ilia kassianenko" w:date="2019-03-21T21:37:00Z">
                <w:rPr>
                  <w:rStyle w:val="Hyperlink"/>
                  <w:noProof/>
                </w:rPr>
              </w:rPrChange>
            </w:rPr>
            <w:delText>Key Factors Influencing Design</w:delText>
          </w:r>
          <w:r w:rsidRPr="0047260E" w:rsidDel="001C4E47">
            <w:rPr>
              <w:noProof/>
              <w:webHidden/>
              <w:lang w:val="en-CA"/>
              <w:rPrChange w:id="1131" w:author="ilia kassianenko" w:date="2019-03-21T21:37:00Z">
                <w:rPr>
                  <w:noProof/>
                  <w:webHidden/>
                </w:rPr>
              </w:rPrChange>
            </w:rPr>
            <w:tab/>
          </w:r>
        </w:del>
      </w:ins>
    </w:p>
    <w:p w14:paraId="3743DF4F" w14:textId="77777777" w:rsidR="009C328C" w:rsidRPr="0047260E" w:rsidDel="001C4E47" w:rsidRDefault="009C328C">
      <w:pPr>
        <w:pStyle w:val="TOC2"/>
        <w:rPr>
          <w:ins w:id="1132" w:author="outpost" w:date="2019-03-20T20:10:00Z"/>
          <w:del w:id="1133" w:author="Fritz Gyger" w:date="2019-03-21T17:39:00Z"/>
          <w:rFonts w:asciiTheme="minorHAnsi" w:eastAsiaTheme="minorEastAsia" w:hAnsiTheme="minorHAnsi" w:cstheme="minorBidi"/>
          <w:noProof/>
          <w:sz w:val="22"/>
          <w:szCs w:val="22"/>
          <w:lang w:val="en-CA" w:eastAsia="en-CA"/>
          <w:rPrChange w:id="1134" w:author="ilia kassianenko" w:date="2019-03-21T21:37:00Z">
            <w:rPr>
              <w:ins w:id="1135" w:author="outpost" w:date="2019-03-20T20:10:00Z"/>
              <w:del w:id="1136" w:author="Fritz Gyger" w:date="2019-03-21T17:39:00Z"/>
              <w:rFonts w:asciiTheme="minorHAnsi" w:eastAsiaTheme="minorEastAsia" w:hAnsiTheme="minorHAnsi" w:cstheme="minorBidi"/>
              <w:noProof/>
              <w:sz w:val="22"/>
              <w:szCs w:val="22"/>
              <w:lang w:val="en-CA" w:eastAsia="en-CA"/>
            </w:rPr>
          </w:rPrChange>
        </w:rPr>
      </w:pPr>
      <w:ins w:id="1137" w:author="outpost" w:date="2019-03-20T20:10:00Z">
        <w:del w:id="1138" w:author="Fritz Gyger" w:date="2019-03-21T17:39:00Z">
          <w:r w:rsidRPr="0047260E" w:rsidDel="001C4E47">
            <w:rPr>
              <w:rStyle w:val="Hyperlink"/>
              <w:noProof/>
              <w:lang w:val="en-CA"/>
              <w:rPrChange w:id="1139" w:author="ilia kassianenko" w:date="2019-03-21T21:37:00Z">
                <w:rPr>
                  <w:rStyle w:val="Hyperlink"/>
                  <w:noProof/>
                </w:rPr>
              </w:rPrChange>
            </w:rPr>
            <w:delText>3.2</w:delText>
          </w:r>
          <w:r w:rsidRPr="0047260E" w:rsidDel="001C4E47">
            <w:rPr>
              <w:rFonts w:asciiTheme="minorHAnsi" w:eastAsiaTheme="minorEastAsia" w:hAnsiTheme="minorHAnsi" w:cstheme="minorBidi"/>
              <w:noProof/>
              <w:sz w:val="22"/>
              <w:szCs w:val="22"/>
              <w:lang w:val="en-CA" w:eastAsia="en-CA"/>
              <w:rPrChange w:id="1140"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141" w:author="ilia kassianenko" w:date="2019-03-21T21:37:00Z">
                <w:rPr>
                  <w:rStyle w:val="Hyperlink"/>
                  <w:noProof/>
                </w:rPr>
              </w:rPrChange>
            </w:rPr>
            <w:delText>Functional Design Decisions</w:delText>
          </w:r>
          <w:r w:rsidRPr="0047260E" w:rsidDel="001C4E47">
            <w:rPr>
              <w:noProof/>
              <w:webHidden/>
              <w:lang w:val="en-CA"/>
              <w:rPrChange w:id="1142" w:author="ilia kassianenko" w:date="2019-03-21T21:37:00Z">
                <w:rPr>
                  <w:noProof/>
                  <w:webHidden/>
                </w:rPr>
              </w:rPrChange>
            </w:rPr>
            <w:tab/>
          </w:r>
        </w:del>
      </w:ins>
    </w:p>
    <w:p w14:paraId="41DA9ABD" w14:textId="77777777" w:rsidR="009C328C" w:rsidRPr="0047260E" w:rsidDel="001C4E47" w:rsidRDefault="009C328C">
      <w:pPr>
        <w:pStyle w:val="TOC2"/>
        <w:rPr>
          <w:ins w:id="1143" w:author="outpost" w:date="2019-03-20T20:10:00Z"/>
          <w:del w:id="1144" w:author="Fritz Gyger" w:date="2019-03-21T17:39:00Z"/>
          <w:rFonts w:asciiTheme="minorHAnsi" w:eastAsiaTheme="minorEastAsia" w:hAnsiTheme="minorHAnsi" w:cstheme="minorBidi"/>
          <w:noProof/>
          <w:sz w:val="22"/>
          <w:szCs w:val="22"/>
          <w:lang w:val="en-CA" w:eastAsia="en-CA"/>
          <w:rPrChange w:id="1145" w:author="ilia kassianenko" w:date="2019-03-21T21:37:00Z">
            <w:rPr>
              <w:ins w:id="1146" w:author="outpost" w:date="2019-03-20T20:10:00Z"/>
              <w:del w:id="1147" w:author="Fritz Gyger" w:date="2019-03-21T17:39:00Z"/>
              <w:rFonts w:asciiTheme="minorHAnsi" w:eastAsiaTheme="minorEastAsia" w:hAnsiTheme="minorHAnsi" w:cstheme="minorBidi"/>
              <w:noProof/>
              <w:sz w:val="22"/>
              <w:szCs w:val="22"/>
              <w:lang w:val="en-CA" w:eastAsia="en-CA"/>
            </w:rPr>
          </w:rPrChange>
        </w:rPr>
      </w:pPr>
      <w:ins w:id="1148" w:author="outpost" w:date="2019-03-20T20:10:00Z">
        <w:del w:id="1149" w:author="Fritz Gyger" w:date="2019-03-21T17:39:00Z">
          <w:r w:rsidRPr="0047260E" w:rsidDel="001C4E47">
            <w:rPr>
              <w:rStyle w:val="Hyperlink"/>
              <w:noProof/>
              <w:lang w:val="en-CA"/>
              <w:rPrChange w:id="1150" w:author="ilia kassianenko" w:date="2019-03-21T21:37:00Z">
                <w:rPr>
                  <w:rStyle w:val="Hyperlink"/>
                  <w:noProof/>
                </w:rPr>
              </w:rPrChange>
            </w:rPr>
            <w:delText>3.3</w:delText>
          </w:r>
          <w:r w:rsidRPr="0047260E" w:rsidDel="001C4E47">
            <w:rPr>
              <w:rFonts w:asciiTheme="minorHAnsi" w:eastAsiaTheme="minorEastAsia" w:hAnsiTheme="minorHAnsi" w:cstheme="minorBidi"/>
              <w:noProof/>
              <w:sz w:val="22"/>
              <w:szCs w:val="22"/>
              <w:lang w:val="en-CA" w:eastAsia="en-CA"/>
              <w:rPrChange w:id="1151"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152" w:author="ilia kassianenko" w:date="2019-03-21T21:37:00Z">
                <w:rPr>
                  <w:rStyle w:val="Hyperlink"/>
                  <w:noProof/>
                </w:rPr>
              </w:rPrChange>
            </w:rPr>
            <w:delText>Database Management System Decisions</w:delText>
          </w:r>
          <w:r w:rsidRPr="0047260E" w:rsidDel="001C4E47">
            <w:rPr>
              <w:noProof/>
              <w:webHidden/>
              <w:lang w:val="en-CA"/>
              <w:rPrChange w:id="1153" w:author="ilia kassianenko" w:date="2019-03-21T21:37:00Z">
                <w:rPr>
                  <w:noProof/>
                  <w:webHidden/>
                </w:rPr>
              </w:rPrChange>
            </w:rPr>
            <w:tab/>
            <w:delText>9</w:delText>
          </w:r>
        </w:del>
      </w:ins>
    </w:p>
    <w:p w14:paraId="7A6F119C" w14:textId="77777777" w:rsidR="009C328C" w:rsidRPr="0047260E" w:rsidDel="001C4E47" w:rsidRDefault="009C328C">
      <w:pPr>
        <w:pStyle w:val="TOC2"/>
        <w:rPr>
          <w:ins w:id="1154" w:author="outpost" w:date="2019-03-20T20:10:00Z"/>
          <w:del w:id="1155" w:author="Fritz Gyger" w:date="2019-03-21T17:39:00Z"/>
          <w:rFonts w:asciiTheme="minorHAnsi" w:eastAsiaTheme="minorEastAsia" w:hAnsiTheme="minorHAnsi" w:cstheme="minorBidi"/>
          <w:noProof/>
          <w:sz w:val="22"/>
          <w:szCs w:val="22"/>
          <w:lang w:val="en-CA" w:eastAsia="en-CA"/>
          <w:rPrChange w:id="1156" w:author="ilia kassianenko" w:date="2019-03-21T21:37:00Z">
            <w:rPr>
              <w:ins w:id="1157" w:author="outpost" w:date="2019-03-20T20:10:00Z"/>
              <w:del w:id="1158" w:author="Fritz Gyger" w:date="2019-03-21T17:39:00Z"/>
              <w:rFonts w:asciiTheme="minorHAnsi" w:eastAsiaTheme="minorEastAsia" w:hAnsiTheme="minorHAnsi" w:cstheme="minorBidi"/>
              <w:noProof/>
              <w:sz w:val="22"/>
              <w:szCs w:val="22"/>
              <w:lang w:val="en-CA" w:eastAsia="en-CA"/>
            </w:rPr>
          </w:rPrChange>
        </w:rPr>
      </w:pPr>
      <w:ins w:id="1159" w:author="outpost" w:date="2019-03-20T20:10:00Z">
        <w:del w:id="1160" w:author="Fritz Gyger" w:date="2019-03-21T17:39:00Z">
          <w:r w:rsidRPr="0047260E" w:rsidDel="001C4E47">
            <w:rPr>
              <w:rStyle w:val="Hyperlink"/>
              <w:noProof/>
              <w:lang w:val="en-CA"/>
              <w:rPrChange w:id="1161" w:author="ilia kassianenko" w:date="2019-03-21T21:37:00Z">
                <w:rPr>
                  <w:rStyle w:val="Hyperlink"/>
                  <w:noProof/>
                </w:rPr>
              </w:rPrChange>
            </w:rPr>
            <w:delText>3.4</w:delText>
          </w:r>
          <w:r w:rsidRPr="0047260E" w:rsidDel="001C4E47">
            <w:rPr>
              <w:rFonts w:asciiTheme="minorHAnsi" w:eastAsiaTheme="minorEastAsia" w:hAnsiTheme="minorHAnsi" w:cstheme="minorBidi"/>
              <w:noProof/>
              <w:sz w:val="22"/>
              <w:szCs w:val="22"/>
              <w:lang w:val="en-CA" w:eastAsia="en-CA"/>
              <w:rPrChange w:id="1162"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163" w:author="ilia kassianenko" w:date="2019-03-21T21:37:00Z">
                <w:rPr>
                  <w:rStyle w:val="Hyperlink"/>
                  <w:noProof/>
                </w:rPr>
              </w:rPrChange>
            </w:rPr>
            <w:delText>Security and Privacy Design Decisions</w:delText>
          </w:r>
          <w:r w:rsidRPr="0047260E" w:rsidDel="001C4E47">
            <w:rPr>
              <w:noProof/>
              <w:webHidden/>
              <w:lang w:val="en-CA"/>
              <w:rPrChange w:id="1164" w:author="ilia kassianenko" w:date="2019-03-21T21:37:00Z">
                <w:rPr>
                  <w:noProof/>
                  <w:webHidden/>
                </w:rPr>
              </w:rPrChange>
            </w:rPr>
            <w:tab/>
          </w:r>
        </w:del>
      </w:ins>
    </w:p>
    <w:p w14:paraId="12037C6B" w14:textId="77777777" w:rsidR="009C328C" w:rsidRPr="0047260E" w:rsidDel="001C4E47" w:rsidRDefault="009C328C">
      <w:pPr>
        <w:pStyle w:val="TOC2"/>
        <w:rPr>
          <w:ins w:id="1165" w:author="outpost" w:date="2019-03-20T20:10:00Z"/>
          <w:del w:id="1166" w:author="Fritz Gyger" w:date="2019-03-21T17:39:00Z"/>
          <w:rFonts w:asciiTheme="minorHAnsi" w:eastAsiaTheme="minorEastAsia" w:hAnsiTheme="minorHAnsi" w:cstheme="minorBidi"/>
          <w:noProof/>
          <w:sz w:val="22"/>
          <w:szCs w:val="22"/>
          <w:lang w:val="en-CA" w:eastAsia="en-CA"/>
          <w:rPrChange w:id="1167" w:author="ilia kassianenko" w:date="2019-03-21T21:37:00Z">
            <w:rPr>
              <w:ins w:id="1168" w:author="outpost" w:date="2019-03-20T20:10:00Z"/>
              <w:del w:id="1169" w:author="Fritz Gyger" w:date="2019-03-21T17:39:00Z"/>
              <w:rFonts w:asciiTheme="minorHAnsi" w:eastAsiaTheme="minorEastAsia" w:hAnsiTheme="minorHAnsi" w:cstheme="minorBidi"/>
              <w:noProof/>
              <w:sz w:val="22"/>
              <w:szCs w:val="22"/>
              <w:lang w:val="en-CA" w:eastAsia="en-CA"/>
            </w:rPr>
          </w:rPrChange>
        </w:rPr>
      </w:pPr>
      <w:ins w:id="1170" w:author="outpost" w:date="2019-03-20T20:10:00Z">
        <w:del w:id="1171" w:author="Fritz Gyger" w:date="2019-03-21T17:39:00Z">
          <w:r w:rsidRPr="0047260E" w:rsidDel="001C4E47">
            <w:rPr>
              <w:rStyle w:val="Hyperlink"/>
              <w:noProof/>
              <w:lang w:val="en-CA"/>
              <w:rPrChange w:id="1172" w:author="ilia kassianenko" w:date="2019-03-21T21:37:00Z">
                <w:rPr>
                  <w:rStyle w:val="Hyperlink"/>
                  <w:noProof/>
                </w:rPr>
              </w:rPrChange>
            </w:rPr>
            <w:delText>3.5</w:delText>
          </w:r>
          <w:r w:rsidRPr="0047260E" w:rsidDel="001C4E47">
            <w:rPr>
              <w:rFonts w:asciiTheme="minorHAnsi" w:eastAsiaTheme="minorEastAsia" w:hAnsiTheme="minorHAnsi" w:cstheme="minorBidi"/>
              <w:noProof/>
              <w:sz w:val="22"/>
              <w:szCs w:val="22"/>
              <w:lang w:val="en-CA" w:eastAsia="en-CA"/>
              <w:rPrChange w:id="1173"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174" w:author="ilia kassianenko" w:date="2019-03-21T21:37:00Z">
                <w:rPr>
                  <w:rStyle w:val="Hyperlink"/>
                  <w:noProof/>
                </w:rPr>
              </w:rPrChange>
            </w:rPr>
            <w:delText>Performance and Maintenance Design Decisions</w:delText>
          </w:r>
          <w:r w:rsidRPr="0047260E" w:rsidDel="001C4E47">
            <w:rPr>
              <w:noProof/>
              <w:webHidden/>
              <w:lang w:val="en-CA"/>
              <w:rPrChange w:id="1175" w:author="ilia kassianenko" w:date="2019-03-21T21:37:00Z">
                <w:rPr>
                  <w:noProof/>
                  <w:webHidden/>
                </w:rPr>
              </w:rPrChange>
            </w:rPr>
            <w:tab/>
          </w:r>
        </w:del>
      </w:ins>
    </w:p>
    <w:p w14:paraId="2AC8DA2E" w14:textId="77777777" w:rsidR="009C328C" w:rsidRPr="0047260E" w:rsidDel="001C4E47" w:rsidRDefault="009C328C">
      <w:pPr>
        <w:pStyle w:val="TOC1"/>
        <w:rPr>
          <w:ins w:id="1176" w:author="outpost" w:date="2019-03-20T20:10:00Z"/>
          <w:del w:id="1177" w:author="Fritz Gyger" w:date="2019-03-21T17:39:00Z"/>
          <w:rFonts w:asciiTheme="minorHAnsi" w:eastAsiaTheme="minorEastAsia" w:hAnsiTheme="minorHAnsi" w:cstheme="minorBidi"/>
          <w:b w:val="0"/>
          <w:noProof/>
          <w:sz w:val="22"/>
          <w:szCs w:val="22"/>
          <w:lang w:val="en-CA" w:eastAsia="en-CA"/>
          <w:rPrChange w:id="1178" w:author="ilia kassianenko" w:date="2019-03-21T21:37:00Z">
            <w:rPr>
              <w:ins w:id="1179" w:author="outpost" w:date="2019-03-20T20:10:00Z"/>
              <w:del w:id="1180" w:author="Fritz Gyger" w:date="2019-03-21T17:39:00Z"/>
              <w:rFonts w:asciiTheme="minorHAnsi" w:eastAsiaTheme="minorEastAsia" w:hAnsiTheme="minorHAnsi" w:cstheme="minorBidi"/>
              <w:b w:val="0"/>
              <w:noProof/>
              <w:sz w:val="22"/>
              <w:szCs w:val="22"/>
              <w:lang w:val="en-CA" w:eastAsia="en-CA"/>
            </w:rPr>
          </w:rPrChange>
        </w:rPr>
      </w:pPr>
      <w:ins w:id="1181" w:author="outpost" w:date="2019-03-20T20:10:00Z">
        <w:del w:id="1182" w:author="Fritz Gyger" w:date="2019-03-21T17:39:00Z">
          <w:r w:rsidRPr="0047260E" w:rsidDel="001C4E47">
            <w:rPr>
              <w:rStyle w:val="Hyperlink"/>
              <w:b w:val="0"/>
              <w:noProof/>
              <w:lang w:val="en-CA"/>
              <w:rPrChange w:id="1183" w:author="ilia kassianenko" w:date="2019-03-21T21:37:00Z">
                <w:rPr>
                  <w:rStyle w:val="Hyperlink"/>
                  <w:b w:val="0"/>
                  <w:noProof/>
                </w:rPr>
              </w:rPrChange>
            </w:rPr>
            <w:delText>4.</w:delText>
          </w:r>
          <w:r w:rsidRPr="0047260E" w:rsidDel="001C4E47">
            <w:rPr>
              <w:rFonts w:asciiTheme="minorHAnsi" w:eastAsiaTheme="minorEastAsia" w:hAnsiTheme="minorHAnsi" w:cstheme="minorBidi"/>
              <w:b w:val="0"/>
              <w:noProof/>
              <w:sz w:val="22"/>
              <w:szCs w:val="22"/>
              <w:lang w:val="en-CA" w:eastAsia="en-CA"/>
              <w:rPrChange w:id="1184"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185" w:author="ilia kassianenko" w:date="2019-03-21T21:37:00Z">
                <w:rPr>
                  <w:rStyle w:val="Hyperlink"/>
                  <w:b w:val="0"/>
                  <w:noProof/>
                </w:rPr>
              </w:rPrChange>
            </w:rPr>
            <w:delText>Detailed Database Design</w:delText>
          </w:r>
          <w:r w:rsidRPr="0047260E" w:rsidDel="001C4E47">
            <w:rPr>
              <w:noProof/>
              <w:webHidden/>
              <w:lang w:val="en-CA"/>
              <w:rPrChange w:id="1186" w:author="ilia kassianenko" w:date="2019-03-21T21:37:00Z">
                <w:rPr>
                  <w:noProof/>
                  <w:webHidden/>
                </w:rPr>
              </w:rPrChange>
            </w:rPr>
            <w:tab/>
          </w:r>
        </w:del>
      </w:ins>
    </w:p>
    <w:p w14:paraId="7666F139" w14:textId="77777777" w:rsidR="009C328C" w:rsidRPr="0047260E" w:rsidDel="001C4E47" w:rsidRDefault="009C328C">
      <w:pPr>
        <w:pStyle w:val="TOC2"/>
        <w:rPr>
          <w:ins w:id="1187" w:author="outpost" w:date="2019-03-20T20:10:00Z"/>
          <w:del w:id="1188" w:author="Fritz Gyger" w:date="2019-03-21T17:39:00Z"/>
          <w:rFonts w:asciiTheme="minorHAnsi" w:eastAsiaTheme="minorEastAsia" w:hAnsiTheme="minorHAnsi" w:cstheme="minorBidi"/>
          <w:noProof/>
          <w:sz w:val="22"/>
          <w:szCs w:val="22"/>
          <w:lang w:val="en-CA" w:eastAsia="en-CA"/>
          <w:rPrChange w:id="1189" w:author="ilia kassianenko" w:date="2019-03-21T21:37:00Z">
            <w:rPr>
              <w:ins w:id="1190" w:author="outpost" w:date="2019-03-20T20:10:00Z"/>
              <w:del w:id="1191" w:author="Fritz Gyger" w:date="2019-03-21T17:39:00Z"/>
              <w:rFonts w:asciiTheme="minorHAnsi" w:eastAsiaTheme="minorEastAsia" w:hAnsiTheme="minorHAnsi" w:cstheme="minorBidi"/>
              <w:noProof/>
              <w:sz w:val="22"/>
              <w:szCs w:val="22"/>
              <w:lang w:val="en-CA" w:eastAsia="en-CA"/>
            </w:rPr>
          </w:rPrChange>
        </w:rPr>
      </w:pPr>
      <w:ins w:id="1192" w:author="outpost" w:date="2019-03-20T20:10:00Z">
        <w:del w:id="1193" w:author="Fritz Gyger" w:date="2019-03-21T17:39:00Z">
          <w:r w:rsidRPr="0047260E" w:rsidDel="001C4E47">
            <w:rPr>
              <w:rStyle w:val="Hyperlink"/>
              <w:noProof/>
              <w:lang w:val="en-CA"/>
              <w:rPrChange w:id="1194" w:author="ilia kassianenko" w:date="2019-03-21T21:37:00Z">
                <w:rPr>
                  <w:rStyle w:val="Hyperlink"/>
                  <w:noProof/>
                </w:rPr>
              </w:rPrChange>
            </w:rPr>
            <w:delText>4.1</w:delText>
          </w:r>
          <w:r w:rsidRPr="0047260E" w:rsidDel="001C4E47">
            <w:rPr>
              <w:rFonts w:asciiTheme="minorHAnsi" w:eastAsiaTheme="minorEastAsia" w:hAnsiTheme="minorHAnsi" w:cstheme="minorBidi"/>
              <w:noProof/>
              <w:sz w:val="22"/>
              <w:szCs w:val="22"/>
              <w:lang w:val="en-CA" w:eastAsia="en-CA"/>
              <w:rPrChange w:id="1195"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196" w:author="ilia kassianenko" w:date="2019-03-21T21:37:00Z">
                <w:rPr>
                  <w:rStyle w:val="Hyperlink"/>
                  <w:noProof/>
                </w:rPr>
              </w:rPrChange>
            </w:rPr>
            <w:delText>Roles and Responsibilities</w:delText>
          </w:r>
          <w:r w:rsidRPr="0047260E" w:rsidDel="001C4E47">
            <w:rPr>
              <w:noProof/>
              <w:webHidden/>
              <w:lang w:val="en-CA"/>
              <w:rPrChange w:id="1197" w:author="ilia kassianenko" w:date="2019-03-21T21:37:00Z">
                <w:rPr>
                  <w:noProof/>
                  <w:webHidden/>
                </w:rPr>
              </w:rPrChange>
            </w:rPr>
            <w:tab/>
            <w:delText>14</w:delText>
          </w:r>
        </w:del>
      </w:ins>
    </w:p>
    <w:p w14:paraId="664101BB" w14:textId="77777777" w:rsidR="009C328C" w:rsidRPr="0047260E" w:rsidDel="001C4E47" w:rsidRDefault="009C328C">
      <w:pPr>
        <w:pStyle w:val="TOC2"/>
        <w:rPr>
          <w:ins w:id="1198" w:author="outpost" w:date="2019-03-20T20:10:00Z"/>
          <w:del w:id="1199" w:author="Fritz Gyger" w:date="2019-03-21T17:39:00Z"/>
          <w:rFonts w:asciiTheme="minorHAnsi" w:eastAsiaTheme="minorEastAsia" w:hAnsiTheme="minorHAnsi" w:cstheme="minorBidi"/>
          <w:noProof/>
          <w:sz w:val="22"/>
          <w:szCs w:val="22"/>
          <w:lang w:val="en-CA" w:eastAsia="en-CA"/>
          <w:rPrChange w:id="1200" w:author="ilia kassianenko" w:date="2019-03-21T21:37:00Z">
            <w:rPr>
              <w:ins w:id="1201" w:author="outpost" w:date="2019-03-20T20:10:00Z"/>
              <w:del w:id="1202" w:author="Fritz Gyger" w:date="2019-03-21T17:39:00Z"/>
              <w:rFonts w:asciiTheme="minorHAnsi" w:eastAsiaTheme="minorEastAsia" w:hAnsiTheme="minorHAnsi" w:cstheme="minorBidi"/>
              <w:noProof/>
              <w:sz w:val="22"/>
              <w:szCs w:val="22"/>
              <w:lang w:val="en-CA" w:eastAsia="en-CA"/>
            </w:rPr>
          </w:rPrChange>
        </w:rPr>
      </w:pPr>
      <w:ins w:id="1203" w:author="outpost" w:date="2019-03-20T20:10:00Z">
        <w:del w:id="1204" w:author="Fritz Gyger" w:date="2019-03-21T17:39:00Z">
          <w:r w:rsidRPr="0047260E" w:rsidDel="001C4E47">
            <w:rPr>
              <w:rStyle w:val="Hyperlink"/>
              <w:noProof/>
              <w:lang w:val="en-CA"/>
              <w:rPrChange w:id="1205" w:author="ilia kassianenko" w:date="2019-03-21T21:37:00Z">
                <w:rPr>
                  <w:rStyle w:val="Hyperlink"/>
                  <w:noProof/>
                </w:rPr>
              </w:rPrChange>
            </w:rPr>
            <w:delText>4.2</w:delText>
          </w:r>
          <w:r w:rsidRPr="0047260E" w:rsidDel="001C4E47">
            <w:rPr>
              <w:rFonts w:asciiTheme="minorHAnsi" w:eastAsiaTheme="minorEastAsia" w:hAnsiTheme="minorHAnsi" w:cstheme="minorBidi"/>
              <w:noProof/>
              <w:sz w:val="22"/>
              <w:szCs w:val="22"/>
              <w:lang w:val="en-CA" w:eastAsia="en-CA"/>
              <w:rPrChange w:id="1206"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207" w:author="ilia kassianenko" w:date="2019-03-21T21:37:00Z">
                <w:rPr>
                  <w:rStyle w:val="Hyperlink"/>
                  <w:noProof/>
                </w:rPr>
              </w:rPrChange>
            </w:rPr>
            <w:delText>Performance Monitoring and Database Efficiency</w:delText>
          </w:r>
          <w:r w:rsidRPr="0047260E" w:rsidDel="001C4E47">
            <w:rPr>
              <w:noProof/>
              <w:webHidden/>
              <w:lang w:val="en-CA"/>
              <w:rPrChange w:id="1208" w:author="ilia kassianenko" w:date="2019-03-21T21:37:00Z">
                <w:rPr>
                  <w:noProof/>
                  <w:webHidden/>
                </w:rPr>
              </w:rPrChange>
            </w:rPr>
            <w:tab/>
            <w:delText>14</w:delText>
          </w:r>
        </w:del>
      </w:ins>
    </w:p>
    <w:p w14:paraId="66EC3DAB" w14:textId="77777777" w:rsidR="009C328C" w:rsidRPr="0047260E" w:rsidDel="001C4E47" w:rsidRDefault="009C328C">
      <w:pPr>
        <w:pStyle w:val="TOC3"/>
        <w:rPr>
          <w:ins w:id="1209" w:author="outpost" w:date="2019-03-20T20:10:00Z"/>
          <w:del w:id="1210" w:author="Fritz Gyger" w:date="2019-03-21T17:39:00Z"/>
          <w:rFonts w:asciiTheme="minorHAnsi" w:eastAsiaTheme="minorEastAsia" w:hAnsiTheme="minorHAnsi" w:cstheme="minorBidi"/>
          <w:noProof/>
          <w:sz w:val="22"/>
          <w:szCs w:val="22"/>
          <w:lang w:val="en-CA" w:eastAsia="en-CA"/>
          <w:rPrChange w:id="1211" w:author="ilia kassianenko" w:date="2019-03-21T21:37:00Z">
            <w:rPr>
              <w:ins w:id="1212" w:author="outpost" w:date="2019-03-20T20:10:00Z"/>
              <w:del w:id="1213" w:author="Fritz Gyger" w:date="2019-03-21T17:39:00Z"/>
              <w:rFonts w:asciiTheme="minorHAnsi" w:eastAsiaTheme="minorEastAsia" w:hAnsiTheme="minorHAnsi" w:cstheme="minorBidi"/>
              <w:noProof/>
              <w:sz w:val="22"/>
              <w:szCs w:val="22"/>
              <w:lang w:val="en-CA" w:eastAsia="en-CA"/>
            </w:rPr>
          </w:rPrChange>
        </w:rPr>
      </w:pPr>
      <w:ins w:id="1214" w:author="outpost" w:date="2019-03-20T20:10:00Z">
        <w:del w:id="1215" w:author="Fritz Gyger" w:date="2019-03-21T17:39:00Z">
          <w:r w:rsidRPr="0047260E" w:rsidDel="001C4E47">
            <w:rPr>
              <w:rStyle w:val="Hyperlink"/>
              <w:noProof/>
              <w:lang w:val="en-CA"/>
              <w:rPrChange w:id="1216" w:author="ilia kassianenko" w:date="2019-03-21T21:37:00Z">
                <w:rPr>
                  <w:rStyle w:val="Hyperlink"/>
                  <w:noProof/>
                </w:rPr>
              </w:rPrChange>
            </w:rPr>
            <w:delText>4.2.1</w:delText>
          </w:r>
          <w:r w:rsidRPr="0047260E" w:rsidDel="001C4E47">
            <w:rPr>
              <w:rFonts w:asciiTheme="minorHAnsi" w:eastAsiaTheme="minorEastAsia" w:hAnsiTheme="minorHAnsi" w:cstheme="minorBidi"/>
              <w:noProof/>
              <w:sz w:val="22"/>
              <w:szCs w:val="22"/>
              <w:lang w:val="en-CA" w:eastAsia="en-CA"/>
              <w:rPrChange w:id="1217"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218" w:author="ilia kassianenko" w:date="2019-03-21T21:37:00Z">
                <w:rPr>
                  <w:rStyle w:val="Hyperlink"/>
                  <w:noProof/>
                </w:rPr>
              </w:rPrChange>
            </w:rPr>
            <w:delText>Operational Implications</w:delText>
          </w:r>
          <w:r w:rsidRPr="0047260E" w:rsidDel="001C4E47">
            <w:rPr>
              <w:noProof/>
              <w:webHidden/>
              <w:lang w:val="en-CA"/>
              <w:rPrChange w:id="1219" w:author="ilia kassianenko" w:date="2019-03-21T21:37:00Z">
                <w:rPr>
                  <w:noProof/>
                  <w:webHidden/>
                </w:rPr>
              </w:rPrChange>
            </w:rPr>
            <w:tab/>
            <w:delText>14</w:delText>
          </w:r>
        </w:del>
      </w:ins>
    </w:p>
    <w:p w14:paraId="1006C80E" w14:textId="77777777" w:rsidR="009C328C" w:rsidRPr="0047260E" w:rsidDel="001C4E47" w:rsidRDefault="009C328C">
      <w:pPr>
        <w:pStyle w:val="TOC3"/>
        <w:rPr>
          <w:ins w:id="1220" w:author="outpost" w:date="2019-03-20T20:10:00Z"/>
          <w:del w:id="1221" w:author="Fritz Gyger" w:date="2019-03-21T17:39:00Z"/>
          <w:rFonts w:asciiTheme="minorHAnsi" w:eastAsiaTheme="minorEastAsia" w:hAnsiTheme="minorHAnsi" w:cstheme="minorBidi"/>
          <w:noProof/>
          <w:sz w:val="22"/>
          <w:szCs w:val="22"/>
          <w:lang w:val="en-CA" w:eastAsia="en-CA"/>
          <w:rPrChange w:id="1222" w:author="ilia kassianenko" w:date="2019-03-21T21:37:00Z">
            <w:rPr>
              <w:ins w:id="1223" w:author="outpost" w:date="2019-03-20T20:10:00Z"/>
              <w:del w:id="1224" w:author="Fritz Gyger" w:date="2019-03-21T17:39:00Z"/>
              <w:rFonts w:asciiTheme="minorHAnsi" w:eastAsiaTheme="minorEastAsia" w:hAnsiTheme="minorHAnsi" w:cstheme="minorBidi"/>
              <w:noProof/>
              <w:sz w:val="22"/>
              <w:szCs w:val="22"/>
              <w:lang w:val="en-CA" w:eastAsia="en-CA"/>
            </w:rPr>
          </w:rPrChange>
        </w:rPr>
      </w:pPr>
      <w:ins w:id="1225" w:author="outpost" w:date="2019-03-20T20:10:00Z">
        <w:del w:id="1226" w:author="Fritz Gyger" w:date="2019-03-21T17:39:00Z">
          <w:r w:rsidRPr="0047260E" w:rsidDel="001C4E47">
            <w:rPr>
              <w:rStyle w:val="Hyperlink"/>
              <w:noProof/>
              <w:lang w:val="en-CA"/>
              <w:rPrChange w:id="1227" w:author="ilia kassianenko" w:date="2019-03-21T21:37:00Z">
                <w:rPr>
                  <w:rStyle w:val="Hyperlink"/>
                  <w:noProof/>
                </w:rPr>
              </w:rPrChange>
            </w:rPr>
            <w:delText>4.2.2</w:delText>
          </w:r>
          <w:r w:rsidRPr="0047260E" w:rsidDel="001C4E47">
            <w:rPr>
              <w:rFonts w:asciiTheme="minorHAnsi" w:eastAsiaTheme="minorEastAsia" w:hAnsiTheme="minorHAnsi" w:cstheme="minorBidi"/>
              <w:noProof/>
              <w:sz w:val="22"/>
              <w:szCs w:val="22"/>
              <w:lang w:val="en-CA" w:eastAsia="en-CA"/>
              <w:rPrChange w:id="1228"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229" w:author="ilia kassianenko" w:date="2019-03-21T21:37:00Z">
                <w:rPr>
                  <w:rStyle w:val="Hyperlink"/>
                  <w:noProof/>
                </w:rPr>
              </w:rPrChange>
            </w:rPr>
            <w:delText>Data Transfer Requirements</w:delText>
          </w:r>
          <w:r w:rsidRPr="0047260E" w:rsidDel="001C4E47">
            <w:rPr>
              <w:noProof/>
              <w:webHidden/>
              <w:lang w:val="en-CA"/>
              <w:rPrChange w:id="1230" w:author="ilia kassianenko" w:date="2019-03-21T21:37:00Z">
                <w:rPr>
                  <w:noProof/>
                  <w:webHidden/>
                </w:rPr>
              </w:rPrChange>
            </w:rPr>
            <w:tab/>
            <w:delText>14</w:delText>
          </w:r>
        </w:del>
      </w:ins>
    </w:p>
    <w:p w14:paraId="6F356905" w14:textId="77777777" w:rsidR="009C328C" w:rsidRPr="0047260E" w:rsidDel="001C4E47" w:rsidRDefault="009C328C">
      <w:pPr>
        <w:pStyle w:val="TOC3"/>
        <w:rPr>
          <w:ins w:id="1231" w:author="outpost" w:date="2019-03-20T20:10:00Z"/>
          <w:del w:id="1232" w:author="Fritz Gyger" w:date="2019-03-21T17:39:00Z"/>
          <w:rFonts w:asciiTheme="minorHAnsi" w:eastAsiaTheme="minorEastAsia" w:hAnsiTheme="minorHAnsi" w:cstheme="minorBidi"/>
          <w:noProof/>
          <w:sz w:val="22"/>
          <w:szCs w:val="22"/>
          <w:lang w:val="en-CA" w:eastAsia="en-CA"/>
          <w:rPrChange w:id="1233" w:author="ilia kassianenko" w:date="2019-03-21T21:37:00Z">
            <w:rPr>
              <w:ins w:id="1234" w:author="outpost" w:date="2019-03-20T20:10:00Z"/>
              <w:del w:id="1235" w:author="Fritz Gyger" w:date="2019-03-21T17:39:00Z"/>
              <w:rFonts w:asciiTheme="minorHAnsi" w:eastAsiaTheme="minorEastAsia" w:hAnsiTheme="minorHAnsi" w:cstheme="minorBidi"/>
              <w:noProof/>
              <w:sz w:val="22"/>
              <w:szCs w:val="22"/>
              <w:lang w:val="en-CA" w:eastAsia="en-CA"/>
            </w:rPr>
          </w:rPrChange>
        </w:rPr>
      </w:pPr>
      <w:ins w:id="1236" w:author="outpost" w:date="2019-03-20T20:10:00Z">
        <w:del w:id="1237" w:author="Fritz Gyger" w:date="2019-03-21T17:39:00Z">
          <w:r w:rsidRPr="0047260E" w:rsidDel="001C4E47">
            <w:rPr>
              <w:rStyle w:val="Hyperlink"/>
              <w:noProof/>
              <w:lang w:val="en-CA"/>
              <w:rPrChange w:id="1238" w:author="ilia kassianenko" w:date="2019-03-21T21:37:00Z">
                <w:rPr>
                  <w:rStyle w:val="Hyperlink"/>
                  <w:noProof/>
                </w:rPr>
              </w:rPrChange>
            </w:rPr>
            <w:delText>4.2.3</w:delText>
          </w:r>
          <w:r w:rsidRPr="0047260E" w:rsidDel="001C4E47">
            <w:rPr>
              <w:rFonts w:asciiTheme="minorHAnsi" w:eastAsiaTheme="minorEastAsia" w:hAnsiTheme="minorHAnsi" w:cstheme="minorBidi"/>
              <w:noProof/>
              <w:sz w:val="22"/>
              <w:szCs w:val="22"/>
              <w:lang w:val="en-CA" w:eastAsia="en-CA"/>
              <w:rPrChange w:id="1239"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240" w:author="ilia kassianenko" w:date="2019-03-21T21:37:00Z">
                <w:rPr>
                  <w:rStyle w:val="Hyperlink"/>
                  <w:noProof/>
                </w:rPr>
              </w:rPrChange>
            </w:rPr>
            <w:delText>Data Formats / Data Dictionary</w:delText>
          </w:r>
          <w:r w:rsidRPr="0047260E" w:rsidDel="001C4E47">
            <w:rPr>
              <w:noProof/>
              <w:webHidden/>
              <w:lang w:val="en-CA"/>
              <w:rPrChange w:id="1241" w:author="ilia kassianenko" w:date="2019-03-21T21:37:00Z">
                <w:rPr>
                  <w:noProof/>
                  <w:webHidden/>
                </w:rPr>
              </w:rPrChange>
            </w:rPr>
            <w:tab/>
            <w:delText>16</w:delText>
          </w:r>
        </w:del>
      </w:ins>
    </w:p>
    <w:p w14:paraId="6F0ADDE6" w14:textId="77777777" w:rsidR="009C328C" w:rsidRPr="0047260E" w:rsidDel="001C4E47" w:rsidRDefault="009C328C">
      <w:pPr>
        <w:pStyle w:val="TOC1"/>
        <w:rPr>
          <w:ins w:id="1242" w:author="outpost" w:date="2019-03-20T20:10:00Z"/>
          <w:del w:id="1243" w:author="Fritz Gyger" w:date="2019-03-21T17:39:00Z"/>
          <w:rFonts w:asciiTheme="minorHAnsi" w:eastAsiaTheme="minorEastAsia" w:hAnsiTheme="minorHAnsi" w:cstheme="minorBidi"/>
          <w:b w:val="0"/>
          <w:noProof/>
          <w:sz w:val="22"/>
          <w:szCs w:val="22"/>
          <w:lang w:val="en-CA" w:eastAsia="en-CA"/>
          <w:rPrChange w:id="1244" w:author="ilia kassianenko" w:date="2019-03-21T21:37:00Z">
            <w:rPr>
              <w:ins w:id="1245" w:author="outpost" w:date="2019-03-20T20:10:00Z"/>
              <w:del w:id="1246" w:author="Fritz Gyger" w:date="2019-03-21T17:39:00Z"/>
              <w:rFonts w:asciiTheme="minorHAnsi" w:eastAsiaTheme="minorEastAsia" w:hAnsiTheme="minorHAnsi" w:cstheme="minorBidi"/>
              <w:b w:val="0"/>
              <w:noProof/>
              <w:sz w:val="22"/>
              <w:szCs w:val="22"/>
              <w:lang w:val="en-CA" w:eastAsia="en-CA"/>
            </w:rPr>
          </w:rPrChange>
        </w:rPr>
      </w:pPr>
      <w:ins w:id="1247" w:author="outpost" w:date="2019-03-20T20:10:00Z">
        <w:del w:id="1248" w:author="Fritz Gyger" w:date="2019-03-21T17:39:00Z">
          <w:r w:rsidRPr="0047260E" w:rsidDel="001C4E47">
            <w:rPr>
              <w:rStyle w:val="Hyperlink"/>
              <w:b w:val="0"/>
              <w:noProof/>
              <w:lang w:val="en-CA"/>
              <w:rPrChange w:id="1249" w:author="ilia kassianenko" w:date="2019-03-21T21:37:00Z">
                <w:rPr>
                  <w:rStyle w:val="Hyperlink"/>
                  <w:b w:val="0"/>
                  <w:noProof/>
                </w:rPr>
              </w:rPrChange>
            </w:rPr>
            <w:delText>5.</w:delText>
          </w:r>
          <w:r w:rsidRPr="0047260E" w:rsidDel="001C4E47">
            <w:rPr>
              <w:rFonts w:asciiTheme="minorHAnsi" w:eastAsiaTheme="minorEastAsia" w:hAnsiTheme="minorHAnsi" w:cstheme="minorBidi"/>
              <w:b w:val="0"/>
              <w:noProof/>
              <w:sz w:val="22"/>
              <w:szCs w:val="22"/>
              <w:lang w:val="en-CA" w:eastAsia="en-CA"/>
              <w:rPrChange w:id="1250"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251" w:author="ilia kassianenko" w:date="2019-03-21T21:37:00Z">
                <w:rPr>
                  <w:rStyle w:val="Hyperlink"/>
                  <w:b w:val="0"/>
                  <w:noProof/>
                </w:rPr>
              </w:rPrChange>
            </w:rPr>
            <w:delText>Appendix A: Acronyms</w:delText>
          </w:r>
          <w:r w:rsidRPr="0047260E" w:rsidDel="001C4E47">
            <w:rPr>
              <w:noProof/>
              <w:webHidden/>
              <w:lang w:val="en-CA"/>
              <w:rPrChange w:id="1252" w:author="ilia kassianenko" w:date="2019-03-21T21:37:00Z">
                <w:rPr>
                  <w:noProof/>
                  <w:webHidden/>
                </w:rPr>
              </w:rPrChange>
            </w:rPr>
            <w:tab/>
            <w:delText>25</w:delText>
          </w:r>
        </w:del>
      </w:ins>
    </w:p>
    <w:p w14:paraId="0EEFAEC7" w14:textId="77777777" w:rsidR="009C328C" w:rsidRPr="0047260E" w:rsidDel="001C4E47" w:rsidRDefault="009C328C">
      <w:pPr>
        <w:pStyle w:val="TOC1"/>
        <w:rPr>
          <w:ins w:id="1253" w:author="outpost" w:date="2019-03-20T20:10:00Z"/>
          <w:del w:id="1254" w:author="Fritz Gyger" w:date="2019-03-21T17:39:00Z"/>
          <w:rFonts w:asciiTheme="minorHAnsi" w:eastAsiaTheme="minorEastAsia" w:hAnsiTheme="minorHAnsi" w:cstheme="minorBidi"/>
          <w:b w:val="0"/>
          <w:noProof/>
          <w:sz w:val="22"/>
          <w:szCs w:val="22"/>
          <w:lang w:val="en-CA" w:eastAsia="en-CA"/>
          <w:rPrChange w:id="1255" w:author="ilia kassianenko" w:date="2019-03-21T21:37:00Z">
            <w:rPr>
              <w:ins w:id="1256" w:author="outpost" w:date="2019-03-20T20:10:00Z"/>
              <w:del w:id="1257" w:author="Fritz Gyger" w:date="2019-03-21T17:39:00Z"/>
              <w:rFonts w:asciiTheme="minorHAnsi" w:eastAsiaTheme="minorEastAsia" w:hAnsiTheme="minorHAnsi" w:cstheme="minorBidi"/>
              <w:b w:val="0"/>
              <w:noProof/>
              <w:sz w:val="22"/>
              <w:szCs w:val="22"/>
              <w:lang w:val="en-CA" w:eastAsia="en-CA"/>
            </w:rPr>
          </w:rPrChange>
        </w:rPr>
      </w:pPr>
      <w:ins w:id="1258" w:author="outpost" w:date="2019-03-20T20:10:00Z">
        <w:del w:id="1259" w:author="Fritz Gyger" w:date="2019-03-21T17:39:00Z">
          <w:r w:rsidRPr="0047260E" w:rsidDel="001C4E47">
            <w:rPr>
              <w:rStyle w:val="Hyperlink"/>
              <w:b w:val="0"/>
              <w:noProof/>
              <w:lang w:val="en-CA"/>
              <w:rPrChange w:id="1260" w:author="ilia kassianenko" w:date="2019-03-21T21:37:00Z">
                <w:rPr>
                  <w:rStyle w:val="Hyperlink"/>
                  <w:b w:val="0"/>
                  <w:noProof/>
                </w:rPr>
              </w:rPrChange>
            </w:rPr>
            <w:delText>6.</w:delText>
          </w:r>
          <w:r w:rsidRPr="0047260E" w:rsidDel="001C4E47">
            <w:rPr>
              <w:rFonts w:asciiTheme="minorHAnsi" w:eastAsiaTheme="minorEastAsia" w:hAnsiTheme="minorHAnsi" w:cstheme="minorBidi"/>
              <w:b w:val="0"/>
              <w:noProof/>
              <w:sz w:val="22"/>
              <w:szCs w:val="22"/>
              <w:lang w:val="en-CA" w:eastAsia="en-CA"/>
              <w:rPrChange w:id="1261"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262" w:author="ilia kassianenko" w:date="2019-03-21T21:37:00Z">
                <w:rPr>
                  <w:rStyle w:val="Hyperlink"/>
                  <w:b w:val="0"/>
                  <w:noProof/>
                </w:rPr>
              </w:rPrChange>
            </w:rPr>
            <w:delText>Appendix B: DDL</w:delText>
          </w:r>
          <w:r w:rsidRPr="0047260E" w:rsidDel="001C4E47">
            <w:rPr>
              <w:noProof/>
              <w:webHidden/>
              <w:lang w:val="en-CA"/>
              <w:rPrChange w:id="1263" w:author="ilia kassianenko" w:date="2019-03-21T21:37:00Z">
                <w:rPr>
                  <w:noProof/>
                  <w:webHidden/>
                </w:rPr>
              </w:rPrChange>
            </w:rPr>
            <w:tab/>
            <w:delText>26</w:delText>
          </w:r>
        </w:del>
      </w:ins>
    </w:p>
    <w:p w14:paraId="1C10C344" w14:textId="77777777" w:rsidR="009C328C" w:rsidRPr="0047260E" w:rsidDel="001C4E47" w:rsidRDefault="009C328C">
      <w:pPr>
        <w:pStyle w:val="TOC1"/>
        <w:rPr>
          <w:ins w:id="1264" w:author="outpost" w:date="2019-03-20T20:10:00Z"/>
          <w:del w:id="1265" w:author="Fritz Gyger" w:date="2019-03-21T17:39:00Z"/>
          <w:rFonts w:asciiTheme="minorHAnsi" w:eastAsiaTheme="minorEastAsia" w:hAnsiTheme="minorHAnsi" w:cstheme="minorBidi"/>
          <w:b w:val="0"/>
          <w:noProof/>
          <w:sz w:val="22"/>
          <w:szCs w:val="22"/>
          <w:lang w:val="en-CA" w:eastAsia="en-CA"/>
          <w:rPrChange w:id="1266" w:author="ilia kassianenko" w:date="2019-03-21T21:37:00Z">
            <w:rPr>
              <w:ins w:id="1267" w:author="outpost" w:date="2019-03-20T20:10:00Z"/>
              <w:del w:id="1268" w:author="Fritz Gyger" w:date="2019-03-21T17:39:00Z"/>
              <w:rFonts w:asciiTheme="minorHAnsi" w:eastAsiaTheme="minorEastAsia" w:hAnsiTheme="minorHAnsi" w:cstheme="minorBidi"/>
              <w:b w:val="0"/>
              <w:noProof/>
              <w:sz w:val="22"/>
              <w:szCs w:val="22"/>
              <w:lang w:val="en-CA" w:eastAsia="en-CA"/>
            </w:rPr>
          </w:rPrChange>
        </w:rPr>
      </w:pPr>
      <w:ins w:id="1269" w:author="outpost" w:date="2019-03-20T20:10:00Z">
        <w:del w:id="1270" w:author="Fritz Gyger" w:date="2019-03-21T17:39:00Z">
          <w:r w:rsidRPr="0047260E" w:rsidDel="001C4E47">
            <w:rPr>
              <w:rStyle w:val="Hyperlink"/>
              <w:b w:val="0"/>
              <w:noProof/>
              <w:lang w:val="en-CA"/>
              <w:rPrChange w:id="1271" w:author="ilia kassianenko" w:date="2019-03-21T21:37:00Z">
                <w:rPr>
                  <w:rStyle w:val="Hyperlink"/>
                  <w:b w:val="0"/>
                  <w:noProof/>
                </w:rPr>
              </w:rPrChange>
            </w:rPr>
            <w:delText>7.</w:delText>
          </w:r>
          <w:r w:rsidRPr="0047260E" w:rsidDel="001C4E47">
            <w:rPr>
              <w:rFonts w:asciiTheme="minorHAnsi" w:eastAsiaTheme="minorEastAsia" w:hAnsiTheme="minorHAnsi" w:cstheme="minorBidi"/>
              <w:b w:val="0"/>
              <w:noProof/>
              <w:sz w:val="22"/>
              <w:szCs w:val="22"/>
              <w:lang w:val="en-CA" w:eastAsia="en-CA"/>
              <w:rPrChange w:id="1272"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273" w:author="ilia kassianenko" w:date="2019-03-21T21:37:00Z">
                <w:rPr>
                  <w:rStyle w:val="Hyperlink"/>
                  <w:b w:val="0"/>
                  <w:noProof/>
                </w:rPr>
              </w:rPrChange>
            </w:rPr>
            <w:delText>Appendix C: Decision chart database system</w:delText>
          </w:r>
          <w:r w:rsidRPr="0047260E" w:rsidDel="001C4E47">
            <w:rPr>
              <w:noProof/>
              <w:webHidden/>
              <w:lang w:val="en-CA"/>
              <w:rPrChange w:id="1274" w:author="ilia kassianenko" w:date="2019-03-21T21:37:00Z">
                <w:rPr>
                  <w:noProof/>
                  <w:webHidden/>
                </w:rPr>
              </w:rPrChange>
            </w:rPr>
            <w:tab/>
            <w:delText>27</w:delText>
          </w:r>
        </w:del>
      </w:ins>
    </w:p>
    <w:p w14:paraId="4A1FB94E" w14:textId="77777777" w:rsidR="009C328C" w:rsidRPr="0047260E" w:rsidDel="001C4E47" w:rsidRDefault="009C328C">
      <w:pPr>
        <w:pStyle w:val="TOC1"/>
        <w:rPr>
          <w:ins w:id="1275" w:author="outpost" w:date="2019-03-20T20:10:00Z"/>
          <w:del w:id="1276" w:author="Fritz Gyger" w:date="2019-03-21T17:39:00Z"/>
          <w:rFonts w:asciiTheme="minorHAnsi" w:eastAsiaTheme="minorEastAsia" w:hAnsiTheme="minorHAnsi" w:cstheme="minorBidi"/>
          <w:b w:val="0"/>
          <w:noProof/>
          <w:sz w:val="22"/>
          <w:szCs w:val="22"/>
          <w:lang w:val="en-CA" w:eastAsia="en-CA"/>
          <w:rPrChange w:id="1277" w:author="ilia kassianenko" w:date="2019-03-21T21:37:00Z">
            <w:rPr>
              <w:ins w:id="1278" w:author="outpost" w:date="2019-03-20T20:10:00Z"/>
              <w:del w:id="1279" w:author="Fritz Gyger" w:date="2019-03-21T17:39:00Z"/>
              <w:rFonts w:asciiTheme="minorHAnsi" w:eastAsiaTheme="minorEastAsia" w:hAnsiTheme="minorHAnsi" w:cstheme="minorBidi"/>
              <w:b w:val="0"/>
              <w:noProof/>
              <w:sz w:val="22"/>
              <w:szCs w:val="22"/>
              <w:lang w:val="en-CA" w:eastAsia="en-CA"/>
            </w:rPr>
          </w:rPrChange>
        </w:rPr>
      </w:pPr>
      <w:ins w:id="1280" w:author="outpost" w:date="2019-03-20T20:10:00Z">
        <w:del w:id="1281" w:author="Fritz Gyger" w:date="2019-03-21T17:39:00Z">
          <w:r w:rsidRPr="0047260E" w:rsidDel="001C4E47">
            <w:rPr>
              <w:rStyle w:val="Hyperlink"/>
              <w:b w:val="0"/>
              <w:noProof/>
              <w:lang w:val="en-CA"/>
              <w:rPrChange w:id="1282" w:author="ilia kassianenko" w:date="2019-03-21T21:37:00Z">
                <w:rPr>
                  <w:rStyle w:val="Hyperlink"/>
                  <w:b w:val="0"/>
                  <w:noProof/>
                </w:rPr>
              </w:rPrChange>
            </w:rPr>
            <w:delText>8.</w:delText>
          </w:r>
          <w:r w:rsidRPr="0047260E" w:rsidDel="001C4E47">
            <w:rPr>
              <w:rFonts w:asciiTheme="minorHAnsi" w:eastAsiaTheme="minorEastAsia" w:hAnsiTheme="minorHAnsi" w:cstheme="minorBidi"/>
              <w:b w:val="0"/>
              <w:noProof/>
              <w:sz w:val="22"/>
              <w:szCs w:val="22"/>
              <w:lang w:val="en-CA" w:eastAsia="en-CA"/>
              <w:rPrChange w:id="1283"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284" w:author="ilia kassianenko" w:date="2019-03-21T21:37:00Z">
                <w:rPr>
                  <w:rStyle w:val="Hyperlink"/>
                  <w:b w:val="0"/>
                  <w:noProof/>
                </w:rPr>
              </w:rPrChange>
            </w:rPr>
            <w:delText>Appendix D: Decision tree</w:delText>
          </w:r>
          <w:r w:rsidRPr="0047260E" w:rsidDel="001C4E47">
            <w:rPr>
              <w:noProof/>
              <w:webHidden/>
              <w:lang w:val="en-CA"/>
              <w:rPrChange w:id="1285" w:author="ilia kassianenko" w:date="2019-03-21T21:37:00Z">
                <w:rPr>
                  <w:noProof/>
                  <w:webHidden/>
                </w:rPr>
              </w:rPrChange>
            </w:rPr>
            <w:tab/>
            <w:delText>28</w:delText>
          </w:r>
        </w:del>
      </w:ins>
    </w:p>
    <w:p w14:paraId="3E14C89E" w14:textId="77777777" w:rsidR="009C328C" w:rsidRPr="0047260E" w:rsidDel="001C4E47" w:rsidRDefault="009C328C">
      <w:pPr>
        <w:pStyle w:val="TOC1"/>
        <w:rPr>
          <w:ins w:id="1286" w:author="outpost" w:date="2019-03-20T20:10:00Z"/>
          <w:del w:id="1287" w:author="Fritz Gyger" w:date="2019-03-21T17:39:00Z"/>
          <w:rFonts w:asciiTheme="minorHAnsi" w:eastAsiaTheme="minorEastAsia" w:hAnsiTheme="minorHAnsi" w:cstheme="minorBidi"/>
          <w:b w:val="0"/>
          <w:noProof/>
          <w:sz w:val="22"/>
          <w:szCs w:val="22"/>
          <w:lang w:val="en-CA" w:eastAsia="en-CA"/>
          <w:rPrChange w:id="1288" w:author="ilia kassianenko" w:date="2019-03-21T21:37:00Z">
            <w:rPr>
              <w:ins w:id="1289" w:author="outpost" w:date="2019-03-20T20:10:00Z"/>
              <w:del w:id="1290" w:author="Fritz Gyger" w:date="2019-03-21T17:39:00Z"/>
              <w:rFonts w:asciiTheme="minorHAnsi" w:eastAsiaTheme="minorEastAsia" w:hAnsiTheme="minorHAnsi" w:cstheme="minorBidi"/>
              <w:b w:val="0"/>
              <w:noProof/>
              <w:sz w:val="22"/>
              <w:szCs w:val="22"/>
              <w:lang w:val="en-CA" w:eastAsia="en-CA"/>
            </w:rPr>
          </w:rPrChange>
        </w:rPr>
      </w:pPr>
      <w:ins w:id="1291" w:author="outpost" w:date="2019-03-20T20:10:00Z">
        <w:del w:id="1292" w:author="Fritz Gyger" w:date="2019-03-21T17:39:00Z">
          <w:r w:rsidRPr="0047260E" w:rsidDel="001C4E47">
            <w:rPr>
              <w:rStyle w:val="Hyperlink"/>
              <w:b w:val="0"/>
              <w:noProof/>
              <w:lang w:val="en-CA"/>
              <w:rPrChange w:id="1293" w:author="ilia kassianenko" w:date="2019-03-21T21:37:00Z">
                <w:rPr>
                  <w:rStyle w:val="Hyperlink"/>
                  <w:b w:val="0"/>
                  <w:noProof/>
                </w:rPr>
              </w:rPrChange>
            </w:rPr>
            <w:delText>9.</w:delText>
          </w:r>
          <w:r w:rsidRPr="0047260E" w:rsidDel="001C4E47">
            <w:rPr>
              <w:rFonts w:asciiTheme="minorHAnsi" w:eastAsiaTheme="minorEastAsia" w:hAnsiTheme="minorHAnsi" w:cstheme="minorBidi"/>
              <w:b w:val="0"/>
              <w:noProof/>
              <w:sz w:val="22"/>
              <w:szCs w:val="22"/>
              <w:lang w:val="en-CA" w:eastAsia="en-CA"/>
              <w:rPrChange w:id="1294"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295" w:author="ilia kassianenko" w:date="2019-03-21T21:37:00Z">
                <w:rPr>
                  <w:rStyle w:val="Hyperlink"/>
                  <w:b w:val="0"/>
                  <w:noProof/>
                </w:rPr>
              </w:rPrChange>
            </w:rPr>
            <w:delText>Appendix E: Highlight of milestone meetings</w:delText>
          </w:r>
          <w:r w:rsidRPr="0047260E" w:rsidDel="001C4E47">
            <w:rPr>
              <w:noProof/>
              <w:webHidden/>
              <w:lang w:val="en-CA"/>
              <w:rPrChange w:id="1296" w:author="ilia kassianenko" w:date="2019-03-21T21:37:00Z">
                <w:rPr>
                  <w:noProof/>
                  <w:webHidden/>
                </w:rPr>
              </w:rPrChange>
            </w:rPr>
            <w:tab/>
            <w:delText>29</w:delText>
          </w:r>
        </w:del>
      </w:ins>
    </w:p>
    <w:p w14:paraId="3E6122BA" w14:textId="77777777" w:rsidR="009C328C" w:rsidRPr="0047260E" w:rsidDel="001C4E47" w:rsidRDefault="009C328C">
      <w:pPr>
        <w:pStyle w:val="TOC1"/>
        <w:rPr>
          <w:ins w:id="1297" w:author="outpost" w:date="2019-03-20T20:10:00Z"/>
          <w:del w:id="1298" w:author="Fritz Gyger" w:date="2019-03-21T17:39:00Z"/>
          <w:rFonts w:asciiTheme="minorHAnsi" w:eastAsiaTheme="minorEastAsia" w:hAnsiTheme="minorHAnsi" w:cstheme="minorBidi"/>
          <w:b w:val="0"/>
          <w:noProof/>
          <w:sz w:val="22"/>
          <w:szCs w:val="22"/>
          <w:lang w:val="en-CA" w:eastAsia="en-CA"/>
          <w:rPrChange w:id="1299" w:author="ilia kassianenko" w:date="2019-03-21T21:37:00Z">
            <w:rPr>
              <w:ins w:id="1300" w:author="outpost" w:date="2019-03-20T20:10:00Z"/>
              <w:del w:id="1301" w:author="Fritz Gyger" w:date="2019-03-21T17:39:00Z"/>
              <w:rFonts w:asciiTheme="minorHAnsi" w:eastAsiaTheme="minorEastAsia" w:hAnsiTheme="minorHAnsi" w:cstheme="minorBidi"/>
              <w:b w:val="0"/>
              <w:noProof/>
              <w:sz w:val="22"/>
              <w:szCs w:val="22"/>
              <w:lang w:val="en-CA" w:eastAsia="en-CA"/>
            </w:rPr>
          </w:rPrChange>
        </w:rPr>
      </w:pPr>
      <w:ins w:id="1302" w:author="outpost" w:date="2019-03-20T20:10:00Z">
        <w:del w:id="1303" w:author="Fritz Gyger" w:date="2019-03-21T17:39:00Z">
          <w:r w:rsidRPr="0047260E" w:rsidDel="001C4E47">
            <w:rPr>
              <w:rStyle w:val="Hyperlink"/>
              <w:b w:val="0"/>
              <w:noProof/>
              <w:lang w:val="en-CA"/>
              <w:rPrChange w:id="1304" w:author="ilia kassianenko" w:date="2019-03-21T21:37:00Z">
                <w:rPr>
                  <w:rStyle w:val="Hyperlink"/>
                  <w:b w:val="0"/>
                  <w:noProof/>
                </w:rPr>
              </w:rPrChange>
            </w:rPr>
            <w:delText>10.</w:delText>
          </w:r>
          <w:r w:rsidRPr="0047260E" w:rsidDel="001C4E47">
            <w:rPr>
              <w:rFonts w:asciiTheme="minorHAnsi" w:eastAsiaTheme="minorEastAsia" w:hAnsiTheme="minorHAnsi" w:cstheme="minorBidi"/>
              <w:b w:val="0"/>
              <w:noProof/>
              <w:sz w:val="22"/>
              <w:szCs w:val="22"/>
              <w:lang w:val="en-CA" w:eastAsia="en-CA"/>
              <w:rPrChange w:id="1305"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306" w:author="ilia kassianenko" w:date="2019-03-21T21:37:00Z">
                <w:rPr>
                  <w:rStyle w:val="Hyperlink"/>
                  <w:b w:val="0"/>
                  <w:noProof/>
                </w:rPr>
              </w:rPrChange>
            </w:rPr>
            <w:delText>Appendix F: Decision Chart Storage</w:delText>
          </w:r>
          <w:r w:rsidRPr="0047260E" w:rsidDel="001C4E47">
            <w:rPr>
              <w:noProof/>
              <w:webHidden/>
              <w:lang w:val="en-CA"/>
              <w:rPrChange w:id="1307" w:author="ilia kassianenko" w:date="2019-03-21T21:37:00Z">
                <w:rPr>
                  <w:noProof/>
                  <w:webHidden/>
                </w:rPr>
              </w:rPrChange>
            </w:rPr>
            <w:tab/>
            <w:delText>30</w:delText>
          </w:r>
        </w:del>
      </w:ins>
    </w:p>
    <w:p w14:paraId="2F7DFE6E" w14:textId="77777777" w:rsidR="009C328C" w:rsidRPr="0047260E" w:rsidDel="001C4E47" w:rsidRDefault="009C328C">
      <w:pPr>
        <w:pStyle w:val="TOC1"/>
        <w:rPr>
          <w:ins w:id="1308" w:author="outpost" w:date="2019-03-20T20:10:00Z"/>
          <w:del w:id="1309" w:author="Fritz Gyger" w:date="2019-03-21T17:39:00Z"/>
          <w:rFonts w:asciiTheme="minorHAnsi" w:eastAsiaTheme="minorEastAsia" w:hAnsiTheme="minorHAnsi" w:cstheme="minorBidi"/>
          <w:b w:val="0"/>
          <w:noProof/>
          <w:sz w:val="22"/>
          <w:szCs w:val="22"/>
          <w:lang w:val="en-CA" w:eastAsia="en-CA"/>
          <w:rPrChange w:id="1310" w:author="ilia kassianenko" w:date="2019-03-21T21:37:00Z">
            <w:rPr>
              <w:ins w:id="1311" w:author="outpost" w:date="2019-03-20T20:10:00Z"/>
              <w:del w:id="1312" w:author="Fritz Gyger" w:date="2019-03-21T17:39:00Z"/>
              <w:rFonts w:asciiTheme="minorHAnsi" w:eastAsiaTheme="minorEastAsia" w:hAnsiTheme="minorHAnsi" w:cstheme="minorBidi"/>
              <w:b w:val="0"/>
              <w:noProof/>
              <w:sz w:val="22"/>
              <w:szCs w:val="22"/>
              <w:lang w:val="en-CA" w:eastAsia="en-CA"/>
            </w:rPr>
          </w:rPrChange>
        </w:rPr>
      </w:pPr>
      <w:ins w:id="1313" w:author="outpost" w:date="2019-03-20T20:10:00Z">
        <w:del w:id="1314" w:author="Fritz Gyger" w:date="2019-03-21T17:39:00Z">
          <w:r w:rsidRPr="0047260E" w:rsidDel="001C4E47">
            <w:rPr>
              <w:rStyle w:val="Hyperlink"/>
              <w:b w:val="0"/>
              <w:noProof/>
              <w:lang w:val="en-CA"/>
              <w:rPrChange w:id="1315" w:author="ilia kassianenko" w:date="2019-03-21T21:37:00Z">
                <w:rPr>
                  <w:rStyle w:val="Hyperlink"/>
                  <w:b w:val="0"/>
                  <w:noProof/>
                </w:rPr>
              </w:rPrChange>
            </w:rPr>
            <w:delText>11.</w:delText>
          </w:r>
          <w:r w:rsidRPr="0047260E" w:rsidDel="001C4E47">
            <w:rPr>
              <w:rFonts w:asciiTheme="minorHAnsi" w:eastAsiaTheme="minorEastAsia" w:hAnsiTheme="minorHAnsi" w:cstheme="minorBidi"/>
              <w:b w:val="0"/>
              <w:noProof/>
              <w:sz w:val="22"/>
              <w:szCs w:val="22"/>
              <w:lang w:val="en-CA" w:eastAsia="en-CA"/>
              <w:rPrChange w:id="1316"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b w:val="0"/>
              <w:noProof/>
              <w:lang w:val="en-CA"/>
              <w:rPrChange w:id="1317" w:author="ilia kassianenko" w:date="2019-03-21T21:37:00Z">
                <w:rPr>
                  <w:rStyle w:val="Hyperlink"/>
                  <w:b w:val="0"/>
                  <w:noProof/>
                </w:rPr>
              </w:rPrChange>
            </w:rPr>
            <w:delText>References</w:delText>
          </w:r>
          <w:r w:rsidRPr="0047260E" w:rsidDel="001C4E47">
            <w:rPr>
              <w:noProof/>
              <w:webHidden/>
              <w:lang w:val="en-CA"/>
              <w:rPrChange w:id="1318" w:author="ilia kassianenko" w:date="2019-03-21T21:37:00Z">
                <w:rPr>
                  <w:noProof/>
                  <w:webHidden/>
                </w:rPr>
              </w:rPrChange>
            </w:rPr>
            <w:tab/>
            <w:delText>31</w:delText>
          </w:r>
        </w:del>
      </w:ins>
    </w:p>
    <w:p w14:paraId="19B00765" w14:textId="77777777" w:rsidR="00DD27EF" w:rsidRPr="0047260E" w:rsidDel="001C4E47" w:rsidRDefault="006B0C3B">
      <w:pPr>
        <w:pStyle w:val="TOC1"/>
        <w:rPr>
          <w:del w:id="1319" w:author="Fritz Gyger" w:date="2019-03-21T17:39:00Z"/>
          <w:rFonts w:asciiTheme="minorHAnsi" w:eastAsiaTheme="minorEastAsia" w:hAnsiTheme="minorHAnsi" w:cstheme="minorBidi"/>
          <w:b w:val="0"/>
          <w:noProof/>
          <w:sz w:val="22"/>
          <w:szCs w:val="22"/>
          <w:lang w:val="en-CA" w:eastAsia="en-CA"/>
          <w:rPrChange w:id="1320" w:author="ilia kassianenko" w:date="2019-03-21T21:37:00Z">
            <w:rPr>
              <w:del w:id="1321" w:author="Fritz Gyger" w:date="2019-03-21T17:39:00Z"/>
              <w:rFonts w:asciiTheme="minorHAnsi" w:eastAsiaTheme="minorEastAsia" w:hAnsiTheme="minorHAnsi" w:cstheme="minorBidi"/>
              <w:b w:val="0"/>
              <w:noProof/>
              <w:sz w:val="22"/>
              <w:szCs w:val="22"/>
              <w:lang w:val="en-CA" w:eastAsia="en-CA"/>
            </w:rPr>
          </w:rPrChange>
        </w:rPr>
      </w:pPr>
      <w:ins w:id="1322" w:author="Fritz Gyger [2]" w:date="2019-03-19T12:35:00Z">
        <w:del w:id="1323" w:author="Fritz Gyger" w:date="2019-03-21T17:39:00Z">
          <w:r w:rsidRPr="0047260E" w:rsidDel="001C4E47">
            <w:rPr>
              <w:noProof/>
              <w:webHidden/>
              <w:lang w:val="en-CA"/>
              <w:rPrChange w:id="1324" w:author="ilia kassianenko" w:date="2019-03-21T21:37:00Z">
                <w:rPr>
                  <w:noProof/>
                  <w:webHidden/>
                </w:rPr>
              </w:rPrChange>
            </w:rPr>
            <w:delText>35566777888101313131315232425262728</w:delText>
          </w:r>
        </w:del>
      </w:ins>
      <w:del w:id="1325" w:author="Fritz Gyger" w:date="2019-03-21T17:39:00Z">
        <w:r w:rsidR="00DD27EF" w:rsidRPr="0047260E" w:rsidDel="001C4E47">
          <w:rPr>
            <w:rStyle w:val="Hyperlink"/>
            <w:noProof/>
            <w:lang w:val="en-CA"/>
            <w:rPrChange w:id="1326" w:author="ilia kassianenko" w:date="2019-03-21T21:37:00Z">
              <w:rPr>
                <w:rStyle w:val="Hyperlink"/>
                <w:noProof/>
              </w:rPr>
            </w:rPrChange>
          </w:rPr>
          <w:delText>1.</w:delText>
        </w:r>
        <w:r w:rsidR="00DD27EF" w:rsidRPr="0047260E" w:rsidDel="001C4E47">
          <w:rPr>
            <w:rFonts w:asciiTheme="minorHAnsi" w:eastAsiaTheme="minorEastAsia" w:hAnsiTheme="minorHAnsi" w:cstheme="minorBidi"/>
            <w:b w:val="0"/>
            <w:noProof/>
            <w:sz w:val="22"/>
            <w:szCs w:val="22"/>
            <w:lang w:val="en-CA" w:eastAsia="en-CA"/>
            <w:rPrChange w:id="1327" w:author="ilia kassianenko" w:date="2019-03-21T21:37:00Z">
              <w:rPr>
                <w:rFonts w:asciiTheme="minorHAnsi" w:eastAsiaTheme="minorEastAsia" w:hAnsiTheme="minorHAnsi" w:cstheme="minorBidi"/>
                <w:b w:val="0"/>
                <w:noProof/>
                <w:sz w:val="22"/>
                <w:szCs w:val="22"/>
                <w:lang w:val="en-CA" w:eastAsia="en-CA"/>
              </w:rPr>
            </w:rPrChange>
          </w:rPr>
          <w:tab/>
        </w:r>
        <w:r w:rsidR="00DD27EF" w:rsidRPr="0047260E" w:rsidDel="001C4E47">
          <w:rPr>
            <w:rStyle w:val="Hyperlink"/>
            <w:noProof/>
            <w:lang w:val="en-CA"/>
            <w:rPrChange w:id="1328" w:author="ilia kassianenko" w:date="2019-03-21T21:37:00Z">
              <w:rPr>
                <w:rStyle w:val="Hyperlink"/>
                <w:noProof/>
              </w:rPr>
            </w:rPrChange>
          </w:rPr>
          <w:delText>Overview</w:delText>
        </w:r>
        <w:r w:rsidR="00DD27EF" w:rsidRPr="0047260E" w:rsidDel="001C4E47">
          <w:rPr>
            <w:noProof/>
            <w:webHidden/>
            <w:lang w:val="en-CA"/>
            <w:rPrChange w:id="1329" w:author="ilia kassianenko" w:date="2019-03-21T21:37:00Z">
              <w:rPr>
                <w:noProof/>
                <w:webHidden/>
              </w:rPr>
            </w:rPrChange>
          </w:rPr>
          <w:tab/>
        </w:r>
        <w:r w:rsidR="00951200" w:rsidRPr="0047260E" w:rsidDel="001C4E47">
          <w:rPr>
            <w:noProof/>
            <w:webHidden/>
            <w:lang w:val="en-CA"/>
            <w:rPrChange w:id="1330" w:author="ilia kassianenko" w:date="2019-03-21T21:37:00Z">
              <w:rPr>
                <w:noProof/>
                <w:webHidden/>
              </w:rPr>
            </w:rPrChange>
          </w:rPr>
          <w:delText>3</w:delText>
        </w:r>
      </w:del>
    </w:p>
    <w:p w14:paraId="11185B2D" w14:textId="77777777" w:rsidR="00DD27EF" w:rsidRPr="0047260E" w:rsidDel="001C4E47" w:rsidRDefault="00DD27EF">
      <w:pPr>
        <w:pStyle w:val="TOC1"/>
        <w:rPr>
          <w:del w:id="1331" w:author="Fritz Gyger" w:date="2019-03-21T17:39:00Z"/>
          <w:rFonts w:asciiTheme="minorHAnsi" w:eastAsiaTheme="minorEastAsia" w:hAnsiTheme="minorHAnsi" w:cstheme="minorBidi"/>
          <w:b w:val="0"/>
          <w:noProof/>
          <w:sz w:val="22"/>
          <w:szCs w:val="22"/>
          <w:lang w:val="en-CA" w:eastAsia="en-CA"/>
          <w:rPrChange w:id="1332" w:author="ilia kassianenko" w:date="2019-03-21T21:37:00Z">
            <w:rPr>
              <w:del w:id="1333" w:author="Fritz Gyger" w:date="2019-03-21T17:39:00Z"/>
              <w:rFonts w:asciiTheme="minorHAnsi" w:eastAsiaTheme="minorEastAsia" w:hAnsiTheme="minorHAnsi" w:cstheme="minorBidi"/>
              <w:b w:val="0"/>
              <w:noProof/>
              <w:sz w:val="22"/>
              <w:szCs w:val="22"/>
              <w:lang w:val="en-CA" w:eastAsia="en-CA"/>
            </w:rPr>
          </w:rPrChange>
        </w:rPr>
      </w:pPr>
      <w:del w:id="1334" w:author="Fritz Gyger" w:date="2019-03-21T17:39:00Z">
        <w:r w:rsidRPr="0047260E" w:rsidDel="001C4E47">
          <w:rPr>
            <w:rStyle w:val="Hyperlink"/>
            <w:noProof/>
            <w:lang w:val="en-CA"/>
            <w:rPrChange w:id="1335" w:author="ilia kassianenko" w:date="2019-03-21T21:37:00Z">
              <w:rPr>
                <w:rStyle w:val="Hyperlink"/>
                <w:noProof/>
              </w:rPr>
            </w:rPrChange>
          </w:rPr>
          <w:delText>2.</w:delText>
        </w:r>
        <w:r w:rsidRPr="0047260E" w:rsidDel="001C4E47">
          <w:rPr>
            <w:rFonts w:asciiTheme="minorHAnsi" w:eastAsiaTheme="minorEastAsia" w:hAnsiTheme="minorHAnsi" w:cstheme="minorBidi"/>
            <w:b w:val="0"/>
            <w:noProof/>
            <w:sz w:val="22"/>
            <w:szCs w:val="22"/>
            <w:lang w:val="en-CA" w:eastAsia="en-CA"/>
            <w:rPrChange w:id="1336"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noProof/>
            <w:lang w:val="en-CA"/>
            <w:rPrChange w:id="1337" w:author="ilia kassianenko" w:date="2019-03-21T21:37:00Z">
              <w:rPr>
                <w:rStyle w:val="Hyperlink"/>
                <w:noProof/>
              </w:rPr>
            </w:rPrChange>
          </w:rPr>
          <w:delText>Assumptions/Constraints/Risks</w:delText>
        </w:r>
        <w:r w:rsidRPr="0047260E" w:rsidDel="001C4E47">
          <w:rPr>
            <w:noProof/>
            <w:webHidden/>
            <w:lang w:val="en-CA"/>
            <w:rPrChange w:id="1338" w:author="ilia kassianenko" w:date="2019-03-21T21:37:00Z">
              <w:rPr>
                <w:noProof/>
                <w:webHidden/>
              </w:rPr>
            </w:rPrChange>
          </w:rPr>
          <w:tab/>
          <w:delText>6</w:delText>
        </w:r>
      </w:del>
    </w:p>
    <w:p w14:paraId="6E6E8AA3" w14:textId="77777777" w:rsidR="00DD27EF" w:rsidRPr="0047260E" w:rsidDel="001C4E47" w:rsidRDefault="00DD27EF">
      <w:pPr>
        <w:pStyle w:val="TOC2"/>
        <w:rPr>
          <w:del w:id="1339" w:author="Fritz Gyger" w:date="2019-03-21T17:39:00Z"/>
          <w:rFonts w:asciiTheme="minorHAnsi" w:eastAsiaTheme="minorEastAsia" w:hAnsiTheme="minorHAnsi" w:cstheme="minorBidi"/>
          <w:noProof/>
          <w:sz w:val="22"/>
          <w:szCs w:val="22"/>
          <w:lang w:val="en-CA" w:eastAsia="en-CA"/>
          <w:rPrChange w:id="1340" w:author="ilia kassianenko" w:date="2019-03-21T21:37:00Z">
            <w:rPr>
              <w:del w:id="1341" w:author="Fritz Gyger" w:date="2019-03-21T17:39:00Z"/>
              <w:rFonts w:asciiTheme="minorHAnsi" w:eastAsiaTheme="minorEastAsia" w:hAnsiTheme="minorHAnsi" w:cstheme="minorBidi"/>
              <w:noProof/>
              <w:sz w:val="22"/>
              <w:szCs w:val="22"/>
              <w:lang w:val="en-CA" w:eastAsia="en-CA"/>
            </w:rPr>
          </w:rPrChange>
        </w:rPr>
      </w:pPr>
      <w:del w:id="1342" w:author="Fritz Gyger" w:date="2019-03-21T17:39:00Z">
        <w:r w:rsidRPr="0047260E" w:rsidDel="001C4E47">
          <w:rPr>
            <w:rStyle w:val="Hyperlink"/>
            <w:noProof/>
            <w:lang w:val="en-CA"/>
            <w:rPrChange w:id="1343" w:author="ilia kassianenko" w:date="2019-03-21T21:37:00Z">
              <w:rPr>
                <w:rStyle w:val="Hyperlink"/>
                <w:noProof/>
              </w:rPr>
            </w:rPrChange>
          </w:rPr>
          <w:delText>2.1</w:delText>
        </w:r>
        <w:r w:rsidRPr="0047260E" w:rsidDel="001C4E47">
          <w:rPr>
            <w:rFonts w:asciiTheme="minorHAnsi" w:eastAsiaTheme="minorEastAsia" w:hAnsiTheme="minorHAnsi" w:cstheme="minorBidi"/>
            <w:noProof/>
            <w:sz w:val="22"/>
            <w:szCs w:val="22"/>
            <w:lang w:val="en-CA" w:eastAsia="en-CA"/>
            <w:rPrChange w:id="1344"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345" w:author="ilia kassianenko" w:date="2019-03-21T21:37:00Z">
              <w:rPr>
                <w:rStyle w:val="Hyperlink"/>
                <w:noProof/>
              </w:rPr>
            </w:rPrChange>
          </w:rPr>
          <w:delText>Assumptions</w:delText>
        </w:r>
        <w:r w:rsidRPr="0047260E" w:rsidDel="001C4E47">
          <w:rPr>
            <w:noProof/>
            <w:webHidden/>
            <w:lang w:val="en-CA"/>
            <w:rPrChange w:id="1346" w:author="ilia kassianenko" w:date="2019-03-21T21:37:00Z">
              <w:rPr>
                <w:noProof/>
                <w:webHidden/>
              </w:rPr>
            </w:rPrChange>
          </w:rPr>
          <w:tab/>
          <w:delText>6</w:delText>
        </w:r>
      </w:del>
    </w:p>
    <w:p w14:paraId="21C97F62" w14:textId="77777777" w:rsidR="00DD27EF" w:rsidRPr="0047260E" w:rsidDel="001C4E47" w:rsidRDefault="00DD27EF">
      <w:pPr>
        <w:pStyle w:val="TOC2"/>
        <w:rPr>
          <w:del w:id="1347" w:author="Fritz Gyger" w:date="2019-03-21T17:39:00Z"/>
          <w:rFonts w:asciiTheme="minorHAnsi" w:eastAsiaTheme="minorEastAsia" w:hAnsiTheme="minorHAnsi" w:cstheme="minorBidi"/>
          <w:noProof/>
          <w:sz w:val="22"/>
          <w:szCs w:val="22"/>
          <w:lang w:val="en-CA" w:eastAsia="en-CA"/>
          <w:rPrChange w:id="1348" w:author="ilia kassianenko" w:date="2019-03-21T21:37:00Z">
            <w:rPr>
              <w:del w:id="1349" w:author="Fritz Gyger" w:date="2019-03-21T17:39:00Z"/>
              <w:rFonts w:asciiTheme="minorHAnsi" w:eastAsiaTheme="minorEastAsia" w:hAnsiTheme="minorHAnsi" w:cstheme="minorBidi"/>
              <w:noProof/>
              <w:sz w:val="22"/>
              <w:szCs w:val="22"/>
              <w:lang w:val="en-CA" w:eastAsia="en-CA"/>
            </w:rPr>
          </w:rPrChange>
        </w:rPr>
      </w:pPr>
      <w:del w:id="1350" w:author="Fritz Gyger" w:date="2019-03-21T17:39:00Z">
        <w:r w:rsidRPr="0047260E" w:rsidDel="001C4E47">
          <w:rPr>
            <w:rStyle w:val="Hyperlink"/>
            <w:noProof/>
            <w:lang w:val="en-CA"/>
            <w:rPrChange w:id="1351" w:author="ilia kassianenko" w:date="2019-03-21T21:37:00Z">
              <w:rPr>
                <w:rStyle w:val="Hyperlink"/>
                <w:noProof/>
              </w:rPr>
            </w:rPrChange>
          </w:rPr>
          <w:delText>2.2</w:delText>
        </w:r>
        <w:r w:rsidRPr="0047260E" w:rsidDel="001C4E47">
          <w:rPr>
            <w:rFonts w:asciiTheme="minorHAnsi" w:eastAsiaTheme="minorEastAsia" w:hAnsiTheme="minorHAnsi" w:cstheme="minorBidi"/>
            <w:noProof/>
            <w:sz w:val="22"/>
            <w:szCs w:val="22"/>
            <w:lang w:val="en-CA" w:eastAsia="en-CA"/>
            <w:rPrChange w:id="1352"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353" w:author="ilia kassianenko" w:date="2019-03-21T21:37:00Z">
              <w:rPr>
                <w:rStyle w:val="Hyperlink"/>
                <w:noProof/>
              </w:rPr>
            </w:rPrChange>
          </w:rPr>
          <w:delText>Constraints</w:delText>
        </w:r>
        <w:r w:rsidRPr="0047260E" w:rsidDel="001C4E47">
          <w:rPr>
            <w:noProof/>
            <w:webHidden/>
            <w:lang w:val="en-CA"/>
            <w:rPrChange w:id="1354" w:author="ilia kassianenko" w:date="2019-03-21T21:37:00Z">
              <w:rPr>
                <w:noProof/>
                <w:webHidden/>
              </w:rPr>
            </w:rPrChange>
          </w:rPr>
          <w:tab/>
        </w:r>
        <w:r w:rsidR="00951200" w:rsidRPr="0047260E" w:rsidDel="001C4E47">
          <w:rPr>
            <w:noProof/>
            <w:webHidden/>
            <w:lang w:val="en-CA"/>
            <w:rPrChange w:id="1355" w:author="ilia kassianenko" w:date="2019-03-21T21:37:00Z">
              <w:rPr>
                <w:noProof/>
                <w:webHidden/>
              </w:rPr>
            </w:rPrChange>
          </w:rPr>
          <w:delText>6</w:delText>
        </w:r>
      </w:del>
    </w:p>
    <w:p w14:paraId="4A28A94B" w14:textId="77777777" w:rsidR="00DD27EF" w:rsidRPr="0047260E" w:rsidDel="001C4E47" w:rsidRDefault="00DD27EF">
      <w:pPr>
        <w:pStyle w:val="TOC2"/>
        <w:rPr>
          <w:del w:id="1356" w:author="Fritz Gyger" w:date="2019-03-21T17:39:00Z"/>
          <w:rFonts w:asciiTheme="minorHAnsi" w:eastAsiaTheme="minorEastAsia" w:hAnsiTheme="minorHAnsi" w:cstheme="minorBidi"/>
          <w:noProof/>
          <w:sz w:val="22"/>
          <w:szCs w:val="22"/>
          <w:lang w:val="en-CA" w:eastAsia="en-CA"/>
          <w:rPrChange w:id="1357" w:author="ilia kassianenko" w:date="2019-03-21T21:37:00Z">
            <w:rPr>
              <w:del w:id="1358" w:author="Fritz Gyger" w:date="2019-03-21T17:39:00Z"/>
              <w:rFonts w:asciiTheme="minorHAnsi" w:eastAsiaTheme="minorEastAsia" w:hAnsiTheme="minorHAnsi" w:cstheme="minorBidi"/>
              <w:noProof/>
              <w:sz w:val="22"/>
              <w:szCs w:val="22"/>
              <w:lang w:val="en-CA" w:eastAsia="en-CA"/>
            </w:rPr>
          </w:rPrChange>
        </w:rPr>
      </w:pPr>
      <w:del w:id="1359" w:author="Fritz Gyger" w:date="2019-03-21T17:39:00Z">
        <w:r w:rsidRPr="0047260E" w:rsidDel="001C4E47">
          <w:rPr>
            <w:rStyle w:val="Hyperlink"/>
            <w:noProof/>
            <w:lang w:val="en-CA"/>
            <w:rPrChange w:id="1360" w:author="ilia kassianenko" w:date="2019-03-21T21:37:00Z">
              <w:rPr>
                <w:rStyle w:val="Hyperlink"/>
                <w:noProof/>
              </w:rPr>
            </w:rPrChange>
          </w:rPr>
          <w:delText>2.3</w:delText>
        </w:r>
        <w:r w:rsidRPr="0047260E" w:rsidDel="001C4E47">
          <w:rPr>
            <w:rFonts w:asciiTheme="minorHAnsi" w:eastAsiaTheme="minorEastAsia" w:hAnsiTheme="minorHAnsi" w:cstheme="minorBidi"/>
            <w:noProof/>
            <w:sz w:val="22"/>
            <w:szCs w:val="22"/>
            <w:lang w:val="en-CA" w:eastAsia="en-CA"/>
            <w:rPrChange w:id="1361"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362" w:author="ilia kassianenko" w:date="2019-03-21T21:37:00Z">
              <w:rPr>
                <w:rStyle w:val="Hyperlink"/>
                <w:noProof/>
              </w:rPr>
            </w:rPrChange>
          </w:rPr>
          <w:delText>Risks</w:delText>
        </w:r>
        <w:r w:rsidRPr="0047260E" w:rsidDel="001C4E47">
          <w:rPr>
            <w:noProof/>
            <w:webHidden/>
            <w:lang w:val="en-CA"/>
            <w:rPrChange w:id="1363" w:author="ilia kassianenko" w:date="2019-03-21T21:37:00Z">
              <w:rPr>
                <w:noProof/>
                <w:webHidden/>
              </w:rPr>
            </w:rPrChange>
          </w:rPr>
          <w:tab/>
        </w:r>
        <w:r w:rsidR="00951200" w:rsidRPr="0047260E" w:rsidDel="001C4E47">
          <w:rPr>
            <w:noProof/>
            <w:webHidden/>
            <w:lang w:val="en-CA"/>
            <w:rPrChange w:id="1364" w:author="ilia kassianenko" w:date="2019-03-21T21:37:00Z">
              <w:rPr>
                <w:noProof/>
                <w:webHidden/>
              </w:rPr>
            </w:rPrChange>
          </w:rPr>
          <w:delText>6</w:delText>
        </w:r>
      </w:del>
    </w:p>
    <w:p w14:paraId="14F38228" w14:textId="77777777" w:rsidR="00DD27EF" w:rsidRPr="0047260E" w:rsidDel="001C4E47" w:rsidRDefault="00DD27EF">
      <w:pPr>
        <w:pStyle w:val="TOC1"/>
        <w:rPr>
          <w:del w:id="1365" w:author="Fritz Gyger" w:date="2019-03-21T17:39:00Z"/>
          <w:rFonts w:asciiTheme="minorHAnsi" w:eastAsiaTheme="minorEastAsia" w:hAnsiTheme="minorHAnsi" w:cstheme="minorBidi"/>
          <w:b w:val="0"/>
          <w:noProof/>
          <w:sz w:val="22"/>
          <w:szCs w:val="22"/>
          <w:lang w:val="en-CA" w:eastAsia="en-CA"/>
          <w:rPrChange w:id="1366" w:author="ilia kassianenko" w:date="2019-03-21T21:37:00Z">
            <w:rPr>
              <w:del w:id="1367" w:author="Fritz Gyger" w:date="2019-03-21T17:39:00Z"/>
              <w:rFonts w:asciiTheme="minorHAnsi" w:eastAsiaTheme="minorEastAsia" w:hAnsiTheme="minorHAnsi" w:cstheme="minorBidi"/>
              <w:b w:val="0"/>
              <w:noProof/>
              <w:sz w:val="22"/>
              <w:szCs w:val="22"/>
              <w:lang w:val="en-CA" w:eastAsia="en-CA"/>
            </w:rPr>
          </w:rPrChange>
        </w:rPr>
      </w:pPr>
      <w:del w:id="1368" w:author="Fritz Gyger" w:date="2019-03-21T17:39:00Z">
        <w:r w:rsidRPr="0047260E" w:rsidDel="001C4E47">
          <w:rPr>
            <w:rStyle w:val="Hyperlink"/>
            <w:noProof/>
            <w:lang w:val="en-CA"/>
            <w:rPrChange w:id="1369" w:author="ilia kassianenko" w:date="2019-03-21T21:37:00Z">
              <w:rPr>
                <w:rStyle w:val="Hyperlink"/>
                <w:noProof/>
              </w:rPr>
            </w:rPrChange>
          </w:rPr>
          <w:delText>3.</w:delText>
        </w:r>
        <w:r w:rsidRPr="0047260E" w:rsidDel="001C4E47">
          <w:rPr>
            <w:rFonts w:asciiTheme="minorHAnsi" w:eastAsiaTheme="minorEastAsia" w:hAnsiTheme="minorHAnsi" w:cstheme="minorBidi"/>
            <w:b w:val="0"/>
            <w:noProof/>
            <w:sz w:val="22"/>
            <w:szCs w:val="22"/>
            <w:lang w:val="en-CA" w:eastAsia="en-CA"/>
            <w:rPrChange w:id="1370"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noProof/>
            <w:lang w:val="en-CA"/>
            <w:rPrChange w:id="1371" w:author="ilia kassianenko" w:date="2019-03-21T21:37:00Z">
              <w:rPr>
                <w:rStyle w:val="Hyperlink"/>
                <w:noProof/>
              </w:rPr>
            </w:rPrChange>
          </w:rPr>
          <w:delText>Design Decisions</w:delText>
        </w:r>
        <w:r w:rsidRPr="0047260E" w:rsidDel="001C4E47">
          <w:rPr>
            <w:noProof/>
            <w:webHidden/>
            <w:lang w:val="en-CA"/>
            <w:rPrChange w:id="1372" w:author="ilia kassianenko" w:date="2019-03-21T21:37:00Z">
              <w:rPr>
                <w:noProof/>
                <w:webHidden/>
              </w:rPr>
            </w:rPrChange>
          </w:rPr>
          <w:tab/>
        </w:r>
        <w:r w:rsidR="00951200" w:rsidRPr="0047260E" w:rsidDel="001C4E47">
          <w:rPr>
            <w:noProof/>
            <w:webHidden/>
            <w:lang w:val="en-CA"/>
            <w:rPrChange w:id="1373" w:author="ilia kassianenko" w:date="2019-03-21T21:37:00Z">
              <w:rPr>
                <w:noProof/>
                <w:webHidden/>
              </w:rPr>
            </w:rPrChange>
          </w:rPr>
          <w:delText>7</w:delText>
        </w:r>
      </w:del>
    </w:p>
    <w:p w14:paraId="5CD4FF30" w14:textId="77777777" w:rsidR="00DD27EF" w:rsidRPr="0047260E" w:rsidDel="001C4E47" w:rsidRDefault="00DD27EF">
      <w:pPr>
        <w:pStyle w:val="TOC2"/>
        <w:rPr>
          <w:del w:id="1374" w:author="Fritz Gyger" w:date="2019-03-21T17:39:00Z"/>
          <w:rFonts w:asciiTheme="minorHAnsi" w:eastAsiaTheme="minorEastAsia" w:hAnsiTheme="minorHAnsi" w:cstheme="minorBidi"/>
          <w:noProof/>
          <w:sz w:val="22"/>
          <w:szCs w:val="22"/>
          <w:lang w:val="en-CA" w:eastAsia="en-CA"/>
          <w:rPrChange w:id="1375" w:author="ilia kassianenko" w:date="2019-03-21T21:37:00Z">
            <w:rPr>
              <w:del w:id="1376" w:author="Fritz Gyger" w:date="2019-03-21T17:39:00Z"/>
              <w:rFonts w:asciiTheme="minorHAnsi" w:eastAsiaTheme="minorEastAsia" w:hAnsiTheme="minorHAnsi" w:cstheme="minorBidi"/>
              <w:noProof/>
              <w:sz w:val="22"/>
              <w:szCs w:val="22"/>
              <w:lang w:val="en-CA" w:eastAsia="en-CA"/>
            </w:rPr>
          </w:rPrChange>
        </w:rPr>
      </w:pPr>
      <w:del w:id="1377" w:author="Fritz Gyger" w:date="2019-03-21T17:39:00Z">
        <w:r w:rsidRPr="0047260E" w:rsidDel="001C4E47">
          <w:rPr>
            <w:rStyle w:val="Hyperlink"/>
            <w:noProof/>
            <w:lang w:val="en-CA"/>
            <w:rPrChange w:id="1378" w:author="ilia kassianenko" w:date="2019-03-21T21:37:00Z">
              <w:rPr>
                <w:rStyle w:val="Hyperlink"/>
                <w:noProof/>
              </w:rPr>
            </w:rPrChange>
          </w:rPr>
          <w:delText>3.1</w:delText>
        </w:r>
        <w:r w:rsidRPr="0047260E" w:rsidDel="001C4E47">
          <w:rPr>
            <w:rFonts w:asciiTheme="minorHAnsi" w:eastAsiaTheme="minorEastAsia" w:hAnsiTheme="minorHAnsi" w:cstheme="minorBidi"/>
            <w:noProof/>
            <w:sz w:val="22"/>
            <w:szCs w:val="22"/>
            <w:lang w:val="en-CA" w:eastAsia="en-CA"/>
            <w:rPrChange w:id="1379"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380" w:author="ilia kassianenko" w:date="2019-03-21T21:37:00Z">
              <w:rPr>
                <w:rStyle w:val="Hyperlink"/>
                <w:noProof/>
              </w:rPr>
            </w:rPrChange>
          </w:rPr>
          <w:delText>Key Factors Influencing Design</w:delText>
        </w:r>
        <w:r w:rsidRPr="0047260E" w:rsidDel="001C4E47">
          <w:rPr>
            <w:noProof/>
            <w:webHidden/>
            <w:lang w:val="en-CA"/>
            <w:rPrChange w:id="1381" w:author="ilia kassianenko" w:date="2019-03-21T21:37:00Z">
              <w:rPr>
                <w:noProof/>
                <w:webHidden/>
              </w:rPr>
            </w:rPrChange>
          </w:rPr>
          <w:tab/>
        </w:r>
        <w:r w:rsidR="00951200" w:rsidRPr="0047260E" w:rsidDel="001C4E47">
          <w:rPr>
            <w:noProof/>
            <w:webHidden/>
            <w:lang w:val="en-CA"/>
            <w:rPrChange w:id="1382" w:author="ilia kassianenko" w:date="2019-03-21T21:37:00Z">
              <w:rPr>
                <w:noProof/>
                <w:webHidden/>
              </w:rPr>
            </w:rPrChange>
          </w:rPr>
          <w:delText>7</w:delText>
        </w:r>
      </w:del>
    </w:p>
    <w:p w14:paraId="724EB94A" w14:textId="77777777" w:rsidR="00DD27EF" w:rsidRPr="0047260E" w:rsidDel="001C4E47" w:rsidRDefault="00DD27EF">
      <w:pPr>
        <w:pStyle w:val="TOC2"/>
        <w:rPr>
          <w:del w:id="1383" w:author="Fritz Gyger" w:date="2019-03-21T17:39:00Z"/>
          <w:rFonts w:asciiTheme="minorHAnsi" w:eastAsiaTheme="minorEastAsia" w:hAnsiTheme="minorHAnsi" w:cstheme="minorBidi"/>
          <w:noProof/>
          <w:sz w:val="22"/>
          <w:szCs w:val="22"/>
          <w:lang w:val="en-CA" w:eastAsia="en-CA"/>
          <w:rPrChange w:id="1384" w:author="ilia kassianenko" w:date="2019-03-21T21:37:00Z">
            <w:rPr>
              <w:del w:id="1385" w:author="Fritz Gyger" w:date="2019-03-21T17:39:00Z"/>
              <w:rFonts w:asciiTheme="minorHAnsi" w:eastAsiaTheme="minorEastAsia" w:hAnsiTheme="minorHAnsi" w:cstheme="minorBidi"/>
              <w:noProof/>
              <w:sz w:val="22"/>
              <w:szCs w:val="22"/>
              <w:lang w:val="en-CA" w:eastAsia="en-CA"/>
            </w:rPr>
          </w:rPrChange>
        </w:rPr>
      </w:pPr>
      <w:del w:id="1386" w:author="Fritz Gyger" w:date="2019-03-21T17:39:00Z">
        <w:r w:rsidRPr="0047260E" w:rsidDel="001C4E47">
          <w:rPr>
            <w:rStyle w:val="Hyperlink"/>
            <w:noProof/>
            <w:lang w:val="en-CA"/>
            <w:rPrChange w:id="1387" w:author="ilia kassianenko" w:date="2019-03-21T21:37:00Z">
              <w:rPr>
                <w:rStyle w:val="Hyperlink"/>
                <w:noProof/>
              </w:rPr>
            </w:rPrChange>
          </w:rPr>
          <w:delText>3.2</w:delText>
        </w:r>
        <w:r w:rsidRPr="0047260E" w:rsidDel="001C4E47">
          <w:rPr>
            <w:rFonts w:asciiTheme="minorHAnsi" w:eastAsiaTheme="minorEastAsia" w:hAnsiTheme="minorHAnsi" w:cstheme="minorBidi"/>
            <w:noProof/>
            <w:sz w:val="22"/>
            <w:szCs w:val="22"/>
            <w:lang w:val="en-CA" w:eastAsia="en-CA"/>
            <w:rPrChange w:id="1388"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389" w:author="ilia kassianenko" w:date="2019-03-21T21:37:00Z">
              <w:rPr>
                <w:rStyle w:val="Hyperlink"/>
                <w:noProof/>
              </w:rPr>
            </w:rPrChange>
          </w:rPr>
          <w:delText>Functional Design Decisions</w:delText>
        </w:r>
        <w:r w:rsidRPr="0047260E" w:rsidDel="001C4E47">
          <w:rPr>
            <w:noProof/>
            <w:webHidden/>
            <w:lang w:val="en-CA"/>
            <w:rPrChange w:id="1390" w:author="ilia kassianenko" w:date="2019-03-21T21:37:00Z">
              <w:rPr>
                <w:noProof/>
                <w:webHidden/>
              </w:rPr>
            </w:rPrChange>
          </w:rPr>
          <w:tab/>
        </w:r>
        <w:r w:rsidR="00951200" w:rsidRPr="0047260E" w:rsidDel="001C4E47">
          <w:rPr>
            <w:noProof/>
            <w:webHidden/>
            <w:lang w:val="en-CA"/>
            <w:rPrChange w:id="1391" w:author="ilia kassianenko" w:date="2019-03-21T21:37:00Z">
              <w:rPr>
                <w:noProof/>
                <w:webHidden/>
              </w:rPr>
            </w:rPrChange>
          </w:rPr>
          <w:delText>7</w:delText>
        </w:r>
      </w:del>
    </w:p>
    <w:p w14:paraId="51273874" w14:textId="77777777" w:rsidR="00DD27EF" w:rsidRPr="0047260E" w:rsidDel="001C4E47" w:rsidRDefault="00DD27EF">
      <w:pPr>
        <w:pStyle w:val="TOC2"/>
        <w:rPr>
          <w:del w:id="1392" w:author="Fritz Gyger" w:date="2019-03-21T17:39:00Z"/>
          <w:rFonts w:asciiTheme="minorHAnsi" w:eastAsiaTheme="minorEastAsia" w:hAnsiTheme="minorHAnsi" w:cstheme="minorBidi"/>
          <w:noProof/>
          <w:sz w:val="22"/>
          <w:szCs w:val="22"/>
          <w:lang w:val="en-CA" w:eastAsia="en-CA"/>
          <w:rPrChange w:id="1393" w:author="ilia kassianenko" w:date="2019-03-21T21:37:00Z">
            <w:rPr>
              <w:del w:id="1394" w:author="Fritz Gyger" w:date="2019-03-21T17:39:00Z"/>
              <w:rFonts w:asciiTheme="minorHAnsi" w:eastAsiaTheme="minorEastAsia" w:hAnsiTheme="minorHAnsi" w:cstheme="minorBidi"/>
              <w:noProof/>
              <w:sz w:val="22"/>
              <w:szCs w:val="22"/>
              <w:lang w:val="en-CA" w:eastAsia="en-CA"/>
            </w:rPr>
          </w:rPrChange>
        </w:rPr>
      </w:pPr>
      <w:del w:id="1395" w:author="Fritz Gyger" w:date="2019-03-21T17:39:00Z">
        <w:r w:rsidRPr="0047260E" w:rsidDel="001C4E47">
          <w:rPr>
            <w:rStyle w:val="Hyperlink"/>
            <w:noProof/>
            <w:lang w:val="en-CA"/>
            <w:rPrChange w:id="1396" w:author="ilia kassianenko" w:date="2019-03-21T21:37:00Z">
              <w:rPr>
                <w:rStyle w:val="Hyperlink"/>
                <w:noProof/>
              </w:rPr>
            </w:rPrChange>
          </w:rPr>
          <w:delText>3.3</w:delText>
        </w:r>
        <w:r w:rsidRPr="0047260E" w:rsidDel="001C4E47">
          <w:rPr>
            <w:rFonts w:asciiTheme="minorHAnsi" w:eastAsiaTheme="minorEastAsia" w:hAnsiTheme="minorHAnsi" w:cstheme="minorBidi"/>
            <w:noProof/>
            <w:sz w:val="22"/>
            <w:szCs w:val="22"/>
            <w:lang w:val="en-CA" w:eastAsia="en-CA"/>
            <w:rPrChange w:id="1397"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398" w:author="ilia kassianenko" w:date="2019-03-21T21:37:00Z">
              <w:rPr>
                <w:rStyle w:val="Hyperlink"/>
                <w:noProof/>
              </w:rPr>
            </w:rPrChange>
          </w:rPr>
          <w:delText>Database Management System Decisions</w:delText>
        </w:r>
        <w:r w:rsidRPr="0047260E" w:rsidDel="001C4E47">
          <w:rPr>
            <w:noProof/>
            <w:webHidden/>
            <w:lang w:val="en-CA"/>
            <w:rPrChange w:id="1399" w:author="ilia kassianenko" w:date="2019-03-21T21:37:00Z">
              <w:rPr>
                <w:noProof/>
                <w:webHidden/>
              </w:rPr>
            </w:rPrChange>
          </w:rPr>
          <w:tab/>
          <w:delText>7</w:delText>
        </w:r>
      </w:del>
    </w:p>
    <w:p w14:paraId="68AD9B9F" w14:textId="77777777" w:rsidR="00DD27EF" w:rsidRPr="0047260E" w:rsidDel="001C4E47" w:rsidRDefault="00DD27EF">
      <w:pPr>
        <w:pStyle w:val="TOC2"/>
        <w:rPr>
          <w:del w:id="1400" w:author="Fritz Gyger" w:date="2019-03-21T17:39:00Z"/>
          <w:rFonts w:asciiTheme="minorHAnsi" w:eastAsiaTheme="minorEastAsia" w:hAnsiTheme="minorHAnsi" w:cstheme="minorBidi"/>
          <w:noProof/>
          <w:sz w:val="22"/>
          <w:szCs w:val="22"/>
          <w:lang w:val="en-CA" w:eastAsia="en-CA"/>
          <w:rPrChange w:id="1401" w:author="ilia kassianenko" w:date="2019-03-21T21:37:00Z">
            <w:rPr>
              <w:del w:id="1402" w:author="Fritz Gyger" w:date="2019-03-21T17:39:00Z"/>
              <w:rFonts w:asciiTheme="minorHAnsi" w:eastAsiaTheme="minorEastAsia" w:hAnsiTheme="minorHAnsi" w:cstheme="minorBidi"/>
              <w:noProof/>
              <w:sz w:val="22"/>
              <w:szCs w:val="22"/>
              <w:lang w:val="en-CA" w:eastAsia="en-CA"/>
            </w:rPr>
          </w:rPrChange>
        </w:rPr>
      </w:pPr>
      <w:del w:id="1403" w:author="Fritz Gyger" w:date="2019-03-21T17:39:00Z">
        <w:r w:rsidRPr="0047260E" w:rsidDel="001C4E47">
          <w:rPr>
            <w:rStyle w:val="Hyperlink"/>
            <w:noProof/>
            <w:lang w:val="en-CA"/>
            <w:rPrChange w:id="1404" w:author="ilia kassianenko" w:date="2019-03-21T21:37:00Z">
              <w:rPr>
                <w:rStyle w:val="Hyperlink"/>
                <w:noProof/>
              </w:rPr>
            </w:rPrChange>
          </w:rPr>
          <w:delText>3.4</w:delText>
        </w:r>
        <w:r w:rsidRPr="0047260E" w:rsidDel="001C4E47">
          <w:rPr>
            <w:rFonts w:asciiTheme="minorHAnsi" w:eastAsiaTheme="minorEastAsia" w:hAnsiTheme="minorHAnsi" w:cstheme="minorBidi"/>
            <w:noProof/>
            <w:sz w:val="22"/>
            <w:szCs w:val="22"/>
            <w:lang w:val="en-CA" w:eastAsia="en-CA"/>
            <w:rPrChange w:id="1405"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406" w:author="ilia kassianenko" w:date="2019-03-21T21:37:00Z">
              <w:rPr>
                <w:rStyle w:val="Hyperlink"/>
                <w:noProof/>
              </w:rPr>
            </w:rPrChange>
          </w:rPr>
          <w:delText>Security and Privacy Design Decisions</w:delText>
        </w:r>
        <w:r w:rsidRPr="0047260E" w:rsidDel="001C4E47">
          <w:rPr>
            <w:noProof/>
            <w:webHidden/>
            <w:lang w:val="en-CA"/>
            <w:rPrChange w:id="1407" w:author="ilia kassianenko" w:date="2019-03-21T21:37:00Z">
              <w:rPr>
                <w:noProof/>
                <w:webHidden/>
              </w:rPr>
            </w:rPrChange>
          </w:rPr>
          <w:tab/>
        </w:r>
        <w:r w:rsidR="00951200" w:rsidRPr="0047260E" w:rsidDel="001C4E47">
          <w:rPr>
            <w:noProof/>
            <w:webHidden/>
            <w:lang w:val="en-CA"/>
            <w:rPrChange w:id="1408" w:author="ilia kassianenko" w:date="2019-03-21T21:37:00Z">
              <w:rPr>
                <w:noProof/>
                <w:webHidden/>
              </w:rPr>
            </w:rPrChange>
          </w:rPr>
          <w:delText>8</w:delText>
        </w:r>
      </w:del>
    </w:p>
    <w:p w14:paraId="673808AA" w14:textId="77777777" w:rsidR="00DD27EF" w:rsidRPr="0047260E" w:rsidDel="001C4E47" w:rsidRDefault="00DD27EF">
      <w:pPr>
        <w:pStyle w:val="TOC2"/>
        <w:rPr>
          <w:del w:id="1409" w:author="Fritz Gyger" w:date="2019-03-21T17:39:00Z"/>
          <w:rFonts w:asciiTheme="minorHAnsi" w:eastAsiaTheme="minorEastAsia" w:hAnsiTheme="minorHAnsi" w:cstheme="minorBidi"/>
          <w:noProof/>
          <w:sz w:val="22"/>
          <w:szCs w:val="22"/>
          <w:lang w:val="en-CA" w:eastAsia="en-CA"/>
          <w:rPrChange w:id="1410" w:author="ilia kassianenko" w:date="2019-03-21T21:37:00Z">
            <w:rPr>
              <w:del w:id="1411" w:author="Fritz Gyger" w:date="2019-03-21T17:39:00Z"/>
              <w:rFonts w:asciiTheme="minorHAnsi" w:eastAsiaTheme="minorEastAsia" w:hAnsiTheme="minorHAnsi" w:cstheme="minorBidi"/>
              <w:noProof/>
              <w:sz w:val="22"/>
              <w:szCs w:val="22"/>
              <w:lang w:val="en-CA" w:eastAsia="en-CA"/>
            </w:rPr>
          </w:rPrChange>
        </w:rPr>
      </w:pPr>
      <w:del w:id="1412" w:author="Fritz Gyger" w:date="2019-03-21T17:39:00Z">
        <w:r w:rsidRPr="0047260E" w:rsidDel="001C4E47">
          <w:rPr>
            <w:rStyle w:val="Hyperlink"/>
            <w:noProof/>
            <w:lang w:val="en-CA"/>
            <w:rPrChange w:id="1413" w:author="ilia kassianenko" w:date="2019-03-21T21:37:00Z">
              <w:rPr>
                <w:rStyle w:val="Hyperlink"/>
                <w:noProof/>
              </w:rPr>
            </w:rPrChange>
          </w:rPr>
          <w:delText>3.5</w:delText>
        </w:r>
        <w:r w:rsidRPr="0047260E" w:rsidDel="001C4E47">
          <w:rPr>
            <w:rFonts w:asciiTheme="minorHAnsi" w:eastAsiaTheme="minorEastAsia" w:hAnsiTheme="minorHAnsi" w:cstheme="minorBidi"/>
            <w:noProof/>
            <w:sz w:val="22"/>
            <w:szCs w:val="22"/>
            <w:lang w:val="en-CA" w:eastAsia="en-CA"/>
            <w:rPrChange w:id="1414"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415" w:author="ilia kassianenko" w:date="2019-03-21T21:37:00Z">
              <w:rPr>
                <w:rStyle w:val="Hyperlink"/>
                <w:noProof/>
              </w:rPr>
            </w:rPrChange>
          </w:rPr>
          <w:delText>Performance and Maintenance Design Decisions</w:delText>
        </w:r>
        <w:r w:rsidRPr="0047260E" w:rsidDel="001C4E47">
          <w:rPr>
            <w:noProof/>
            <w:webHidden/>
            <w:lang w:val="en-CA"/>
            <w:rPrChange w:id="1416" w:author="ilia kassianenko" w:date="2019-03-21T21:37:00Z">
              <w:rPr>
                <w:noProof/>
                <w:webHidden/>
              </w:rPr>
            </w:rPrChange>
          </w:rPr>
          <w:tab/>
        </w:r>
        <w:r w:rsidR="00951200" w:rsidRPr="0047260E" w:rsidDel="001C4E47">
          <w:rPr>
            <w:noProof/>
            <w:webHidden/>
            <w:lang w:val="en-CA"/>
            <w:rPrChange w:id="1417" w:author="ilia kassianenko" w:date="2019-03-21T21:37:00Z">
              <w:rPr>
                <w:noProof/>
                <w:webHidden/>
              </w:rPr>
            </w:rPrChange>
          </w:rPr>
          <w:delText>8</w:delText>
        </w:r>
      </w:del>
    </w:p>
    <w:p w14:paraId="6BB13CCB" w14:textId="77777777" w:rsidR="00DD27EF" w:rsidRPr="0047260E" w:rsidDel="001C4E47" w:rsidRDefault="00DD27EF">
      <w:pPr>
        <w:pStyle w:val="TOC1"/>
        <w:rPr>
          <w:del w:id="1418" w:author="Fritz Gyger" w:date="2019-03-21T17:39:00Z"/>
          <w:rFonts w:asciiTheme="minorHAnsi" w:eastAsiaTheme="minorEastAsia" w:hAnsiTheme="minorHAnsi" w:cstheme="minorBidi"/>
          <w:b w:val="0"/>
          <w:noProof/>
          <w:sz w:val="22"/>
          <w:szCs w:val="22"/>
          <w:lang w:val="en-CA" w:eastAsia="en-CA"/>
          <w:rPrChange w:id="1419" w:author="ilia kassianenko" w:date="2019-03-21T21:37:00Z">
            <w:rPr>
              <w:del w:id="1420" w:author="Fritz Gyger" w:date="2019-03-21T17:39:00Z"/>
              <w:rFonts w:asciiTheme="minorHAnsi" w:eastAsiaTheme="minorEastAsia" w:hAnsiTheme="minorHAnsi" w:cstheme="minorBidi"/>
              <w:b w:val="0"/>
              <w:noProof/>
              <w:sz w:val="22"/>
              <w:szCs w:val="22"/>
              <w:lang w:val="en-CA" w:eastAsia="en-CA"/>
            </w:rPr>
          </w:rPrChange>
        </w:rPr>
      </w:pPr>
      <w:del w:id="1421" w:author="Fritz Gyger" w:date="2019-03-21T17:39:00Z">
        <w:r w:rsidRPr="0047260E" w:rsidDel="001C4E47">
          <w:rPr>
            <w:rStyle w:val="Hyperlink"/>
            <w:noProof/>
            <w:lang w:val="en-CA"/>
            <w:rPrChange w:id="1422" w:author="ilia kassianenko" w:date="2019-03-21T21:37:00Z">
              <w:rPr>
                <w:rStyle w:val="Hyperlink"/>
                <w:noProof/>
              </w:rPr>
            </w:rPrChange>
          </w:rPr>
          <w:delText>4.</w:delText>
        </w:r>
        <w:r w:rsidRPr="0047260E" w:rsidDel="001C4E47">
          <w:rPr>
            <w:rFonts w:asciiTheme="minorHAnsi" w:eastAsiaTheme="minorEastAsia" w:hAnsiTheme="minorHAnsi" w:cstheme="minorBidi"/>
            <w:b w:val="0"/>
            <w:noProof/>
            <w:sz w:val="22"/>
            <w:szCs w:val="22"/>
            <w:lang w:val="en-CA" w:eastAsia="en-CA"/>
            <w:rPrChange w:id="1423" w:author="ilia kassianenko" w:date="2019-03-21T21:37:00Z">
              <w:rPr>
                <w:rFonts w:asciiTheme="minorHAnsi" w:eastAsiaTheme="minorEastAsia" w:hAnsiTheme="minorHAnsi" w:cstheme="minorBidi"/>
                <w:b w:val="0"/>
                <w:noProof/>
                <w:sz w:val="22"/>
                <w:szCs w:val="22"/>
                <w:lang w:val="en-CA" w:eastAsia="en-CA"/>
              </w:rPr>
            </w:rPrChange>
          </w:rPr>
          <w:tab/>
        </w:r>
        <w:r w:rsidRPr="0047260E" w:rsidDel="001C4E47">
          <w:rPr>
            <w:rStyle w:val="Hyperlink"/>
            <w:noProof/>
            <w:lang w:val="en-CA"/>
            <w:rPrChange w:id="1424" w:author="ilia kassianenko" w:date="2019-03-21T21:37:00Z">
              <w:rPr>
                <w:rStyle w:val="Hyperlink"/>
                <w:noProof/>
              </w:rPr>
            </w:rPrChange>
          </w:rPr>
          <w:delText>Detailed Database Design</w:delText>
        </w:r>
        <w:r w:rsidRPr="0047260E" w:rsidDel="001C4E47">
          <w:rPr>
            <w:noProof/>
            <w:webHidden/>
            <w:lang w:val="en-CA"/>
            <w:rPrChange w:id="1425" w:author="ilia kassianenko" w:date="2019-03-21T21:37:00Z">
              <w:rPr>
                <w:noProof/>
                <w:webHidden/>
              </w:rPr>
            </w:rPrChange>
          </w:rPr>
          <w:tab/>
          <w:delText>9</w:delText>
        </w:r>
      </w:del>
    </w:p>
    <w:p w14:paraId="09762C30" w14:textId="77777777" w:rsidR="00DD27EF" w:rsidRPr="0047260E" w:rsidDel="001C4E47" w:rsidRDefault="00DD27EF">
      <w:pPr>
        <w:pStyle w:val="TOC2"/>
        <w:rPr>
          <w:del w:id="1426" w:author="Fritz Gyger" w:date="2019-03-21T17:39:00Z"/>
          <w:rFonts w:asciiTheme="minorHAnsi" w:eastAsiaTheme="minorEastAsia" w:hAnsiTheme="minorHAnsi" w:cstheme="minorBidi"/>
          <w:noProof/>
          <w:sz w:val="22"/>
          <w:szCs w:val="22"/>
          <w:lang w:val="en-CA" w:eastAsia="en-CA"/>
          <w:rPrChange w:id="1427" w:author="ilia kassianenko" w:date="2019-03-21T21:37:00Z">
            <w:rPr>
              <w:del w:id="1428" w:author="Fritz Gyger" w:date="2019-03-21T17:39:00Z"/>
              <w:rFonts w:asciiTheme="minorHAnsi" w:eastAsiaTheme="minorEastAsia" w:hAnsiTheme="minorHAnsi" w:cstheme="minorBidi"/>
              <w:noProof/>
              <w:sz w:val="22"/>
              <w:szCs w:val="22"/>
              <w:lang w:val="en-CA" w:eastAsia="en-CA"/>
            </w:rPr>
          </w:rPrChange>
        </w:rPr>
      </w:pPr>
      <w:del w:id="1429" w:author="Fritz Gyger" w:date="2019-03-21T17:39:00Z">
        <w:r w:rsidRPr="0047260E" w:rsidDel="001C4E47">
          <w:rPr>
            <w:rStyle w:val="Hyperlink"/>
            <w:noProof/>
            <w:lang w:val="en-CA"/>
            <w:rPrChange w:id="1430" w:author="ilia kassianenko" w:date="2019-03-21T21:37:00Z">
              <w:rPr>
                <w:rStyle w:val="Hyperlink"/>
                <w:noProof/>
              </w:rPr>
            </w:rPrChange>
          </w:rPr>
          <w:delText>4.1</w:delText>
        </w:r>
        <w:r w:rsidRPr="0047260E" w:rsidDel="001C4E47">
          <w:rPr>
            <w:rFonts w:asciiTheme="minorHAnsi" w:eastAsiaTheme="minorEastAsia" w:hAnsiTheme="minorHAnsi" w:cstheme="minorBidi"/>
            <w:noProof/>
            <w:sz w:val="22"/>
            <w:szCs w:val="22"/>
            <w:lang w:val="en-CA" w:eastAsia="en-CA"/>
            <w:rPrChange w:id="1431"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432" w:author="ilia kassianenko" w:date="2019-03-21T21:37:00Z">
              <w:rPr>
                <w:rStyle w:val="Hyperlink"/>
                <w:noProof/>
              </w:rPr>
            </w:rPrChange>
          </w:rPr>
          <w:delText>Roles and Responsibilities</w:delText>
        </w:r>
        <w:r w:rsidRPr="0047260E" w:rsidDel="001C4E47">
          <w:rPr>
            <w:noProof/>
            <w:webHidden/>
            <w:lang w:val="en-CA"/>
            <w:rPrChange w:id="1433" w:author="ilia kassianenko" w:date="2019-03-21T21:37:00Z">
              <w:rPr>
                <w:noProof/>
                <w:webHidden/>
              </w:rPr>
            </w:rPrChange>
          </w:rPr>
          <w:tab/>
          <w:delText>11</w:delText>
        </w:r>
      </w:del>
    </w:p>
    <w:p w14:paraId="1589EB68" w14:textId="77777777" w:rsidR="00DD27EF" w:rsidRPr="0047260E" w:rsidDel="001C4E47" w:rsidRDefault="00DD27EF">
      <w:pPr>
        <w:pStyle w:val="TOC2"/>
        <w:rPr>
          <w:del w:id="1434" w:author="Fritz Gyger" w:date="2019-03-21T17:39:00Z"/>
          <w:rFonts w:asciiTheme="minorHAnsi" w:eastAsiaTheme="minorEastAsia" w:hAnsiTheme="minorHAnsi" w:cstheme="minorBidi"/>
          <w:noProof/>
          <w:sz w:val="22"/>
          <w:szCs w:val="22"/>
          <w:lang w:val="en-CA" w:eastAsia="en-CA"/>
          <w:rPrChange w:id="1435" w:author="ilia kassianenko" w:date="2019-03-21T21:37:00Z">
            <w:rPr>
              <w:del w:id="1436" w:author="Fritz Gyger" w:date="2019-03-21T17:39:00Z"/>
              <w:rFonts w:asciiTheme="minorHAnsi" w:eastAsiaTheme="minorEastAsia" w:hAnsiTheme="minorHAnsi" w:cstheme="minorBidi"/>
              <w:noProof/>
              <w:sz w:val="22"/>
              <w:szCs w:val="22"/>
              <w:lang w:val="en-CA" w:eastAsia="en-CA"/>
            </w:rPr>
          </w:rPrChange>
        </w:rPr>
      </w:pPr>
      <w:del w:id="1437" w:author="Fritz Gyger" w:date="2019-03-21T17:39:00Z">
        <w:r w:rsidRPr="0047260E" w:rsidDel="001C4E47">
          <w:rPr>
            <w:rStyle w:val="Hyperlink"/>
            <w:noProof/>
            <w:lang w:val="en-CA"/>
            <w:rPrChange w:id="1438" w:author="ilia kassianenko" w:date="2019-03-21T21:37:00Z">
              <w:rPr>
                <w:rStyle w:val="Hyperlink"/>
                <w:noProof/>
              </w:rPr>
            </w:rPrChange>
          </w:rPr>
          <w:delText>4.2</w:delText>
        </w:r>
        <w:r w:rsidRPr="0047260E" w:rsidDel="001C4E47">
          <w:rPr>
            <w:rFonts w:asciiTheme="minorHAnsi" w:eastAsiaTheme="minorEastAsia" w:hAnsiTheme="minorHAnsi" w:cstheme="minorBidi"/>
            <w:noProof/>
            <w:sz w:val="22"/>
            <w:szCs w:val="22"/>
            <w:lang w:val="en-CA" w:eastAsia="en-CA"/>
            <w:rPrChange w:id="1439"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440" w:author="ilia kassianenko" w:date="2019-03-21T21:37:00Z">
              <w:rPr>
                <w:rStyle w:val="Hyperlink"/>
                <w:noProof/>
              </w:rPr>
            </w:rPrChange>
          </w:rPr>
          <w:delText>Performance Monitoring and Database Efficiency</w:delText>
        </w:r>
        <w:r w:rsidRPr="0047260E" w:rsidDel="001C4E47">
          <w:rPr>
            <w:noProof/>
            <w:webHidden/>
            <w:lang w:val="en-CA"/>
            <w:rPrChange w:id="1441" w:author="ilia kassianenko" w:date="2019-03-21T21:37:00Z">
              <w:rPr>
                <w:noProof/>
                <w:webHidden/>
              </w:rPr>
            </w:rPrChange>
          </w:rPr>
          <w:tab/>
          <w:delText>11</w:delText>
        </w:r>
      </w:del>
    </w:p>
    <w:p w14:paraId="6718B092" w14:textId="77777777" w:rsidR="00DD27EF" w:rsidRPr="0047260E" w:rsidDel="001C4E47" w:rsidRDefault="00DD27EF">
      <w:pPr>
        <w:pStyle w:val="TOC3"/>
        <w:rPr>
          <w:del w:id="1442" w:author="Fritz Gyger" w:date="2019-03-21T17:39:00Z"/>
          <w:rFonts w:asciiTheme="minorHAnsi" w:eastAsiaTheme="minorEastAsia" w:hAnsiTheme="minorHAnsi" w:cstheme="minorBidi"/>
          <w:noProof/>
          <w:sz w:val="22"/>
          <w:szCs w:val="22"/>
          <w:lang w:val="en-CA" w:eastAsia="en-CA"/>
          <w:rPrChange w:id="1443" w:author="ilia kassianenko" w:date="2019-03-21T21:37:00Z">
            <w:rPr>
              <w:del w:id="1444" w:author="Fritz Gyger" w:date="2019-03-21T17:39:00Z"/>
              <w:rFonts w:asciiTheme="minorHAnsi" w:eastAsiaTheme="minorEastAsia" w:hAnsiTheme="minorHAnsi" w:cstheme="minorBidi"/>
              <w:noProof/>
              <w:sz w:val="22"/>
              <w:szCs w:val="22"/>
              <w:lang w:val="en-CA" w:eastAsia="en-CA"/>
            </w:rPr>
          </w:rPrChange>
        </w:rPr>
      </w:pPr>
      <w:del w:id="1445" w:author="Fritz Gyger" w:date="2019-03-21T17:39:00Z">
        <w:r w:rsidRPr="0047260E" w:rsidDel="001C4E47">
          <w:rPr>
            <w:rStyle w:val="Hyperlink"/>
            <w:noProof/>
            <w:lang w:val="en-CA"/>
            <w:rPrChange w:id="1446" w:author="ilia kassianenko" w:date="2019-03-21T21:37:00Z">
              <w:rPr>
                <w:rStyle w:val="Hyperlink"/>
                <w:noProof/>
              </w:rPr>
            </w:rPrChange>
          </w:rPr>
          <w:delText>4.2.1</w:delText>
        </w:r>
        <w:r w:rsidRPr="0047260E" w:rsidDel="001C4E47">
          <w:rPr>
            <w:rFonts w:asciiTheme="minorHAnsi" w:eastAsiaTheme="minorEastAsia" w:hAnsiTheme="minorHAnsi" w:cstheme="minorBidi"/>
            <w:noProof/>
            <w:sz w:val="22"/>
            <w:szCs w:val="22"/>
            <w:lang w:val="en-CA" w:eastAsia="en-CA"/>
            <w:rPrChange w:id="1447"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448" w:author="ilia kassianenko" w:date="2019-03-21T21:37:00Z">
              <w:rPr>
                <w:rStyle w:val="Hyperlink"/>
                <w:noProof/>
              </w:rPr>
            </w:rPrChange>
          </w:rPr>
          <w:delText>Operational Implications</w:delText>
        </w:r>
        <w:r w:rsidRPr="0047260E" w:rsidDel="001C4E47">
          <w:rPr>
            <w:noProof/>
            <w:webHidden/>
            <w:lang w:val="en-CA"/>
            <w:rPrChange w:id="1449" w:author="ilia kassianenko" w:date="2019-03-21T21:37:00Z">
              <w:rPr>
                <w:noProof/>
                <w:webHidden/>
              </w:rPr>
            </w:rPrChange>
          </w:rPr>
          <w:tab/>
          <w:delText>11</w:delText>
        </w:r>
      </w:del>
    </w:p>
    <w:p w14:paraId="393ACF4B" w14:textId="77777777" w:rsidR="00DD27EF" w:rsidRPr="0047260E" w:rsidDel="001C4E47" w:rsidRDefault="00DD27EF">
      <w:pPr>
        <w:pStyle w:val="TOC3"/>
        <w:rPr>
          <w:del w:id="1450" w:author="Fritz Gyger" w:date="2019-03-21T17:39:00Z"/>
          <w:rFonts w:asciiTheme="minorHAnsi" w:eastAsiaTheme="minorEastAsia" w:hAnsiTheme="minorHAnsi" w:cstheme="minorBidi"/>
          <w:noProof/>
          <w:sz w:val="22"/>
          <w:szCs w:val="22"/>
          <w:lang w:val="en-CA" w:eastAsia="en-CA"/>
          <w:rPrChange w:id="1451" w:author="ilia kassianenko" w:date="2019-03-21T21:37:00Z">
            <w:rPr>
              <w:del w:id="1452" w:author="Fritz Gyger" w:date="2019-03-21T17:39:00Z"/>
              <w:rFonts w:asciiTheme="minorHAnsi" w:eastAsiaTheme="minorEastAsia" w:hAnsiTheme="minorHAnsi" w:cstheme="minorBidi"/>
              <w:noProof/>
              <w:sz w:val="22"/>
              <w:szCs w:val="22"/>
              <w:lang w:val="en-CA" w:eastAsia="en-CA"/>
            </w:rPr>
          </w:rPrChange>
        </w:rPr>
      </w:pPr>
      <w:del w:id="1453" w:author="Fritz Gyger" w:date="2019-03-21T17:39:00Z">
        <w:r w:rsidRPr="0047260E" w:rsidDel="001C4E47">
          <w:rPr>
            <w:rStyle w:val="Hyperlink"/>
            <w:noProof/>
            <w:lang w:val="en-CA"/>
            <w:rPrChange w:id="1454" w:author="ilia kassianenko" w:date="2019-03-21T21:37:00Z">
              <w:rPr>
                <w:rStyle w:val="Hyperlink"/>
                <w:noProof/>
              </w:rPr>
            </w:rPrChange>
          </w:rPr>
          <w:delText>4.2.2</w:delText>
        </w:r>
        <w:r w:rsidRPr="0047260E" w:rsidDel="001C4E47">
          <w:rPr>
            <w:rFonts w:asciiTheme="minorHAnsi" w:eastAsiaTheme="minorEastAsia" w:hAnsiTheme="minorHAnsi" w:cstheme="minorBidi"/>
            <w:noProof/>
            <w:sz w:val="22"/>
            <w:szCs w:val="22"/>
            <w:lang w:val="en-CA" w:eastAsia="en-CA"/>
            <w:rPrChange w:id="1455"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456" w:author="ilia kassianenko" w:date="2019-03-21T21:37:00Z">
              <w:rPr>
                <w:rStyle w:val="Hyperlink"/>
                <w:noProof/>
              </w:rPr>
            </w:rPrChange>
          </w:rPr>
          <w:delText>Data Transfer Requirements</w:delText>
        </w:r>
        <w:r w:rsidRPr="0047260E" w:rsidDel="001C4E47">
          <w:rPr>
            <w:noProof/>
            <w:webHidden/>
            <w:lang w:val="en-CA"/>
            <w:rPrChange w:id="1457" w:author="ilia kassianenko" w:date="2019-03-21T21:37:00Z">
              <w:rPr>
                <w:noProof/>
                <w:webHidden/>
              </w:rPr>
            </w:rPrChange>
          </w:rPr>
          <w:tab/>
          <w:delText>11</w:delText>
        </w:r>
      </w:del>
    </w:p>
    <w:p w14:paraId="202F4C8F" w14:textId="77777777" w:rsidR="00DD27EF" w:rsidRPr="0047260E" w:rsidDel="001C4E47" w:rsidRDefault="00DD27EF">
      <w:pPr>
        <w:pStyle w:val="TOC3"/>
        <w:rPr>
          <w:del w:id="1458" w:author="Fritz Gyger" w:date="2019-03-21T17:39:00Z"/>
          <w:rFonts w:asciiTheme="minorHAnsi" w:eastAsiaTheme="minorEastAsia" w:hAnsiTheme="minorHAnsi" w:cstheme="minorBidi"/>
          <w:noProof/>
          <w:sz w:val="22"/>
          <w:szCs w:val="22"/>
          <w:lang w:val="en-CA" w:eastAsia="en-CA"/>
          <w:rPrChange w:id="1459" w:author="ilia kassianenko" w:date="2019-03-21T21:37:00Z">
            <w:rPr>
              <w:del w:id="1460" w:author="Fritz Gyger" w:date="2019-03-21T17:39:00Z"/>
              <w:rFonts w:asciiTheme="minorHAnsi" w:eastAsiaTheme="minorEastAsia" w:hAnsiTheme="minorHAnsi" w:cstheme="minorBidi"/>
              <w:noProof/>
              <w:sz w:val="22"/>
              <w:szCs w:val="22"/>
              <w:lang w:val="en-CA" w:eastAsia="en-CA"/>
            </w:rPr>
          </w:rPrChange>
        </w:rPr>
      </w:pPr>
      <w:del w:id="1461" w:author="Fritz Gyger" w:date="2019-03-21T17:39:00Z">
        <w:r w:rsidRPr="0047260E" w:rsidDel="001C4E47">
          <w:rPr>
            <w:rStyle w:val="Hyperlink"/>
            <w:noProof/>
            <w:lang w:val="en-CA"/>
            <w:rPrChange w:id="1462" w:author="ilia kassianenko" w:date="2019-03-21T21:37:00Z">
              <w:rPr>
                <w:rStyle w:val="Hyperlink"/>
                <w:noProof/>
              </w:rPr>
            </w:rPrChange>
          </w:rPr>
          <w:delText>4.2.3</w:delText>
        </w:r>
        <w:r w:rsidRPr="0047260E" w:rsidDel="001C4E47">
          <w:rPr>
            <w:rFonts w:asciiTheme="minorHAnsi" w:eastAsiaTheme="minorEastAsia" w:hAnsiTheme="minorHAnsi" w:cstheme="minorBidi"/>
            <w:noProof/>
            <w:sz w:val="22"/>
            <w:szCs w:val="22"/>
            <w:lang w:val="en-CA" w:eastAsia="en-CA"/>
            <w:rPrChange w:id="1463" w:author="ilia kassianenko" w:date="2019-03-21T21:37:00Z">
              <w:rPr>
                <w:rFonts w:asciiTheme="minorHAnsi" w:eastAsiaTheme="minorEastAsia" w:hAnsiTheme="minorHAnsi" w:cstheme="minorBidi"/>
                <w:noProof/>
                <w:sz w:val="22"/>
                <w:szCs w:val="22"/>
                <w:lang w:val="en-CA" w:eastAsia="en-CA"/>
              </w:rPr>
            </w:rPrChange>
          </w:rPr>
          <w:tab/>
        </w:r>
        <w:r w:rsidRPr="0047260E" w:rsidDel="001C4E47">
          <w:rPr>
            <w:rStyle w:val="Hyperlink"/>
            <w:noProof/>
            <w:lang w:val="en-CA"/>
            <w:rPrChange w:id="1464" w:author="ilia kassianenko" w:date="2019-03-21T21:37:00Z">
              <w:rPr>
                <w:rStyle w:val="Hyperlink"/>
                <w:noProof/>
              </w:rPr>
            </w:rPrChange>
          </w:rPr>
          <w:delText>Data Formats / Data Dictionary</w:delText>
        </w:r>
        <w:r w:rsidRPr="0047260E" w:rsidDel="001C4E47">
          <w:rPr>
            <w:noProof/>
            <w:webHidden/>
            <w:lang w:val="en-CA"/>
            <w:rPrChange w:id="1465" w:author="ilia kassianenko" w:date="2019-03-21T21:37:00Z">
              <w:rPr>
                <w:noProof/>
                <w:webHidden/>
              </w:rPr>
            </w:rPrChange>
          </w:rPr>
          <w:tab/>
          <w:delText>12</w:delText>
        </w:r>
      </w:del>
    </w:p>
    <w:p w14:paraId="5198DB65" w14:textId="77777777" w:rsidR="00DD27EF" w:rsidRPr="0047260E" w:rsidDel="001C4E47" w:rsidRDefault="00DD27EF">
      <w:pPr>
        <w:pStyle w:val="TOC1"/>
        <w:rPr>
          <w:del w:id="1466" w:author="Fritz Gyger" w:date="2019-03-21T17:39:00Z"/>
          <w:rFonts w:asciiTheme="minorHAnsi" w:eastAsiaTheme="minorEastAsia" w:hAnsiTheme="minorHAnsi" w:cstheme="minorBidi"/>
          <w:b w:val="0"/>
          <w:noProof/>
          <w:sz w:val="22"/>
          <w:szCs w:val="22"/>
          <w:lang w:val="en-CA" w:eastAsia="en-CA"/>
          <w:rPrChange w:id="1467" w:author="ilia kassianenko" w:date="2019-03-21T21:37:00Z">
            <w:rPr>
              <w:del w:id="1468" w:author="Fritz Gyger" w:date="2019-03-21T17:39:00Z"/>
              <w:rFonts w:asciiTheme="minorHAnsi" w:eastAsiaTheme="minorEastAsia" w:hAnsiTheme="minorHAnsi" w:cstheme="minorBidi"/>
              <w:b w:val="0"/>
              <w:noProof/>
              <w:sz w:val="22"/>
              <w:szCs w:val="22"/>
              <w:lang w:val="en-CA" w:eastAsia="en-CA"/>
            </w:rPr>
          </w:rPrChange>
        </w:rPr>
      </w:pPr>
      <w:del w:id="1469" w:author="Fritz Gyger" w:date="2019-03-21T17:39:00Z">
        <w:r w:rsidRPr="0047260E" w:rsidDel="001C4E47">
          <w:rPr>
            <w:rStyle w:val="Hyperlink"/>
            <w:noProof/>
            <w:lang w:val="en-CA"/>
            <w:rPrChange w:id="1470" w:author="ilia kassianenko" w:date="2019-03-21T21:37:00Z">
              <w:rPr>
                <w:rStyle w:val="Hyperlink"/>
                <w:noProof/>
              </w:rPr>
            </w:rPrChange>
          </w:rPr>
          <w:delText>Appendix A: Acronyms</w:delText>
        </w:r>
        <w:r w:rsidRPr="0047260E" w:rsidDel="001C4E47">
          <w:rPr>
            <w:noProof/>
            <w:webHidden/>
            <w:lang w:val="en-CA"/>
            <w:rPrChange w:id="1471" w:author="ilia kassianenko" w:date="2019-03-21T21:37:00Z">
              <w:rPr>
                <w:noProof/>
                <w:webHidden/>
              </w:rPr>
            </w:rPrChange>
          </w:rPr>
          <w:tab/>
          <w:delText>19</w:delText>
        </w:r>
      </w:del>
    </w:p>
    <w:p w14:paraId="70259C89" w14:textId="77777777" w:rsidR="00DD27EF" w:rsidRPr="0047260E" w:rsidDel="001C4E47" w:rsidRDefault="00DD27EF">
      <w:pPr>
        <w:pStyle w:val="TOC1"/>
        <w:rPr>
          <w:del w:id="1472" w:author="Fritz Gyger" w:date="2019-03-21T17:39:00Z"/>
          <w:rFonts w:asciiTheme="minorHAnsi" w:eastAsiaTheme="minorEastAsia" w:hAnsiTheme="minorHAnsi" w:cstheme="minorBidi"/>
          <w:b w:val="0"/>
          <w:noProof/>
          <w:sz w:val="22"/>
          <w:szCs w:val="22"/>
          <w:lang w:val="en-CA" w:eastAsia="en-CA"/>
          <w:rPrChange w:id="1473" w:author="ilia kassianenko" w:date="2019-03-21T21:37:00Z">
            <w:rPr>
              <w:del w:id="1474" w:author="Fritz Gyger" w:date="2019-03-21T17:39:00Z"/>
              <w:rFonts w:asciiTheme="minorHAnsi" w:eastAsiaTheme="minorEastAsia" w:hAnsiTheme="minorHAnsi" w:cstheme="minorBidi"/>
              <w:b w:val="0"/>
              <w:noProof/>
              <w:sz w:val="22"/>
              <w:szCs w:val="22"/>
              <w:lang w:val="en-CA" w:eastAsia="en-CA"/>
            </w:rPr>
          </w:rPrChange>
        </w:rPr>
      </w:pPr>
      <w:del w:id="1475" w:author="Fritz Gyger" w:date="2019-03-21T17:39:00Z">
        <w:r w:rsidRPr="0047260E" w:rsidDel="001C4E47">
          <w:rPr>
            <w:rStyle w:val="Hyperlink"/>
            <w:noProof/>
            <w:lang w:val="en-CA"/>
            <w:rPrChange w:id="1476" w:author="ilia kassianenko" w:date="2019-03-21T21:37:00Z">
              <w:rPr>
                <w:rStyle w:val="Hyperlink"/>
                <w:noProof/>
              </w:rPr>
            </w:rPrChange>
          </w:rPr>
          <w:delText>Appendix B: DDL</w:delText>
        </w:r>
        <w:r w:rsidRPr="0047260E" w:rsidDel="001C4E47">
          <w:rPr>
            <w:noProof/>
            <w:webHidden/>
            <w:lang w:val="en-CA"/>
            <w:rPrChange w:id="1477" w:author="ilia kassianenko" w:date="2019-03-21T21:37:00Z">
              <w:rPr>
                <w:noProof/>
                <w:webHidden/>
              </w:rPr>
            </w:rPrChange>
          </w:rPr>
          <w:tab/>
          <w:delText>20</w:delText>
        </w:r>
      </w:del>
    </w:p>
    <w:p w14:paraId="6DF334B8" w14:textId="77777777" w:rsidR="00DD27EF" w:rsidRPr="0047260E" w:rsidDel="001C4E47" w:rsidRDefault="00DD27EF">
      <w:pPr>
        <w:pStyle w:val="TOC1"/>
        <w:rPr>
          <w:del w:id="1478" w:author="Fritz Gyger" w:date="2019-03-21T17:39:00Z"/>
          <w:rFonts w:asciiTheme="minorHAnsi" w:eastAsiaTheme="minorEastAsia" w:hAnsiTheme="minorHAnsi" w:cstheme="minorBidi"/>
          <w:b w:val="0"/>
          <w:noProof/>
          <w:sz w:val="22"/>
          <w:szCs w:val="22"/>
          <w:lang w:val="en-CA" w:eastAsia="en-CA"/>
          <w:rPrChange w:id="1479" w:author="ilia kassianenko" w:date="2019-03-21T21:37:00Z">
            <w:rPr>
              <w:del w:id="1480" w:author="Fritz Gyger" w:date="2019-03-21T17:39:00Z"/>
              <w:rFonts w:asciiTheme="minorHAnsi" w:eastAsiaTheme="minorEastAsia" w:hAnsiTheme="minorHAnsi" w:cstheme="minorBidi"/>
              <w:b w:val="0"/>
              <w:noProof/>
              <w:sz w:val="22"/>
              <w:szCs w:val="22"/>
              <w:lang w:val="en-CA" w:eastAsia="en-CA"/>
            </w:rPr>
          </w:rPrChange>
        </w:rPr>
      </w:pPr>
      <w:del w:id="1481" w:author="Fritz Gyger" w:date="2019-03-21T17:39:00Z">
        <w:r w:rsidRPr="0047260E" w:rsidDel="001C4E47">
          <w:rPr>
            <w:rStyle w:val="Hyperlink"/>
            <w:noProof/>
            <w:lang w:val="en-CA"/>
            <w:rPrChange w:id="1482" w:author="ilia kassianenko" w:date="2019-03-21T21:37:00Z">
              <w:rPr>
                <w:rStyle w:val="Hyperlink"/>
                <w:noProof/>
              </w:rPr>
            </w:rPrChange>
          </w:rPr>
          <w:delText>Appendix C: Decision chart database system</w:delText>
        </w:r>
        <w:r w:rsidRPr="0047260E" w:rsidDel="001C4E47">
          <w:rPr>
            <w:noProof/>
            <w:webHidden/>
            <w:lang w:val="en-CA"/>
            <w:rPrChange w:id="1483" w:author="ilia kassianenko" w:date="2019-03-21T21:37:00Z">
              <w:rPr>
                <w:noProof/>
                <w:webHidden/>
              </w:rPr>
            </w:rPrChange>
          </w:rPr>
          <w:tab/>
          <w:delText>21</w:delText>
        </w:r>
      </w:del>
    </w:p>
    <w:p w14:paraId="263A67EA" w14:textId="77777777" w:rsidR="00DD27EF" w:rsidRPr="0047260E" w:rsidDel="001C4E47" w:rsidRDefault="00DD27EF">
      <w:pPr>
        <w:pStyle w:val="TOC1"/>
        <w:rPr>
          <w:del w:id="1484" w:author="Fritz Gyger" w:date="2019-03-21T17:39:00Z"/>
          <w:rFonts w:asciiTheme="minorHAnsi" w:eastAsiaTheme="minorEastAsia" w:hAnsiTheme="minorHAnsi" w:cstheme="minorBidi"/>
          <w:b w:val="0"/>
          <w:noProof/>
          <w:sz w:val="22"/>
          <w:szCs w:val="22"/>
          <w:lang w:val="en-CA" w:eastAsia="en-CA"/>
          <w:rPrChange w:id="1485" w:author="ilia kassianenko" w:date="2019-03-21T21:37:00Z">
            <w:rPr>
              <w:del w:id="1486" w:author="Fritz Gyger" w:date="2019-03-21T17:39:00Z"/>
              <w:rFonts w:asciiTheme="minorHAnsi" w:eastAsiaTheme="minorEastAsia" w:hAnsiTheme="minorHAnsi" w:cstheme="minorBidi"/>
              <w:b w:val="0"/>
              <w:noProof/>
              <w:sz w:val="22"/>
              <w:szCs w:val="22"/>
              <w:lang w:val="en-CA" w:eastAsia="en-CA"/>
            </w:rPr>
          </w:rPrChange>
        </w:rPr>
      </w:pPr>
      <w:del w:id="1487" w:author="Fritz Gyger" w:date="2019-03-21T17:39:00Z">
        <w:r w:rsidRPr="0047260E" w:rsidDel="001C4E47">
          <w:rPr>
            <w:rStyle w:val="Hyperlink"/>
            <w:noProof/>
            <w:lang w:val="en-CA"/>
            <w:rPrChange w:id="1488" w:author="ilia kassianenko" w:date="2019-03-21T21:37:00Z">
              <w:rPr>
                <w:rStyle w:val="Hyperlink"/>
                <w:noProof/>
              </w:rPr>
            </w:rPrChange>
          </w:rPr>
          <w:delText>Appendix D: Decision tree</w:delText>
        </w:r>
        <w:r w:rsidRPr="0047260E" w:rsidDel="001C4E47">
          <w:rPr>
            <w:noProof/>
            <w:webHidden/>
            <w:lang w:val="en-CA"/>
            <w:rPrChange w:id="1489" w:author="ilia kassianenko" w:date="2019-03-21T21:37:00Z">
              <w:rPr>
                <w:noProof/>
                <w:webHidden/>
              </w:rPr>
            </w:rPrChange>
          </w:rPr>
          <w:tab/>
          <w:delText>22</w:delText>
        </w:r>
      </w:del>
    </w:p>
    <w:p w14:paraId="29B1333B" w14:textId="48FD5E61" w:rsidR="00BB12B8" w:rsidRPr="0047260E" w:rsidDel="00CC50D3" w:rsidRDefault="004B2EA2">
      <w:pPr>
        <w:rPr>
          <w:del w:id="1490" w:author="outpost" w:date="2019-03-18T19:37:00Z"/>
          <w:lang w:val="en-CA"/>
          <w:rPrChange w:id="1491" w:author="ilia kassianenko" w:date="2019-03-21T21:37:00Z">
            <w:rPr>
              <w:del w:id="1492" w:author="outpost" w:date="2019-03-18T19:37:00Z"/>
            </w:rPr>
          </w:rPrChange>
        </w:rPr>
        <w:pPrChange w:id="1493" w:author="outpost" w:date="2019-03-18T19:37:00Z">
          <w:pPr>
            <w:pStyle w:val="FrontMatterHeader"/>
          </w:pPr>
        </w:pPrChange>
      </w:pPr>
      <w:r w:rsidRPr="0047260E">
        <w:rPr>
          <w:lang w:val="en-CA"/>
          <w:rPrChange w:id="1494" w:author="ilia kassianenko" w:date="2019-03-21T21:37:00Z">
            <w:rPr/>
          </w:rPrChange>
        </w:rPr>
        <w:fldChar w:fldCharType="end"/>
      </w:r>
      <w:bookmarkEnd w:id="105"/>
      <w:bookmarkEnd w:id="106"/>
    </w:p>
    <w:p w14:paraId="0E073341" w14:textId="49B8C2EC" w:rsidR="00BB12B8" w:rsidRPr="0047260E" w:rsidDel="00CC50D3" w:rsidRDefault="004B2EA2">
      <w:pPr>
        <w:rPr>
          <w:del w:id="1495" w:author="outpost" w:date="2019-03-18T19:36:00Z"/>
          <w:lang w:val="en-CA"/>
          <w:rPrChange w:id="1496" w:author="ilia kassianenko" w:date="2019-03-21T21:37:00Z">
            <w:rPr>
              <w:del w:id="1497" w:author="outpost" w:date="2019-03-18T19:36:00Z"/>
            </w:rPr>
          </w:rPrChange>
        </w:rPr>
        <w:pPrChange w:id="1498" w:author="outpost" w:date="2019-03-18T19:37:00Z">
          <w:pPr>
            <w:pStyle w:val="TOC1"/>
          </w:pPr>
        </w:pPrChange>
      </w:pPr>
      <w:del w:id="1499" w:author="outpost" w:date="2019-03-18T19:36:00Z">
        <w:r w:rsidRPr="0047260E" w:rsidDel="00CC50D3">
          <w:rPr>
            <w:b/>
            <w:lang w:val="en-CA"/>
            <w:rPrChange w:id="1500" w:author="ilia kassianenko" w:date="2019-03-21T21:37:00Z">
              <w:rPr>
                <w:b w:val="0"/>
              </w:rPr>
            </w:rPrChange>
          </w:rPr>
          <w:fldChar w:fldCharType="begin"/>
        </w:r>
        <w:r w:rsidRPr="0047260E" w:rsidDel="00CC50D3">
          <w:rPr>
            <w:bCs/>
            <w:lang w:val="en-CA"/>
            <w:rPrChange w:id="1501" w:author="ilia kassianenko" w:date="2019-03-21T21:37:00Z">
              <w:rPr>
                <w:bCs/>
              </w:rPr>
            </w:rPrChange>
          </w:rPr>
          <w:delInstrText>TOC \c "Figure"</w:delInstrText>
        </w:r>
        <w:r w:rsidRPr="0047260E" w:rsidDel="00CC50D3">
          <w:rPr>
            <w:b/>
            <w:bCs/>
            <w:lang w:val="en-CA"/>
            <w:rPrChange w:id="1502" w:author="ilia kassianenko" w:date="2019-03-21T21:37:00Z">
              <w:rPr>
                <w:b w:val="0"/>
                <w:bCs/>
              </w:rPr>
            </w:rPrChange>
          </w:rPr>
          <w:fldChar w:fldCharType="separate"/>
        </w:r>
        <w:r w:rsidRPr="0047260E" w:rsidDel="00CC50D3">
          <w:rPr>
            <w:bCs/>
            <w:lang w:val="en-CA"/>
            <w:rPrChange w:id="1503" w:author="ilia kassianenko" w:date="2019-03-21T21:37:00Z">
              <w:rPr>
                <w:bCs/>
              </w:rPr>
            </w:rPrChange>
          </w:rPr>
          <w:delText>No table of figures entries found.</w:delText>
        </w:r>
        <w:r w:rsidRPr="0047260E" w:rsidDel="00CC50D3">
          <w:rPr>
            <w:b/>
            <w:bCs/>
            <w:lang w:val="en-CA"/>
            <w:rPrChange w:id="1504" w:author="ilia kassianenko" w:date="2019-03-21T21:37:00Z">
              <w:rPr>
                <w:b w:val="0"/>
                <w:bCs/>
              </w:rPr>
            </w:rPrChange>
          </w:rPr>
          <w:fldChar w:fldCharType="end"/>
        </w:r>
      </w:del>
    </w:p>
    <w:p w14:paraId="45460FC4" w14:textId="77777777" w:rsidR="00BB12B8" w:rsidRPr="0047260E" w:rsidDel="00CC50D3" w:rsidRDefault="00BB12B8">
      <w:pPr>
        <w:rPr>
          <w:del w:id="1505" w:author="outpost" w:date="2019-03-18T19:36:00Z"/>
          <w:lang w:val="en-CA"/>
          <w:rPrChange w:id="1506" w:author="ilia kassianenko" w:date="2019-03-21T21:37:00Z">
            <w:rPr>
              <w:del w:id="1507" w:author="outpost" w:date="2019-03-18T19:36:00Z"/>
            </w:rPr>
          </w:rPrChange>
        </w:rPr>
        <w:pPrChange w:id="1508" w:author="outpost" w:date="2019-03-18T19:37:00Z">
          <w:pPr>
            <w:pStyle w:val="ParagraphSpacer10"/>
          </w:pPr>
        </w:pPrChange>
      </w:pPr>
    </w:p>
    <w:p w14:paraId="2BD7B329" w14:textId="2B077B5B" w:rsidR="00BB12B8" w:rsidRPr="0047260E" w:rsidDel="00CC50D3" w:rsidRDefault="004B2EA2">
      <w:pPr>
        <w:rPr>
          <w:del w:id="1509" w:author="outpost" w:date="2019-03-18T19:36:00Z"/>
          <w:lang w:val="en-CA"/>
          <w:rPrChange w:id="1510" w:author="ilia kassianenko" w:date="2019-03-21T21:37:00Z">
            <w:rPr>
              <w:del w:id="1511" w:author="outpost" w:date="2019-03-18T19:36:00Z"/>
            </w:rPr>
          </w:rPrChange>
        </w:rPr>
        <w:pPrChange w:id="1512" w:author="outpost" w:date="2019-03-18T19:37:00Z">
          <w:pPr>
            <w:pStyle w:val="FrontMatterHeader"/>
          </w:pPr>
        </w:pPrChange>
      </w:pPr>
      <w:bookmarkStart w:id="1513" w:name="_Toc395091976"/>
      <w:bookmarkStart w:id="1514" w:name="_Toc278189220"/>
      <w:bookmarkStart w:id="1515" w:name="_Toc278187084"/>
      <w:del w:id="1516" w:author="outpost" w:date="2019-03-18T19:36:00Z">
        <w:r w:rsidRPr="0047260E" w:rsidDel="00CC50D3">
          <w:rPr>
            <w:lang w:val="en-CA"/>
            <w:rPrChange w:id="1517" w:author="ilia kassianenko" w:date="2019-03-21T21:37:00Z">
              <w:rPr/>
            </w:rPrChange>
          </w:rPr>
          <w:delText>List of Tables</w:delText>
        </w:r>
        <w:bookmarkEnd w:id="1513"/>
        <w:bookmarkEnd w:id="1514"/>
        <w:bookmarkEnd w:id="1515"/>
      </w:del>
    </w:p>
    <w:p w14:paraId="0631BA34" w14:textId="0B194DC3" w:rsidR="00CC50D3" w:rsidRPr="0047260E" w:rsidRDefault="004B2EA2">
      <w:pPr>
        <w:rPr>
          <w:lang w:val="en-CA"/>
          <w:rPrChange w:id="1518" w:author="ilia kassianenko" w:date="2019-03-21T21:37:00Z">
            <w:rPr/>
          </w:rPrChange>
        </w:rPr>
        <w:pPrChange w:id="1519" w:author="outpost" w:date="2019-03-18T19:37:00Z">
          <w:pPr>
            <w:pStyle w:val="FigureIndex1"/>
          </w:pPr>
        </w:pPrChange>
      </w:pPr>
      <w:r w:rsidRPr="0047260E">
        <w:rPr>
          <w:rFonts w:cs="Arial Unicode MS"/>
          <w:lang w:val="en-CA"/>
          <w:rPrChange w:id="1520" w:author="ilia kassianenko" w:date="2019-03-21T21:37:00Z">
            <w:rPr/>
          </w:rPrChange>
        </w:rPr>
        <w:fldChar w:fldCharType="begin"/>
      </w:r>
      <w:r w:rsidRPr="0047260E">
        <w:rPr>
          <w:rStyle w:val="IndexLink"/>
          <w:lang w:val="en-CA"/>
          <w:rPrChange w:id="1521" w:author="ilia kassianenko" w:date="2019-03-21T21:37:00Z">
            <w:rPr>
              <w:rStyle w:val="IndexLink"/>
            </w:rPr>
          </w:rPrChange>
        </w:rPr>
        <w:instrText>TOC \c "Table"</w:instrText>
      </w:r>
      <w:r w:rsidRPr="0047260E">
        <w:rPr>
          <w:rStyle w:val="IndexLink"/>
          <w:rFonts w:cs="Arial Unicode MS"/>
          <w:lang w:val="en-CA"/>
          <w:rPrChange w:id="1522" w:author="ilia kassianenko" w:date="2019-03-21T21:37:00Z">
            <w:rPr>
              <w:rStyle w:val="IndexLink"/>
            </w:rPr>
          </w:rPrChange>
        </w:rPr>
        <w:fldChar w:fldCharType="separate"/>
      </w:r>
      <w:del w:id="1523" w:author="outpost" w:date="2019-03-18T19:36:00Z">
        <w:r w:rsidR="00E477DB" w:rsidRPr="0047260E" w:rsidDel="00CC50D3">
          <w:rPr>
            <w:lang w:val="en-CA"/>
            <w:rPrChange w:id="1524" w:author="ilia kassianenko" w:date="2019-03-21T21:37:00Z">
              <w:rPr/>
            </w:rPrChange>
          </w:rPr>
          <w:fldChar w:fldCharType="begin"/>
        </w:r>
        <w:r w:rsidR="00E477DB" w:rsidRPr="0047260E" w:rsidDel="00CC50D3">
          <w:rPr>
            <w:lang w:val="en-CA"/>
            <w:rPrChange w:id="1525" w:author="ilia kassianenko" w:date="2019-03-21T21:37:00Z">
              <w:rPr/>
            </w:rPrChange>
          </w:rPr>
          <w:delInstrText xml:space="preserve"> HYPERLINK \l "Table!1|sequence" \h </w:delInstrText>
        </w:r>
        <w:r w:rsidR="00E477DB" w:rsidRPr="0047260E" w:rsidDel="00CC50D3">
          <w:rPr>
            <w:lang w:val="en-CA"/>
            <w:rPrChange w:id="1526" w:author="ilia kassianenko" w:date="2019-03-21T21:37:00Z">
              <w:rPr/>
            </w:rPrChange>
          </w:rPr>
          <w:fldChar w:fldCharType="separate"/>
        </w:r>
        <w:r w:rsidRPr="0047260E" w:rsidDel="00CC50D3">
          <w:rPr>
            <w:rStyle w:val="IndexLink"/>
            <w:lang w:val="en-CA"/>
            <w:rPrChange w:id="1527" w:author="ilia kassianenko" w:date="2019-03-21T21:37:00Z">
              <w:rPr>
                <w:rStyle w:val="IndexLink"/>
              </w:rPr>
            </w:rPrChange>
          </w:rPr>
          <w:delText>Table 1 - Acronyms</w:delText>
        </w:r>
        <w:r w:rsidRPr="0047260E" w:rsidDel="00CC50D3">
          <w:rPr>
            <w:rStyle w:val="IndexLink"/>
            <w:lang w:val="en-CA"/>
            <w:rPrChange w:id="1528" w:author="ilia kassianenko" w:date="2019-03-21T21:37:00Z">
              <w:rPr>
                <w:rStyle w:val="IndexLink"/>
              </w:rPr>
            </w:rPrChange>
          </w:rPr>
          <w:tab/>
          <w:delText>9</w:delText>
        </w:r>
        <w:r w:rsidR="00E477DB" w:rsidRPr="0047260E" w:rsidDel="00CC50D3">
          <w:rPr>
            <w:rStyle w:val="IndexLink"/>
            <w:lang w:val="en-CA"/>
            <w:rPrChange w:id="1529" w:author="ilia kassianenko" w:date="2019-03-21T21:37:00Z">
              <w:rPr>
                <w:rStyle w:val="IndexLink"/>
              </w:rPr>
            </w:rPrChange>
          </w:rPr>
          <w:fldChar w:fldCharType="end"/>
        </w:r>
      </w:del>
      <w:ins w:id="1530" w:author="outpost" w:date="2019-03-18T19:35:00Z">
        <w:r w:rsidR="00CC50D3" w:rsidRPr="0047260E">
          <w:rPr>
            <w:rStyle w:val="IndexLink"/>
            <w:lang w:val="en-CA"/>
            <w:rPrChange w:id="1531" w:author="ilia kassianenko" w:date="2019-03-21T21:37:00Z">
              <w:rPr>
                <w:rStyle w:val="IndexLink"/>
              </w:rPr>
            </w:rPrChange>
          </w:rPr>
          <w:br w:type="page"/>
        </w:r>
      </w:ins>
    </w:p>
    <w:p w14:paraId="7B850C1F" w14:textId="59D5FCCF" w:rsidR="00BB12B8" w:rsidRPr="0047260E" w:rsidRDefault="004B2EA2">
      <w:pPr>
        <w:pStyle w:val="Heading2"/>
        <w:rPr>
          <w:lang w:val="en-CA"/>
          <w:rPrChange w:id="1532" w:author="ilia kassianenko" w:date="2019-03-21T21:37:00Z">
            <w:rPr/>
          </w:rPrChange>
        </w:rPr>
      </w:pPr>
      <w:bookmarkStart w:id="1533" w:name="_Toc499106663"/>
      <w:bookmarkStart w:id="1534" w:name="_Toc498325024"/>
      <w:bookmarkStart w:id="1535" w:name="_Toc498235584"/>
      <w:bookmarkStart w:id="1536" w:name="_Toc497634056"/>
      <w:bookmarkStart w:id="1537" w:name="_Toc497873017"/>
      <w:bookmarkStart w:id="1538" w:name="_Toc497872969"/>
      <w:bookmarkStart w:id="1539" w:name="_Toc497872814"/>
      <w:bookmarkStart w:id="1540" w:name="_Toc497872046"/>
      <w:bookmarkStart w:id="1541" w:name="_Toc497871702"/>
      <w:bookmarkStart w:id="1542" w:name="_Toc288057840"/>
      <w:bookmarkStart w:id="1543" w:name="_Toc288057839"/>
      <w:bookmarkStart w:id="1544" w:name="_Toc288057814"/>
      <w:bookmarkStart w:id="1545" w:name="_Toc288057813"/>
      <w:bookmarkStart w:id="1546" w:name="_Toc288057812"/>
      <w:bookmarkStart w:id="1547" w:name="_Toc288057811"/>
      <w:bookmarkStart w:id="1548" w:name="_Toc4082380"/>
      <w:bookmarkStart w:id="1549" w:name="_Toc432497655"/>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r w:rsidRPr="0047260E">
        <w:rPr>
          <w:lang w:val="en-CA"/>
          <w:rPrChange w:id="1550" w:author="ilia kassianenko" w:date="2019-03-21T21:37:00Z">
            <w:rPr/>
          </w:rPrChange>
        </w:rPr>
        <w:lastRenderedPageBreak/>
        <w:t>Overview</w:t>
      </w:r>
      <w:bookmarkEnd w:id="1548"/>
      <w:r w:rsidRPr="0047260E">
        <w:rPr>
          <w:lang w:val="en-CA"/>
          <w:rPrChange w:id="1551" w:author="ilia kassianenko" w:date="2019-03-21T21:37:00Z">
            <w:rPr/>
          </w:rPrChange>
        </w:rPr>
        <w:fldChar w:fldCharType="end"/>
      </w:r>
      <w:bookmarkEnd w:id="1549"/>
    </w:p>
    <w:p w14:paraId="3A2EF314" w14:textId="76829593" w:rsidR="00320A42" w:rsidRPr="0047260E" w:rsidDel="002F4063" w:rsidRDefault="002F4063">
      <w:pPr>
        <w:jc w:val="both"/>
        <w:rPr>
          <w:del w:id="1552" w:author="outpost" w:date="2019-03-18T20:45:00Z"/>
          <w:lang w:val="en-CA"/>
          <w:rPrChange w:id="1553" w:author="ilia kassianenko" w:date="2019-03-21T21:37:00Z">
            <w:rPr>
              <w:del w:id="1554" w:author="outpost" w:date="2019-03-18T20:45:00Z"/>
            </w:rPr>
          </w:rPrChange>
        </w:rPr>
        <w:pPrChange w:id="1555" w:author="outpost" w:date="2019-03-18T21:36:00Z">
          <w:pPr>
            <w:pStyle w:val="BodyText"/>
          </w:pPr>
        </w:pPrChange>
      </w:pPr>
      <w:ins w:id="1556" w:author="outpost" w:date="2019-03-18T21:43:00Z">
        <w:r w:rsidRPr="0047260E">
          <w:rPr>
            <w:lang w:val="en-CA"/>
            <w:rPrChange w:id="1557" w:author="ilia kassianenko" w:date="2019-03-21T21:37:00Z">
              <w:rPr/>
            </w:rPrChange>
          </w:rPr>
          <w:t>Within the region defined by the City of Montreal, “the average volume of snow taken to disposal sites per year is 12 million cubic meters – 300,000 truckloads.” [1*]</w:t>
        </w:r>
      </w:ins>
    </w:p>
    <w:p w14:paraId="0AB11D85" w14:textId="77777777" w:rsidR="002F4063" w:rsidRPr="0047260E" w:rsidRDefault="002F4063">
      <w:pPr>
        <w:jc w:val="both"/>
        <w:rPr>
          <w:ins w:id="1558" w:author="outpost" w:date="2019-03-18T21:43:00Z"/>
          <w:lang w:val="en-CA"/>
          <w:rPrChange w:id="1559" w:author="ilia kassianenko" w:date="2019-03-21T21:37:00Z">
            <w:rPr>
              <w:ins w:id="1560" w:author="outpost" w:date="2019-03-18T21:43:00Z"/>
            </w:rPr>
          </w:rPrChange>
        </w:rPr>
        <w:pPrChange w:id="1561" w:author="outpost" w:date="2019-03-18T21:36:00Z">
          <w:pPr>
            <w:shd w:val="clear" w:color="auto" w:fill="FFFFFF"/>
            <w:spacing w:before="0" w:after="0"/>
          </w:pPr>
        </w:pPrChange>
      </w:pPr>
    </w:p>
    <w:p w14:paraId="1C851EA9" w14:textId="1370D8CE" w:rsidR="002F4063" w:rsidRPr="0047260E" w:rsidRDefault="002F4063" w:rsidP="002F4063">
      <w:pPr>
        <w:pStyle w:val="Heading3"/>
        <w:numPr>
          <w:ilvl w:val="2"/>
          <w:numId w:val="2"/>
        </w:numPr>
        <w:rPr>
          <w:ins w:id="1562" w:author="outpost" w:date="2019-03-18T21:44:00Z"/>
          <w:lang w:val="en-CA"/>
          <w:rPrChange w:id="1563" w:author="ilia kassianenko" w:date="2019-03-21T21:37:00Z">
            <w:rPr>
              <w:ins w:id="1564" w:author="outpost" w:date="2019-03-18T21:44:00Z"/>
            </w:rPr>
          </w:rPrChange>
        </w:rPr>
      </w:pPr>
      <w:bookmarkStart w:id="1565" w:name="_Toc4082381"/>
      <w:ins w:id="1566" w:author="outpost" w:date="2019-03-18T21:44:00Z">
        <w:r w:rsidRPr="0047260E">
          <w:rPr>
            <w:lang w:val="en-CA"/>
            <w:rPrChange w:id="1567" w:author="ilia kassianenko" w:date="2019-03-21T21:37:00Z">
              <w:rPr/>
            </w:rPrChange>
          </w:rPr>
          <w:t>Scope</w:t>
        </w:r>
        <w:bookmarkEnd w:id="1565"/>
      </w:ins>
    </w:p>
    <w:p w14:paraId="745B5857" w14:textId="397C9FD5" w:rsidR="00251F7E" w:rsidRPr="0047260E" w:rsidRDefault="00320A42">
      <w:pPr>
        <w:jc w:val="both"/>
        <w:rPr>
          <w:ins w:id="1568" w:author="outpost" w:date="2019-03-18T21:34:00Z"/>
          <w:lang w:val="en-CA"/>
          <w:rPrChange w:id="1569" w:author="ilia kassianenko" w:date="2019-03-21T21:37:00Z">
            <w:rPr>
              <w:ins w:id="1570" w:author="outpost" w:date="2019-03-18T21:34:00Z"/>
            </w:rPr>
          </w:rPrChange>
        </w:rPr>
        <w:pPrChange w:id="1571" w:author="outpost" w:date="2019-03-18T21:35: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r w:rsidRPr="0047260E">
        <w:rPr>
          <w:lang w:val="en-CA"/>
          <w:rPrChange w:id="1572" w:author="ilia kassianenko" w:date="2019-03-21T21:37:00Z">
            <w:rPr>
              <w:lang w:val="en-CA" w:eastAsia="en-CA"/>
            </w:rPr>
          </w:rPrChange>
        </w:rPr>
        <w:t>Th</w:t>
      </w:r>
      <w:del w:id="1573" w:author="outpost" w:date="2019-03-18T20:42:00Z">
        <w:r w:rsidRPr="0047260E" w:rsidDel="005B6D07">
          <w:rPr>
            <w:lang w:val="en-CA"/>
            <w:rPrChange w:id="1574" w:author="ilia kassianenko" w:date="2019-03-21T21:37:00Z">
              <w:rPr>
                <w:lang w:val="en-CA" w:eastAsia="en-CA"/>
              </w:rPr>
            </w:rPrChange>
          </w:rPr>
          <w:delText xml:space="preserve">e </w:delText>
        </w:r>
      </w:del>
      <w:del w:id="1575" w:author="outpost" w:date="2019-03-18T20:28:00Z">
        <w:r w:rsidRPr="0047260E" w:rsidDel="00A978E3">
          <w:rPr>
            <w:lang w:val="en-CA"/>
            <w:rPrChange w:id="1576" w:author="ilia kassianenko" w:date="2019-03-21T21:37:00Z">
              <w:rPr>
                <w:lang w:val="en-CA" w:eastAsia="en-CA"/>
              </w:rPr>
            </w:rPrChange>
          </w:rPr>
          <w:delText xml:space="preserve">purpose </w:delText>
        </w:r>
      </w:del>
      <w:del w:id="1577" w:author="outpost" w:date="2019-03-18T20:42:00Z">
        <w:r w:rsidRPr="0047260E" w:rsidDel="005B6D07">
          <w:rPr>
            <w:lang w:val="en-CA"/>
            <w:rPrChange w:id="1578" w:author="ilia kassianenko" w:date="2019-03-21T21:37:00Z">
              <w:rPr>
                <w:lang w:val="en-CA" w:eastAsia="en-CA"/>
              </w:rPr>
            </w:rPrChange>
          </w:rPr>
          <w:delText>of thi</w:delText>
        </w:r>
      </w:del>
      <w:ins w:id="1579" w:author="outpost" w:date="2019-03-18T20:42:00Z">
        <w:r w:rsidR="005B6D07" w:rsidRPr="0047260E">
          <w:rPr>
            <w:lang w:val="en-CA"/>
            <w:rPrChange w:id="1580" w:author="ilia kassianenko" w:date="2019-03-21T21:37:00Z">
              <w:rPr>
                <w:lang w:val="en-CA" w:eastAsia="en-CA"/>
              </w:rPr>
            </w:rPrChange>
          </w:rPr>
          <w:t>i</w:t>
        </w:r>
      </w:ins>
      <w:r w:rsidRPr="0047260E">
        <w:rPr>
          <w:lang w:val="en-CA"/>
          <w:rPrChange w:id="1581" w:author="ilia kassianenko" w:date="2019-03-21T21:37:00Z">
            <w:rPr>
              <w:lang w:val="en-CA" w:eastAsia="en-CA"/>
            </w:rPr>
          </w:rPrChange>
        </w:rPr>
        <w:t>s pro</w:t>
      </w:r>
      <w:ins w:id="1582" w:author="outpost" w:date="2019-03-18T20:41:00Z">
        <w:r w:rsidR="005B6D07" w:rsidRPr="0047260E">
          <w:rPr>
            <w:lang w:val="en-CA"/>
            <w:rPrChange w:id="1583" w:author="ilia kassianenko" w:date="2019-03-21T21:37:00Z">
              <w:rPr>
                <w:lang w:val="en-CA" w:eastAsia="en-CA"/>
              </w:rPr>
            </w:rPrChange>
          </w:rPr>
          <w:t>posal includes</w:t>
        </w:r>
      </w:ins>
      <w:del w:id="1584" w:author="outpost" w:date="2019-03-18T20:41:00Z">
        <w:r w:rsidRPr="0047260E" w:rsidDel="005B6D07">
          <w:rPr>
            <w:lang w:val="en-CA"/>
            <w:rPrChange w:id="1585" w:author="ilia kassianenko" w:date="2019-03-21T21:37:00Z">
              <w:rPr>
                <w:lang w:val="en-CA" w:eastAsia="en-CA"/>
              </w:rPr>
            </w:rPrChange>
          </w:rPr>
          <w:delText xml:space="preserve">ject </w:delText>
        </w:r>
      </w:del>
      <w:del w:id="1586" w:author="outpost" w:date="2019-03-18T20:31:00Z">
        <w:r w:rsidRPr="0047260E" w:rsidDel="00A978E3">
          <w:rPr>
            <w:lang w:val="en-CA"/>
            <w:rPrChange w:id="1587" w:author="ilia kassianenko" w:date="2019-03-21T21:37:00Z">
              <w:rPr>
                <w:lang w:val="en-CA" w:eastAsia="en-CA"/>
              </w:rPr>
            </w:rPrChange>
          </w:rPr>
          <w:delText>is to identify the</w:delText>
        </w:r>
      </w:del>
      <w:ins w:id="1588" w:author="outpost" w:date="2019-03-18T20:31:00Z">
        <w:r w:rsidR="00A978E3" w:rsidRPr="0047260E">
          <w:rPr>
            <w:lang w:val="en-CA"/>
            <w:rPrChange w:id="1589" w:author="ilia kassianenko" w:date="2019-03-21T21:37:00Z">
              <w:rPr>
                <w:lang w:val="en-CA" w:eastAsia="en-CA"/>
              </w:rPr>
            </w:rPrChange>
          </w:rPr>
          <w:t xml:space="preserve"> </w:t>
        </w:r>
      </w:ins>
      <w:ins w:id="1590" w:author="outpost" w:date="2019-03-18T20:43:00Z">
        <w:r w:rsidR="005B6D07" w:rsidRPr="0047260E">
          <w:rPr>
            <w:lang w:val="en-CA"/>
            <w:rPrChange w:id="1591" w:author="ilia kassianenko" w:date="2019-03-21T21:37:00Z">
              <w:rPr>
                <w:lang w:val="en-CA" w:eastAsia="en-CA"/>
              </w:rPr>
            </w:rPrChange>
          </w:rPr>
          <w:t>the database</w:t>
        </w:r>
      </w:ins>
      <w:ins w:id="1592" w:author="outpost" w:date="2019-03-18T20:40:00Z">
        <w:r w:rsidR="005B6D07" w:rsidRPr="0047260E">
          <w:rPr>
            <w:lang w:val="en-CA"/>
            <w:rPrChange w:id="1593" w:author="ilia kassianenko" w:date="2019-03-21T21:37:00Z">
              <w:rPr>
                <w:lang w:val="en-CA" w:eastAsia="en-CA"/>
              </w:rPr>
            </w:rPrChange>
          </w:rPr>
          <w:t xml:space="preserve"> </w:t>
        </w:r>
      </w:ins>
      <w:ins w:id="1594" w:author="outpost" w:date="2019-03-18T20:41:00Z">
        <w:r w:rsidR="005B6D07" w:rsidRPr="0047260E">
          <w:rPr>
            <w:lang w:val="en-CA"/>
            <w:rPrChange w:id="1595" w:author="ilia kassianenko" w:date="2019-03-21T21:37:00Z">
              <w:rPr>
                <w:lang w:val="en-CA" w:eastAsia="en-CA"/>
              </w:rPr>
            </w:rPrChange>
          </w:rPr>
          <w:t>architecture</w:t>
        </w:r>
      </w:ins>
      <w:ins w:id="1596" w:author="outpost" w:date="2019-03-18T20:40:00Z">
        <w:r w:rsidR="005B6D07" w:rsidRPr="0047260E">
          <w:rPr>
            <w:lang w:val="en-CA"/>
            <w:rPrChange w:id="1597" w:author="ilia kassianenko" w:date="2019-03-21T21:37:00Z">
              <w:rPr>
                <w:lang w:val="en-CA" w:eastAsia="en-CA"/>
              </w:rPr>
            </w:rPrChange>
          </w:rPr>
          <w:t xml:space="preserve"> for </w:t>
        </w:r>
      </w:ins>
      <w:ins w:id="1598" w:author="outpost" w:date="2019-03-18T20:42:00Z">
        <w:r w:rsidR="005B6D07" w:rsidRPr="0047260E">
          <w:rPr>
            <w:lang w:val="en-CA"/>
            <w:rPrChange w:id="1599" w:author="ilia kassianenko" w:date="2019-03-21T21:37:00Z">
              <w:rPr>
                <w:lang w:val="en-CA" w:eastAsia="en-CA"/>
              </w:rPr>
            </w:rPrChange>
          </w:rPr>
          <w:t>application</w:t>
        </w:r>
      </w:ins>
      <w:ins w:id="1600" w:author="outpost" w:date="2019-03-18T20:43:00Z">
        <w:r w:rsidR="005B6D07" w:rsidRPr="0047260E">
          <w:rPr>
            <w:lang w:val="en-CA"/>
            <w:rPrChange w:id="1601" w:author="ilia kassianenko" w:date="2019-03-21T21:37:00Z">
              <w:rPr>
                <w:lang w:val="en-CA" w:eastAsia="en-CA"/>
              </w:rPr>
            </w:rPrChange>
          </w:rPr>
          <w:t xml:space="preserve">, which enables the identification of </w:t>
        </w:r>
      </w:ins>
      <w:ins w:id="1602" w:author="outpost" w:date="2019-03-18T20:31:00Z">
        <w:r w:rsidR="00A978E3" w:rsidRPr="0047260E">
          <w:rPr>
            <w:lang w:val="en-CA"/>
            <w:rPrChange w:id="1603" w:author="ilia kassianenko" w:date="2019-03-21T21:37:00Z">
              <w:rPr>
                <w:lang w:val="en-CA" w:eastAsia="en-CA"/>
              </w:rPr>
            </w:rPrChange>
          </w:rPr>
          <w:t>the</w:t>
        </w:r>
      </w:ins>
      <w:r w:rsidRPr="0047260E">
        <w:rPr>
          <w:lang w:val="en-CA"/>
          <w:rPrChange w:id="1604" w:author="ilia kassianenko" w:date="2019-03-21T21:37:00Z">
            <w:rPr>
              <w:lang w:val="en-CA" w:eastAsia="en-CA"/>
            </w:rPr>
          </w:rPrChange>
        </w:rPr>
        <w:t xml:space="preserve"> quantity of snow</w:t>
      </w:r>
      <w:ins w:id="1605" w:author="outpost" w:date="2019-03-18T20:29:00Z">
        <w:r w:rsidR="00A978E3" w:rsidRPr="0047260E">
          <w:rPr>
            <w:lang w:val="en-CA"/>
            <w:rPrChange w:id="1606" w:author="ilia kassianenko" w:date="2019-03-21T21:37:00Z">
              <w:rPr>
                <w:lang w:val="en-CA" w:eastAsia="en-CA"/>
              </w:rPr>
            </w:rPrChange>
          </w:rPr>
          <w:t>, which is</w:t>
        </w:r>
      </w:ins>
      <w:r w:rsidRPr="0047260E">
        <w:rPr>
          <w:lang w:val="en-CA"/>
          <w:rPrChange w:id="1607" w:author="ilia kassianenko" w:date="2019-03-21T21:37:00Z">
            <w:rPr>
              <w:lang w:val="en-CA" w:eastAsia="en-CA"/>
            </w:rPr>
          </w:rPrChange>
        </w:rPr>
        <w:t xml:space="preserve"> moved </w:t>
      </w:r>
      <w:del w:id="1608" w:author="outpost" w:date="2019-03-18T20:30:00Z">
        <w:r w:rsidRPr="0047260E" w:rsidDel="00A978E3">
          <w:rPr>
            <w:lang w:val="en-CA"/>
            <w:rPrChange w:id="1609" w:author="ilia kassianenko" w:date="2019-03-21T21:37:00Z">
              <w:rPr>
                <w:lang w:val="en-CA" w:eastAsia="en-CA"/>
              </w:rPr>
            </w:rPrChange>
          </w:rPr>
          <w:delText xml:space="preserve">for the City of Montreal </w:delText>
        </w:r>
      </w:del>
      <w:r w:rsidRPr="0047260E">
        <w:rPr>
          <w:lang w:val="en-CA"/>
          <w:rPrChange w:id="1610" w:author="ilia kassianenko" w:date="2019-03-21T21:37:00Z">
            <w:rPr>
              <w:lang w:val="en-CA" w:eastAsia="en-CA"/>
            </w:rPr>
          </w:rPrChange>
        </w:rPr>
        <w:t>to</w:t>
      </w:r>
      <w:del w:id="1611" w:author="outpost" w:date="2019-03-18T20:31:00Z">
        <w:r w:rsidRPr="0047260E" w:rsidDel="00A978E3">
          <w:rPr>
            <w:lang w:val="en-CA"/>
            <w:rPrChange w:id="1612" w:author="ilia kassianenko" w:date="2019-03-21T21:37:00Z">
              <w:rPr>
                <w:lang w:val="en-CA" w:eastAsia="en-CA"/>
              </w:rPr>
            </w:rPrChange>
          </w:rPr>
          <w:delText xml:space="preserve"> a</w:delText>
        </w:r>
      </w:del>
      <w:r w:rsidRPr="0047260E">
        <w:rPr>
          <w:lang w:val="en-CA"/>
          <w:rPrChange w:id="1613" w:author="ilia kassianenko" w:date="2019-03-21T21:37:00Z">
            <w:rPr>
              <w:lang w:val="en-CA" w:eastAsia="en-CA"/>
            </w:rPr>
          </w:rPrChange>
        </w:rPr>
        <w:t xml:space="preserve"> designated disposal area depot</w:t>
      </w:r>
      <w:ins w:id="1614" w:author="outpost" w:date="2019-03-18T20:30:00Z">
        <w:r w:rsidR="00A978E3" w:rsidRPr="0047260E">
          <w:rPr>
            <w:lang w:val="en-CA"/>
            <w:rPrChange w:id="1615" w:author="ilia kassianenko" w:date="2019-03-21T21:37:00Z">
              <w:rPr>
                <w:lang w:val="en-CA" w:eastAsia="en-CA"/>
              </w:rPr>
            </w:rPrChange>
          </w:rPr>
          <w:t>s</w:t>
        </w:r>
      </w:ins>
      <w:ins w:id="1616" w:author="outpost" w:date="2019-03-18T21:36:00Z">
        <w:r w:rsidR="00251F7E" w:rsidRPr="0047260E">
          <w:rPr>
            <w:lang w:val="en-CA"/>
            <w:rPrChange w:id="1617" w:author="ilia kassianenko" w:date="2019-03-21T21:37:00Z">
              <w:rPr/>
            </w:rPrChange>
          </w:rPr>
          <w:t xml:space="preserve"> </w:t>
        </w:r>
        <w:r w:rsidR="00251F7E" w:rsidRPr="0047260E">
          <w:rPr>
            <w:rFonts w:eastAsiaTheme="majorEastAsia"/>
            <w:lang w:val="en-CA"/>
            <w:rPrChange w:id="1618" w:author="ilia kassianenko" w:date="2019-03-21T21:37:00Z">
              <w:rPr>
                <w:rFonts w:eastAsiaTheme="majorEastAsia"/>
              </w:rPr>
            </w:rPrChange>
          </w:rPr>
          <w:t>[4*]</w:t>
        </w:r>
      </w:ins>
      <w:ins w:id="1619" w:author="outpost" w:date="2019-03-18T20:30:00Z">
        <w:r w:rsidR="00A978E3" w:rsidRPr="0047260E">
          <w:rPr>
            <w:lang w:val="en-CA"/>
            <w:rPrChange w:id="1620" w:author="ilia kassianenko" w:date="2019-03-21T21:37:00Z">
              <w:rPr>
                <w:lang w:val="en-CA" w:eastAsia="en-CA"/>
              </w:rPr>
            </w:rPrChange>
          </w:rPr>
          <w:t xml:space="preserve"> </w:t>
        </w:r>
      </w:ins>
      <w:ins w:id="1621" w:author="outpost" w:date="2019-03-18T20:31:00Z">
        <w:r w:rsidR="00A978E3" w:rsidRPr="0047260E">
          <w:rPr>
            <w:lang w:val="en-CA"/>
            <w:rPrChange w:id="1622" w:author="ilia kassianenko" w:date="2019-03-21T21:37:00Z">
              <w:rPr>
                <w:lang w:val="en-CA" w:eastAsia="en-CA"/>
              </w:rPr>
            </w:rPrChange>
          </w:rPr>
          <w:t xml:space="preserve">that are </w:t>
        </w:r>
      </w:ins>
      <w:ins w:id="1623" w:author="outpost" w:date="2019-03-18T20:30:00Z">
        <w:r w:rsidR="00A978E3" w:rsidRPr="0047260E">
          <w:rPr>
            <w:lang w:val="en-CA"/>
            <w:rPrChange w:id="1624" w:author="ilia kassianenko" w:date="2019-03-21T21:37:00Z">
              <w:rPr>
                <w:lang w:val="en-CA" w:eastAsia="en-CA"/>
              </w:rPr>
            </w:rPrChange>
          </w:rPr>
          <w:t>operated by the City of Montreal</w:t>
        </w:r>
      </w:ins>
      <w:ins w:id="1625" w:author="outpost" w:date="2019-03-18T20:32:00Z">
        <w:r w:rsidR="00A978E3" w:rsidRPr="0047260E">
          <w:rPr>
            <w:lang w:val="en-CA"/>
            <w:rPrChange w:id="1626" w:author="ilia kassianenko" w:date="2019-03-21T21:37:00Z">
              <w:rPr>
                <w:lang w:val="en-CA" w:eastAsia="en-CA"/>
              </w:rPr>
            </w:rPrChange>
          </w:rPr>
          <w:t xml:space="preserve"> (COM)</w:t>
        </w:r>
      </w:ins>
      <w:ins w:id="1627" w:author="outpost" w:date="2019-03-18T20:28:00Z">
        <w:r w:rsidR="00A978E3" w:rsidRPr="0047260E">
          <w:rPr>
            <w:lang w:val="en-CA"/>
            <w:rPrChange w:id="1628" w:author="ilia kassianenko" w:date="2019-03-21T21:37:00Z">
              <w:rPr>
                <w:lang w:val="en-CA" w:eastAsia="en-CA"/>
              </w:rPr>
            </w:rPrChange>
          </w:rPr>
          <w:t xml:space="preserve">. </w:t>
        </w:r>
      </w:ins>
      <w:ins w:id="1629" w:author="outpost" w:date="2019-03-18T20:31:00Z">
        <w:r w:rsidR="00A978E3" w:rsidRPr="0047260E">
          <w:rPr>
            <w:lang w:val="en-CA"/>
            <w:rPrChange w:id="1630" w:author="ilia kassianenko" w:date="2019-03-21T21:37:00Z">
              <w:rPr>
                <w:lang w:val="en-CA" w:eastAsia="en-CA"/>
              </w:rPr>
            </w:rPrChange>
          </w:rPr>
          <w:t xml:space="preserve">Also, </w:t>
        </w:r>
      </w:ins>
      <w:ins w:id="1631" w:author="outpost" w:date="2019-03-18T21:35:00Z">
        <w:r w:rsidR="00251F7E" w:rsidRPr="0047260E">
          <w:rPr>
            <w:lang w:val="en-CA"/>
            <w:rPrChange w:id="1632" w:author="ilia kassianenko" w:date="2019-03-21T21:37:00Z">
              <w:rPr/>
            </w:rPrChange>
          </w:rPr>
          <w:t>the application</w:t>
        </w:r>
      </w:ins>
      <w:ins w:id="1633" w:author="outpost" w:date="2019-03-18T20:31:00Z">
        <w:r w:rsidR="00A978E3" w:rsidRPr="0047260E">
          <w:rPr>
            <w:lang w:val="en-CA"/>
            <w:rPrChange w:id="1634" w:author="ilia kassianenko" w:date="2019-03-21T21:37:00Z">
              <w:rPr>
                <w:lang w:val="en-CA" w:eastAsia="en-CA"/>
              </w:rPr>
            </w:rPrChange>
          </w:rPr>
          <w:t xml:space="preserve"> includes the establishment of performance metrics for the third parties, which were awarded snow removal contracts by the </w:t>
        </w:r>
      </w:ins>
      <w:ins w:id="1635" w:author="outpost" w:date="2019-03-18T20:36:00Z">
        <w:r w:rsidR="00254149" w:rsidRPr="0047260E">
          <w:rPr>
            <w:lang w:val="en-CA"/>
            <w:rPrChange w:id="1636" w:author="ilia kassianenko" w:date="2019-03-21T21:37:00Z">
              <w:rPr>
                <w:lang w:val="en-CA" w:eastAsia="en-CA"/>
              </w:rPr>
            </w:rPrChange>
          </w:rPr>
          <w:t>COM</w:t>
        </w:r>
      </w:ins>
      <w:ins w:id="1637" w:author="outpost" w:date="2019-03-18T20:31:00Z">
        <w:r w:rsidR="00A978E3" w:rsidRPr="0047260E">
          <w:rPr>
            <w:lang w:val="en-CA"/>
            <w:rPrChange w:id="1638" w:author="ilia kassianenko" w:date="2019-03-21T21:37:00Z">
              <w:rPr>
                <w:lang w:val="en-CA" w:eastAsia="en-CA"/>
              </w:rPr>
            </w:rPrChange>
          </w:rPr>
          <w:t>.</w:t>
        </w:r>
      </w:ins>
    </w:p>
    <w:p w14:paraId="7F582B43" w14:textId="6F137A60" w:rsidR="005B6D07" w:rsidRPr="0047260E" w:rsidRDefault="00320A42">
      <w:pPr>
        <w:jc w:val="both"/>
        <w:rPr>
          <w:ins w:id="1639" w:author="outpost" w:date="2019-03-18T21:43:00Z"/>
          <w:lang w:val="en-CA"/>
          <w:rPrChange w:id="1640" w:author="ilia kassianenko" w:date="2019-03-21T21:37:00Z">
            <w:rPr>
              <w:ins w:id="1641" w:author="outpost" w:date="2019-03-18T21:43:00Z"/>
            </w:rPr>
          </w:rPrChange>
        </w:rPr>
        <w:pPrChange w:id="1642" w:author="outpost" w:date="2019-03-18T21:35: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del w:id="1643" w:author="outpost" w:date="2019-03-18T20:44:00Z">
        <w:r w:rsidRPr="0047260E" w:rsidDel="005B6D07">
          <w:rPr>
            <w:lang w:val="en-CA"/>
            <w:rPrChange w:id="1644" w:author="ilia kassianenko" w:date="2019-03-21T21:37:00Z">
              <w:rPr>
                <w:lang w:val="en-CA" w:eastAsia="en-CA"/>
              </w:rPr>
            </w:rPrChange>
          </w:rPr>
          <w:delText xml:space="preserve"> </w:delText>
        </w:r>
      </w:del>
      <w:ins w:id="1645" w:author="outpost" w:date="2019-03-18T20:37:00Z">
        <w:r w:rsidR="005B6D07" w:rsidRPr="0047260E">
          <w:rPr>
            <w:lang w:val="en-CA"/>
            <w:rPrChange w:id="1646" w:author="ilia kassianenko" w:date="2019-03-21T21:37:00Z">
              <w:rPr>
                <w:lang w:val="en-CA" w:eastAsia="en-CA"/>
              </w:rPr>
            </w:rPrChange>
          </w:rPr>
          <w:t xml:space="preserve">The </w:t>
        </w:r>
      </w:ins>
      <w:ins w:id="1647" w:author="outpost" w:date="2019-03-18T20:38:00Z">
        <w:r w:rsidR="005B6D07" w:rsidRPr="0047260E">
          <w:rPr>
            <w:lang w:val="en-CA"/>
            <w:rPrChange w:id="1648" w:author="ilia kassianenko" w:date="2019-03-21T21:37:00Z">
              <w:rPr>
                <w:lang w:val="en-CA" w:eastAsia="en-CA"/>
              </w:rPr>
            </w:rPrChange>
          </w:rPr>
          <w:t xml:space="preserve">primary </w:t>
        </w:r>
      </w:ins>
      <w:ins w:id="1649" w:author="outpost" w:date="2019-03-18T20:37:00Z">
        <w:r w:rsidR="005B6D07" w:rsidRPr="0047260E">
          <w:rPr>
            <w:lang w:val="en-CA"/>
            <w:rPrChange w:id="1650" w:author="ilia kassianenko" w:date="2019-03-21T21:37:00Z">
              <w:rPr>
                <w:lang w:val="en-CA" w:eastAsia="en-CA"/>
              </w:rPr>
            </w:rPrChange>
          </w:rPr>
          <w:t>target users are COM official and residents.</w:t>
        </w:r>
      </w:ins>
      <w:ins w:id="1651" w:author="outpost" w:date="2019-03-18T20:38:00Z">
        <w:r w:rsidR="005B6D07" w:rsidRPr="0047260E">
          <w:rPr>
            <w:lang w:val="en-CA"/>
            <w:rPrChange w:id="1652" w:author="ilia kassianenko" w:date="2019-03-21T21:37:00Z">
              <w:rPr>
                <w:lang w:val="en-CA" w:eastAsia="en-CA"/>
              </w:rPr>
            </w:rPrChange>
          </w:rPr>
          <w:t xml:space="preserve"> Secondary users are third parties, which plan on bidding on snow removal contracts </w:t>
        </w:r>
      </w:ins>
      <w:ins w:id="1653" w:author="outpost" w:date="2019-03-18T21:04:00Z">
        <w:r w:rsidR="005F31C2" w:rsidRPr="0047260E">
          <w:rPr>
            <w:lang w:val="en-CA"/>
            <w:rPrChange w:id="1654" w:author="ilia kassianenko" w:date="2019-03-21T21:37:00Z">
              <w:rPr/>
            </w:rPrChange>
          </w:rPr>
          <w:t xml:space="preserve">to the COM </w:t>
        </w:r>
      </w:ins>
      <w:ins w:id="1655" w:author="outpost" w:date="2019-03-18T20:38:00Z">
        <w:r w:rsidR="005B6D07" w:rsidRPr="0047260E">
          <w:rPr>
            <w:lang w:val="en-CA"/>
            <w:rPrChange w:id="1656" w:author="ilia kassianenko" w:date="2019-03-21T21:37:00Z">
              <w:rPr>
                <w:lang w:val="en-CA" w:eastAsia="en-CA"/>
              </w:rPr>
            </w:rPrChange>
          </w:rPr>
          <w:t xml:space="preserve">and which are interested </w:t>
        </w:r>
      </w:ins>
      <w:ins w:id="1657" w:author="outpost" w:date="2019-03-18T20:39:00Z">
        <w:r w:rsidR="005B6D07" w:rsidRPr="0047260E">
          <w:rPr>
            <w:lang w:val="en-CA"/>
            <w:rPrChange w:id="1658" w:author="ilia kassianenko" w:date="2019-03-21T21:37:00Z">
              <w:rPr>
                <w:lang w:val="en-CA" w:eastAsia="en-CA"/>
              </w:rPr>
            </w:rPrChange>
          </w:rPr>
          <w:t>gaging their relative performance.</w:t>
        </w:r>
      </w:ins>
    </w:p>
    <w:p w14:paraId="628A8B8D" w14:textId="30556947" w:rsidR="002F4063" w:rsidRPr="0047260E" w:rsidRDefault="002F4063" w:rsidP="002F4063">
      <w:pPr>
        <w:pStyle w:val="Heading3"/>
        <w:numPr>
          <w:ilvl w:val="2"/>
          <w:numId w:val="2"/>
        </w:numPr>
        <w:rPr>
          <w:ins w:id="1659" w:author="outpost" w:date="2019-03-18T21:43:00Z"/>
          <w:lang w:val="en-CA"/>
          <w:rPrChange w:id="1660" w:author="ilia kassianenko" w:date="2019-03-21T21:37:00Z">
            <w:rPr>
              <w:ins w:id="1661" w:author="outpost" w:date="2019-03-18T21:43:00Z"/>
            </w:rPr>
          </w:rPrChange>
        </w:rPr>
      </w:pPr>
      <w:bookmarkStart w:id="1662" w:name="_Toc4082382"/>
      <w:ins w:id="1663" w:author="outpost" w:date="2019-03-18T21:43:00Z">
        <w:r w:rsidRPr="0047260E">
          <w:rPr>
            <w:lang w:val="en-CA"/>
            <w:rPrChange w:id="1664" w:author="ilia kassianenko" w:date="2019-03-21T21:37:00Z">
              <w:rPr/>
            </w:rPrChange>
          </w:rPr>
          <w:t>Existing applications</w:t>
        </w:r>
        <w:bookmarkEnd w:id="1662"/>
      </w:ins>
    </w:p>
    <w:p w14:paraId="36301CCF" w14:textId="656D981F" w:rsidR="00320A42" w:rsidRPr="0047260E" w:rsidDel="005B6D07" w:rsidRDefault="005B6D07">
      <w:pPr>
        <w:jc w:val="both"/>
        <w:rPr>
          <w:del w:id="1665" w:author="outpost" w:date="2019-03-18T20:44:00Z"/>
          <w:lang w:val="en-CA"/>
          <w:rPrChange w:id="1666" w:author="ilia kassianenko" w:date="2019-03-21T21:37:00Z">
            <w:rPr>
              <w:del w:id="1667" w:author="outpost" w:date="2019-03-18T20:44:00Z"/>
              <w:lang w:val="en-CA" w:eastAsia="en-CA"/>
            </w:rPr>
          </w:rPrChange>
        </w:rPr>
        <w:pPrChange w:id="1668" w:author="outpost" w:date="2019-03-18T21:04: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1669" w:author="outpost" w:date="2019-03-18T20:40:00Z">
        <w:r w:rsidRPr="0047260E">
          <w:rPr>
            <w:lang w:val="en-CA"/>
            <w:rPrChange w:id="1670" w:author="ilia kassianenko" w:date="2019-03-21T21:37:00Z">
              <w:rPr>
                <w:lang w:val="en-CA" w:eastAsia="en-CA"/>
              </w:rPr>
            </w:rPrChange>
          </w:rPr>
          <w:t xml:space="preserve">This </w:t>
        </w:r>
      </w:ins>
      <w:ins w:id="1671" w:author="outpost" w:date="2019-03-18T20:43:00Z">
        <w:r w:rsidRPr="0047260E">
          <w:rPr>
            <w:lang w:val="en-CA"/>
            <w:rPrChange w:id="1672" w:author="ilia kassianenko" w:date="2019-03-21T21:37:00Z">
              <w:rPr>
                <w:lang w:val="en-CA" w:eastAsia="en-CA"/>
              </w:rPr>
            </w:rPrChange>
          </w:rPr>
          <w:t>a</w:t>
        </w:r>
        <w:r w:rsidR="005F31C2" w:rsidRPr="0047260E">
          <w:rPr>
            <w:lang w:val="en-CA"/>
            <w:rPrChange w:id="1673" w:author="ilia kassianenko" w:date="2019-03-21T21:37:00Z">
              <w:rPr/>
            </w:rPrChange>
          </w:rPr>
          <w:t>pplication</w:t>
        </w:r>
      </w:ins>
      <w:ins w:id="1674" w:author="outpost" w:date="2019-03-18T21:05:00Z">
        <w:r w:rsidR="005F31C2" w:rsidRPr="0047260E">
          <w:rPr>
            <w:lang w:val="en-CA"/>
            <w:rPrChange w:id="1675" w:author="ilia kassianenko" w:date="2019-03-21T21:37:00Z">
              <w:rPr/>
            </w:rPrChange>
          </w:rPr>
          <w:t xml:space="preserve"> </w:t>
        </w:r>
      </w:ins>
      <w:del w:id="1676" w:author="outpost" w:date="2019-03-18T20:32:00Z">
        <w:r w:rsidR="00320A42" w:rsidRPr="0047260E" w:rsidDel="00A978E3">
          <w:rPr>
            <w:lang w:val="en-CA"/>
            <w:rPrChange w:id="1677" w:author="ilia kassianenko" w:date="2019-03-21T21:37:00Z">
              <w:rPr>
                <w:lang w:val="en-CA" w:eastAsia="en-CA"/>
              </w:rPr>
            </w:rPrChange>
          </w:rPr>
          <w:delText xml:space="preserve">in order to help the city of Montreal as well as the independent snow removers to optimize the snow removal. </w:delText>
        </w:r>
      </w:del>
    </w:p>
    <w:p w14:paraId="18E79DD8" w14:textId="502F8815" w:rsidR="005B6D07" w:rsidRPr="0047260E" w:rsidRDefault="00A850B3">
      <w:pPr>
        <w:jc w:val="both"/>
        <w:rPr>
          <w:ins w:id="1678" w:author="outpost" w:date="2019-03-18T20:46:00Z"/>
          <w:lang w:val="en-CA"/>
          <w:rPrChange w:id="1679" w:author="ilia kassianenko" w:date="2019-03-21T21:37:00Z">
            <w:rPr>
              <w:ins w:id="1680" w:author="outpost" w:date="2019-03-18T20:46:00Z"/>
            </w:rPr>
          </w:rPrChange>
        </w:rPr>
        <w:pPrChange w:id="1681" w:author="outpost" w:date="2019-03-18T21:04:00Z">
          <w:pPr>
            <w:shd w:val="clear" w:color="auto" w:fill="FFFFFF"/>
            <w:spacing w:before="0" w:after="0"/>
          </w:pPr>
        </w:pPrChange>
      </w:pPr>
      <w:del w:id="1682" w:author="outpost" w:date="2019-03-18T20:44:00Z">
        <w:r w:rsidRPr="0047260E" w:rsidDel="005B6D07">
          <w:rPr>
            <w:lang w:val="en-CA"/>
            <w:rPrChange w:id="1683" w:author="ilia kassianenko" w:date="2019-03-21T21:37:00Z">
              <w:rPr>
                <w:bCs/>
                <w:color w:val="575757"/>
                <w:lang w:val="en-CA"/>
              </w:rPr>
            </w:rPrChange>
          </w:rPr>
          <w:delText>Our new application will</w:delText>
        </w:r>
      </w:del>
      <w:proofErr w:type="gramStart"/>
      <w:ins w:id="1684" w:author="outpost" w:date="2019-03-18T21:04:00Z">
        <w:r w:rsidR="005F31C2" w:rsidRPr="0047260E">
          <w:rPr>
            <w:lang w:val="en-CA"/>
            <w:rPrChange w:id="1685" w:author="ilia kassianenko" w:date="2019-03-21T21:37:00Z">
              <w:rPr/>
            </w:rPrChange>
          </w:rPr>
          <w:t>i</w:t>
        </w:r>
      </w:ins>
      <w:ins w:id="1686" w:author="outpost" w:date="2019-03-18T21:05:00Z">
        <w:r w:rsidR="005F31C2" w:rsidRPr="0047260E">
          <w:rPr>
            <w:lang w:val="en-CA"/>
            <w:rPrChange w:id="1687" w:author="ilia kassianenko" w:date="2019-03-21T21:37:00Z">
              <w:rPr/>
            </w:rPrChange>
          </w:rPr>
          <w:t>s</w:t>
        </w:r>
      </w:ins>
      <w:proofErr w:type="gramEnd"/>
      <w:del w:id="1688" w:author="outpost" w:date="2019-03-18T21:05:00Z">
        <w:r w:rsidRPr="0047260E" w:rsidDel="005F31C2">
          <w:rPr>
            <w:lang w:val="en-CA"/>
            <w:rPrChange w:id="1689" w:author="ilia kassianenko" w:date="2019-03-21T21:37:00Z">
              <w:rPr>
                <w:bCs/>
                <w:color w:val="575757"/>
                <w:lang w:val="en-CA"/>
              </w:rPr>
            </w:rPrChange>
          </w:rPr>
          <w:delText xml:space="preserve"> be</w:delText>
        </w:r>
      </w:del>
      <w:r w:rsidRPr="0047260E">
        <w:rPr>
          <w:lang w:val="en-CA"/>
          <w:rPrChange w:id="1690" w:author="ilia kassianenko" w:date="2019-03-21T21:37:00Z">
            <w:rPr>
              <w:bCs/>
              <w:color w:val="575757"/>
              <w:lang w:val="en-CA"/>
            </w:rPr>
          </w:rPrChange>
        </w:rPr>
        <w:t xml:space="preserve"> complementary to </w:t>
      </w:r>
      <w:del w:id="1691" w:author="outpost" w:date="2019-03-18T20:44:00Z">
        <w:r w:rsidRPr="0047260E" w:rsidDel="005B6D07">
          <w:rPr>
            <w:lang w:val="en-CA"/>
            <w:rPrChange w:id="1692" w:author="ilia kassianenko" w:date="2019-03-21T21:37:00Z">
              <w:rPr>
                <w:bCs/>
                <w:color w:val="575757"/>
                <w:lang w:val="en-CA"/>
              </w:rPr>
            </w:rPrChange>
          </w:rPr>
          <w:delText xml:space="preserve">the </w:delText>
        </w:r>
      </w:del>
      <w:r w:rsidRPr="0047260E">
        <w:rPr>
          <w:lang w:val="en-CA"/>
          <w:rPrChange w:id="1693" w:author="ilia kassianenko" w:date="2019-03-21T21:37:00Z">
            <w:rPr>
              <w:bCs/>
              <w:color w:val="575757"/>
              <w:lang w:val="en-CA"/>
            </w:rPr>
          </w:rPrChange>
        </w:rPr>
        <w:t xml:space="preserve">existing </w:t>
      </w:r>
      <w:ins w:id="1694" w:author="outpost" w:date="2019-03-18T20:44:00Z">
        <w:r w:rsidR="005B6D07" w:rsidRPr="0047260E">
          <w:rPr>
            <w:lang w:val="en-CA"/>
            <w:rPrChange w:id="1695" w:author="ilia kassianenko" w:date="2019-03-21T21:37:00Z">
              <w:rPr/>
            </w:rPrChange>
          </w:rPr>
          <w:t xml:space="preserve">COM </w:t>
        </w:r>
      </w:ins>
      <w:r w:rsidRPr="0047260E">
        <w:rPr>
          <w:lang w:val="en-CA"/>
          <w:rPrChange w:id="1696" w:author="ilia kassianenko" w:date="2019-03-21T21:37:00Z">
            <w:rPr>
              <w:bCs/>
              <w:color w:val="575757"/>
              <w:lang w:val="en-CA"/>
            </w:rPr>
          </w:rPrChange>
        </w:rPr>
        <w:t>application</w:t>
      </w:r>
      <w:r w:rsidR="00F05EA4" w:rsidRPr="0047260E">
        <w:rPr>
          <w:lang w:val="en-CA"/>
          <w:rPrChange w:id="1697" w:author="ilia kassianenko" w:date="2019-03-21T21:37:00Z">
            <w:rPr>
              <w:bCs/>
              <w:color w:val="575757"/>
              <w:lang w:val="en-CA"/>
            </w:rPr>
          </w:rPrChange>
        </w:rPr>
        <w:t>s</w:t>
      </w:r>
      <w:ins w:id="1698" w:author="outpost" w:date="2019-03-18T20:44:00Z">
        <w:r w:rsidR="005B6D07" w:rsidRPr="0047260E">
          <w:rPr>
            <w:lang w:val="en-CA"/>
            <w:rPrChange w:id="1699" w:author="ilia kassianenko" w:date="2019-03-21T21:37:00Z">
              <w:rPr/>
            </w:rPrChange>
          </w:rPr>
          <w:t>.</w:t>
        </w:r>
      </w:ins>
      <w:ins w:id="1700" w:author="outpost" w:date="2019-03-18T20:45:00Z">
        <w:r w:rsidR="005B6D07" w:rsidRPr="0047260E">
          <w:rPr>
            <w:lang w:val="en-CA"/>
            <w:rPrChange w:id="1701" w:author="ilia kassianenko" w:date="2019-03-21T21:37:00Z">
              <w:rPr/>
            </w:rPrChange>
          </w:rPr>
          <w:t xml:space="preserve"> Specifically, “s</w:t>
        </w:r>
        <w:r w:rsidR="005F31C2" w:rsidRPr="0047260E">
          <w:rPr>
            <w:lang w:val="en-CA"/>
            <w:rPrChange w:id="1702" w:author="ilia kassianenko" w:date="2019-03-21T21:37:00Z">
              <w:rPr/>
            </w:rPrChange>
          </w:rPr>
          <w:t xml:space="preserve">ince the winter of </w:t>
        </w:r>
        <w:r w:rsidR="005B6D07" w:rsidRPr="0047260E">
          <w:rPr>
            <w:lang w:val="en-CA"/>
            <w:rPrChange w:id="1703" w:author="ilia kassianenko" w:date="2019-03-21T21:37:00Z">
              <w:rPr/>
            </w:rPrChange>
          </w:rPr>
          <w:t>2014, Montréal has used specialized software that feeds the INFO-</w:t>
        </w:r>
        <w:proofErr w:type="spellStart"/>
        <w:r w:rsidR="005B6D07" w:rsidRPr="0047260E">
          <w:rPr>
            <w:lang w:val="en-CA"/>
            <w:rPrChange w:id="1704" w:author="ilia kassianenko" w:date="2019-03-21T21:37:00Z">
              <w:rPr/>
            </w:rPrChange>
          </w:rPr>
          <w:t>Neige</w:t>
        </w:r>
        <w:proofErr w:type="spellEnd"/>
        <w:r w:rsidR="005B6D07" w:rsidRPr="0047260E">
          <w:rPr>
            <w:lang w:val="en-CA"/>
            <w:rPrChange w:id="1705" w:author="ilia kassianenko" w:date="2019-03-21T21:37:00Z">
              <w:rPr/>
            </w:rPrChange>
          </w:rPr>
          <w:t xml:space="preserve"> application (available on the </w:t>
        </w:r>
        <w:proofErr w:type="spellStart"/>
        <w:r w:rsidR="005B6D07" w:rsidRPr="0047260E">
          <w:rPr>
            <w:lang w:val="en-CA"/>
            <w:rPrChange w:id="1706" w:author="ilia kassianenko" w:date="2019-03-21T21:37:00Z">
              <w:rPr/>
            </w:rPrChange>
          </w:rPr>
          <w:t>AppleStore</w:t>
        </w:r>
        <w:proofErr w:type="spellEnd"/>
        <w:r w:rsidR="005B6D07" w:rsidRPr="0047260E">
          <w:rPr>
            <w:lang w:val="en-CA"/>
            <w:rPrChange w:id="1707" w:author="ilia kassianenko" w:date="2019-03-21T21:37:00Z">
              <w:rPr/>
            </w:rPrChange>
          </w:rPr>
          <w:t xml:space="preserve"> and </w:t>
        </w:r>
        <w:proofErr w:type="spellStart"/>
        <w:r w:rsidR="005B6D07" w:rsidRPr="0047260E">
          <w:rPr>
            <w:lang w:val="en-CA"/>
            <w:rPrChange w:id="1708" w:author="ilia kassianenko" w:date="2019-03-21T21:37:00Z">
              <w:rPr/>
            </w:rPrChange>
          </w:rPr>
          <w:t>GooglePlay</w:t>
        </w:r>
        <w:proofErr w:type="spellEnd"/>
        <w:r w:rsidR="005B6D07" w:rsidRPr="0047260E">
          <w:rPr>
            <w:lang w:val="en-CA"/>
            <w:rPrChange w:id="1709" w:author="ilia kassianenko" w:date="2019-03-21T21:37:00Z">
              <w:rPr/>
            </w:rPrChange>
          </w:rPr>
          <w:t>) using open data.</w:t>
        </w:r>
      </w:ins>
      <w:ins w:id="1710" w:author="outpost" w:date="2019-03-18T20:46:00Z">
        <w:r w:rsidR="005B6D07" w:rsidRPr="0047260E">
          <w:rPr>
            <w:lang w:val="en-CA"/>
            <w:rPrChange w:id="1711" w:author="ilia kassianenko" w:date="2019-03-21T21:37:00Z">
              <w:rPr/>
            </w:rPrChange>
          </w:rPr>
          <w:t>” [1</w:t>
        </w:r>
      </w:ins>
      <w:ins w:id="1712" w:author="outpost" w:date="2019-03-18T20:52:00Z">
        <w:r w:rsidR="008021EE" w:rsidRPr="0047260E">
          <w:rPr>
            <w:lang w:val="en-CA"/>
            <w:rPrChange w:id="1713" w:author="ilia kassianenko" w:date="2019-03-21T21:37:00Z">
              <w:rPr/>
            </w:rPrChange>
          </w:rPr>
          <w:t>*</w:t>
        </w:r>
      </w:ins>
      <w:ins w:id="1714" w:author="outpost" w:date="2019-03-18T20:46:00Z">
        <w:r w:rsidR="005B6D07" w:rsidRPr="0047260E">
          <w:rPr>
            <w:lang w:val="en-CA"/>
            <w:rPrChange w:id="1715" w:author="ilia kassianenko" w:date="2019-03-21T21:37:00Z">
              <w:rPr/>
            </w:rPrChange>
          </w:rPr>
          <w:t>]</w:t>
        </w:r>
      </w:ins>
      <w:ins w:id="1716" w:author="outpost" w:date="2019-03-18T21:00:00Z">
        <w:r w:rsidR="005F31C2" w:rsidRPr="0047260E">
          <w:rPr>
            <w:lang w:val="en-CA"/>
            <w:rPrChange w:id="1717" w:author="ilia kassianenko" w:date="2019-03-21T21:37:00Z">
              <w:rPr/>
            </w:rPrChange>
          </w:rPr>
          <w:t xml:space="preserve"> </w:t>
        </w:r>
        <w:proofErr w:type="spellStart"/>
        <w:proofErr w:type="gramStart"/>
        <w:r w:rsidR="005F31C2" w:rsidRPr="0047260E">
          <w:rPr>
            <w:lang w:val="en-CA"/>
            <w:rPrChange w:id="1718" w:author="ilia kassianenko" w:date="2019-03-21T21:37:00Z">
              <w:rPr/>
            </w:rPrChange>
          </w:rPr>
          <w:t>Planif-Neige</w:t>
        </w:r>
        <w:proofErr w:type="spellEnd"/>
        <w:r w:rsidR="005F31C2" w:rsidRPr="0047260E">
          <w:rPr>
            <w:lang w:val="en-CA"/>
            <w:rPrChange w:id="1719" w:author="ilia kassianenko" w:date="2019-03-21T21:37:00Z">
              <w:rPr/>
            </w:rPrChange>
          </w:rPr>
          <w:t xml:space="preserve"> is used by boroughs</w:t>
        </w:r>
        <w:proofErr w:type="gramEnd"/>
        <w:r w:rsidR="005F31C2" w:rsidRPr="0047260E">
          <w:rPr>
            <w:lang w:val="en-CA"/>
            <w:rPrChange w:id="1720" w:author="ilia kassianenko" w:date="2019-03-21T21:37:00Z">
              <w:rPr/>
            </w:rPrChange>
          </w:rPr>
          <w:t xml:space="preserve"> for planning the path of snow loading </w:t>
        </w:r>
      </w:ins>
      <w:ins w:id="1721" w:author="outpost" w:date="2019-03-18T21:13:00Z">
        <w:r w:rsidR="0011589C" w:rsidRPr="0047260E">
          <w:rPr>
            <w:lang w:val="en-CA"/>
            <w:rPrChange w:id="1722" w:author="ilia kassianenko" w:date="2019-03-21T21:37:00Z">
              <w:rPr/>
            </w:rPrChange>
          </w:rPr>
          <w:t>vehicles</w:t>
        </w:r>
      </w:ins>
      <w:ins w:id="1723" w:author="outpost" w:date="2019-03-18T21:00:00Z">
        <w:r w:rsidR="005F31C2" w:rsidRPr="0047260E">
          <w:rPr>
            <w:lang w:val="en-CA"/>
            <w:rPrChange w:id="1724" w:author="ilia kassianenko" w:date="2019-03-21T21:37:00Z">
              <w:rPr/>
            </w:rPrChange>
          </w:rPr>
          <w:t xml:space="preserve"> and it indicate the progress of the operations</w:t>
        </w:r>
      </w:ins>
      <w:ins w:id="1725" w:author="outpost" w:date="2019-03-18T21:03:00Z">
        <w:r w:rsidR="005F31C2" w:rsidRPr="0047260E">
          <w:rPr>
            <w:lang w:val="en-CA"/>
            <w:rPrChange w:id="1726" w:author="ilia kassianenko" w:date="2019-03-21T21:37:00Z">
              <w:rPr/>
            </w:rPrChange>
          </w:rPr>
          <w:t>;</w:t>
        </w:r>
      </w:ins>
      <w:ins w:id="1727" w:author="outpost" w:date="2019-03-18T21:00:00Z">
        <w:r w:rsidR="005F31C2" w:rsidRPr="0047260E">
          <w:rPr>
            <w:lang w:val="en-CA"/>
            <w:rPrChange w:id="1728" w:author="ilia kassianenko" w:date="2019-03-21T21:37:00Z">
              <w:rPr/>
            </w:rPrChange>
          </w:rPr>
          <w:t xml:space="preserve"> </w:t>
        </w:r>
      </w:ins>
      <w:proofErr w:type="spellStart"/>
      <w:ins w:id="1729" w:author="outpost" w:date="2019-03-18T21:01:00Z">
        <w:r w:rsidR="005F31C2" w:rsidRPr="0047260E">
          <w:rPr>
            <w:lang w:val="en-CA"/>
            <w:rPrChange w:id="1730" w:author="ilia kassianenko" w:date="2019-03-21T21:37:00Z">
              <w:rPr/>
            </w:rPrChange>
          </w:rPr>
          <w:t>Planif-Neige</w:t>
        </w:r>
        <w:proofErr w:type="spellEnd"/>
        <w:r w:rsidR="005F31C2" w:rsidRPr="0047260E">
          <w:rPr>
            <w:lang w:val="en-CA"/>
            <w:rPrChange w:id="1731" w:author="ilia kassianenko" w:date="2019-03-21T21:37:00Z">
              <w:rPr/>
            </w:rPrChange>
          </w:rPr>
          <w:t xml:space="preserve"> feeds INFO-</w:t>
        </w:r>
        <w:proofErr w:type="spellStart"/>
        <w:r w:rsidR="005F31C2" w:rsidRPr="0047260E">
          <w:rPr>
            <w:lang w:val="en-CA"/>
            <w:rPrChange w:id="1732" w:author="ilia kassianenko" w:date="2019-03-21T21:37:00Z">
              <w:rPr/>
            </w:rPrChange>
          </w:rPr>
          <w:t>Neige</w:t>
        </w:r>
        <w:proofErr w:type="spellEnd"/>
        <w:r w:rsidR="005F31C2" w:rsidRPr="0047260E">
          <w:rPr>
            <w:lang w:val="en-CA"/>
            <w:rPrChange w:id="1733" w:author="ilia kassianenko" w:date="2019-03-21T21:37:00Z">
              <w:rPr/>
            </w:rPrChange>
          </w:rPr>
          <w:t xml:space="preserve"> and the Web </w:t>
        </w:r>
      </w:ins>
      <w:ins w:id="1734" w:author="outpost" w:date="2019-03-18T21:08:00Z">
        <w:r w:rsidR="0011589C" w:rsidRPr="0047260E">
          <w:rPr>
            <w:lang w:val="en-CA"/>
            <w:rPrChange w:id="1735" w:author="ilia kassianenko" w:date="2019-03-21T21:37:00Z">
              <w:rPr/>
            </w:rPrChange>
          </w:rPr>
          <w:t xml:space="preserve">snow removal map </w:t>
        </w:r>
      </w:ins>
      <w:ins w:id="1736" w:author="outpost" w:date="2019-03-18T21:01:00Z">
        <w:r w:rsidR="005F31C2" w:rsidRPr="0047260E">
          <w:rPr>
            <w:lang w:val="en-CA"/>
            <w:rPrChange w:id="1737" w:author="ilia kassianenko" w:date="2019-03-21T21:37:00Z">
              <w:rPr/>
            </w:rPrChange>
          </w:rPr>
          <w:t>with open data. [2*]</w:t>
        </w:r>
      </w:ins>
    </w:p>
    <w:p w14:paraId="6ECE032B" w14:textId="0F969908" w:rsidR="00FF1A39" w:rsidRPr="0047260E" w:rsidDel="00F6368B" w:rsidRDefault="00F6368B">
      <w:pPr>
        <w:jc w:val="both"/>
        <w:rPr>
          <w:del w:id="1738" w:author="outpost" w:date="2019-03-18T20:46:00Z"/>
          <w:lang w:val="en-CA"/>
          <w:rPrChange w:id="1739" w:author="ilia kassianenko" w:date="2019-03-21T21:37:00Z">
            <w:rPr>
              <w:del w:id="1740" w:author="outpost" w:date="2019-03-18T20:46:00Z"/>
              <w:bCs/>
              <w:color w:val="575757"/>
              <w:lang w:val="en-CA"/>
            </w:rPr>
          </w:rPrChange>
        </w:rPr>
        <w:pPrChange w:id="1741" w:author="outpost" w:date="2019-03-20T20:12:00Z">
          <w:pPr>
            <w:shd w:val="clear" w:color="auto" w:fill="FFFFFF"/>
          </w:pPr>
        </w:pPrChange>
      </w:pPr>
      <w:ins w:id="1742" w:author="outpost" w:date="2019-03-18T20:46:00Z">
        <w:r w:rsidRPr="0047260E">
          <w:rPr>
            <w:lang w:val="en-CA"/>
            <w:rPrChange w:id="1743" w:author="ilia kassianenko" w:date="2019-03-21T21:37:00Z">
              <w:rPr/>
            </w:rPrChange>
          </w:rPr>
          <w:t xml:space="preserve">Additionally, </w:t>
        </w:r>
      </w:ins>
      <w:ins w:id="1744" w:author="outpost" w:date="2019-03-18T20:47:00Z">
        <w:r w:rsidRPr="0047260E">
          <w:rPr>
            <w:lang w:val="en-CA"/>
            <w:rPrChange w:id="1745" w:author="ilia kassianenko" w:date="2019-03-21T21:37:00Z">
              <w:rPr/>
            </w:rPrChange>
          </w:rPr>
          <w:t xml:space="preserve">“since the winter of 2014, Montréal has used specialized management software </w:t>
        </w:r>
      </w:ins>
      <w:ins w:id="1746" w:author="outpost" w:date="2019-03-18T20:57:00Z">
        <w:r w:rsidR="00FD5C76" w:rsidRPr="0047260E">
          <w:rPr>
            <w:lang w:val="en-CA"/>
            <w:rPrChange w:id="1747" w:author="ilia kassianenko" w:date="2019-03-21T21:37:00Z">
              <w:rPr/>
            </w:rPrChange>
          </w:rPr>
          <w:t>[SIT-</w:t>
        </w:r>
        <w:proofErr w:type="spellStart"/>
        <w:r w:rsidR="00FD5C76" w:rsidRPr="0047260E">
          <w:rPr>
            <w:lang w:val="en-CA"/>
            <w:rPrChange w:id="1748" w:author="ilia kassianenko" w:date="2019-03-21T21:37:00Z">
              <w:rPr/>
            </w:rPrChange>
          </w:rPr>
          <w:t>Neige</w:t>
        </w:r>
        <w:proofErr w:type="spellEnd"/>
        <w:r w:rsidR="00FD5C76" w:rsidRPr="0047260E">
          <w:rPr>
            <w:lang w:val="en-CA"/>
            <w:rPrChange w:id="1749" w:author="ilia kassianenko" w:date="2019-03-21T21:37:00Z">
              <w:rPr/>
            </w:rPrChange>
          </w:rPr>
          <w:t xml:space="preserve"> (</w:t>
        </w:r>
        <w:proofErr w:type="spellStart"/>
        <w:r w:rsidR="00FD5C76" w:rsidRPr="0047260E">
          <w:rPr>
            <w:lang w:val="en-CA"/>
            <w:rPrChange w:id="1750" w:author="ilia kassianenko" w:date="2019-03-21T21:37:00Z">
              <w:rPr/>
            </w:rPrChange>
          </w:rPr>
          <w:t>Système</w:t>
        </w:r>
        <w:proofErr w:type="spellEnd"/>
        <w:r w:rsidR="00FD5C76" w:rsidRPr="0047260E">
          <w:rPr>
            <w:lang w:val="en-CA"/>
            <w:rPrChange w:id="1751" w:author="ilia kassianenko" w:date="2019-03-21T21:37:00Z">
              <w:rPr/>
            </w:rPrChange>
          </w:rPr>
          <w:t xml:space="preserve"> Intelligent de Transport de la </w:t>
        </w:r>
        <w:proofErr w:type="spellStart"/>
        <w:r w:rsidR="00FD5C76" w:rsidRPr="0047260E">
          <w:rPr>
            <w:lang w:val="en-CA"/>
            <w:rPrChange w:id="1752" w:author="ilia kassianenko" w:date="2019-03-21T21:37:00Z">
              <w:rPr/>
            </w:rPrChange>
          </w:rPr>
          <w:t>Neige</w:t>
        </w:r>
        <w:proofErr w:type="spellEnd"/>
        <w:r w:rsidR="00FD5C76" w:rsidRPr="0047260E">
          <w:rPr>
            <w:lang w:val="en-CA"/>
            <w:rPrChange w:id="1753" w:author="ilia kassianenko" w:date="2019-03-21T21:37:00Z">
              <w:rPr/>
            </w:rPrChange>
          </w:rPr>
          <w:t xml:space="preserve">)] </w:t>
        </w:r>
      </w:ins>
      <w:ins w:id="1754" w:author="outpost" w:date="2019-03-18T20:47:00Z">
        <w:r w:rsidRPr="0047260E">
          <w:rPr>
            <w:lang w:val="en-CA"/>
            <w:rPrChange w:id="1755" w:author="ilia kassianenko" w:date="2019-03-21T21:37:00Z">
              <w:rPr/>
            </w:rPrChange>
          </w:rPr>
          <w:t>to optimize snow removal operations (loading, transportation and elimination) and monitor billing.”[1</w:t>
        </w:r>
      </w:ins>
      <w:ins w:id="1756" w:author="outpost" w:date="2019-03-18T20:52:00Z">
        <w:r w:rsidR="008021EE" w:rsidRPr="0047260E">
          <w:rPr>
            <w:lang w:val="en-CA"/>
            <w:rPrChange w:id="1757" w:author="ilia kassianenko" w:date="2019-03-21T21:37:00Z">
              <w:rPr/>
            </w:rPrChange>
          </w:rPr>
          <w:t>*</w:t>
        </w:r>
      </w:ins>
      <w:ins w:id="1758" w:author="outpost" w:date="2019-03-18T20:47:00Z">
        <w:r w:rsidRPr="0047260E">
          <w:rPr>
            <w:lang w:val="en-CA"/>
            <w:rPrChange w:id="1759" w:author="ilia kassianenko" w:date="2019-03-21T21:37:00Z">
              <w:rPr/>
            </w:rPrChange>
          </w:rPr>
          <w:t>]</w:t>
        </w:r>
      </w:ins>
      <w:ins w:id="1760" w:author="outpost" w:date="2019-03-18T21:01:00Z">
        <w:r w:rsidR="005F31C2" w:rsidRPr="0047260E">
          <w:rPr>
            <w:lang w:val="en-CA"/>
            <w:rPrChange w:id="1761" w:author="ilia kassianenko" w:date="2019-03-21T21:37:00Z">
              <w:rPr/>
            </w:rPrChange>
          </w:rPr>
          <w:t xml:space="preserve"> </w:t>
        </w:r>
      </w:ins>
      <w:ins w:id="1762" w:author="outpost" w:date="2019-03-18T21:02:00Z">
        <w:r w:rsidR="005F31C2" w:rsidRPr="0047260E">
          <w:rPr>
            <w:lang w:val="en-CA"/>
            <w:rPrChange w:id="1763" w:author="ilia kassianenko" w:date="2019-03-21T21:37:00Z">
              <w:rPr/>
            </w:rPrChange>
          </w:rPr>
          <w:t>SIT-</w:t>
        </w:r>
        <w:proofErr w:type="spellStart"/>
        <w:r w:rsidR="005F31C2" w:rsidRPr="0047260E">
          <w:rPr>
            <w:lang w:val="en-CA"/>
            <w:rPrChange w:id="1764" w:author="ilia kassianenko" w:date="2019-03-21T21:37:00Z">
              <w:rPr/>
            </w:rPrChange>
          </w:rPr>
          <w:t>Neige</w:t>
        </w:r>
        <w:proofErr w:type="spellEnd"/>
        <w:r w:rsidR="005F31C2" w:rsidRPr="0047260E">
          <w:rPr>
            <w:lang w:val="en-CA"/>
            <w:rPrChange w:id="1765" w:author="ilia kassianenko" w:date="2019-03-21T21:37:00Z">
              <w:rPr/>
            </w:rPrChange>
          </w:rPr>
          <w:t xml:space="preserve"> includes a system and telemetry equipment, which is used to manage the transactions </w:t>
        </w:r>
      </w:ins>
      <w:ins w:id="1766" w:author="outpost" w:date="2019-03-18T21:03:00Z">
        <w:r w:rsidR="005F31C2" w:rsidRPr="0047260E">
          <w:rPr>
            <w:lang w:val="en-CA"/>
            <w:rPrChange w:id="1767" w:author="ilia kassianenko" w:date="2019-03-21T21:37:00Z">
              <w:rPr/>
            </w:rPrChange>
          </w:rPr>
          <w:t xml:space="preserve">related to snow loading and removal; </w:t>
        </w:r>
      </w:ins>
      <w:ins w:id="1768" w:author="outpost" w:date="2019-03-18T21:05:00Z">
        <w:r w:rsidR="005F31C2" w:rsidRPr="0047260E">
          <w:rPr>
            <w:lang w:val="en-CA"/>
            <w:rPrChange w:id="1769" w:author="ilia kassianenko" w:date="2019-03-21T21:37:00Z">
              <w:rPr/>
            </w:rPrChange>
          </w:rPr>
          <w:t>GPS</w:t>
        </w:r>
      </w:ins>
      <w:ins w:id="1770" w:author="outpost" w:date="2019-03-18T21:07:00Z">
        <w:r w:rsidR="0011589C" w:rsidRPr="0047260E">
          <w:rPr>
            <w:lang w:val="en-CA"/>
            <w:rPrChange w:id="1771" w:author="ilia kassianenko" w:date="2019-03-21T21:37:00Z">
              <w:rPr/>
            </w:rPrChange>
          </w:rPr>
          <w:t xml:space="preserve"> equipment </w:t>
        </w:r>
      </w:ins>
      <w:ins w:id="1772" w:author="outpost" w:date="2019-03-18T21:06:00Z">
        <w:r w:rsidR="00921391" w:rsidRPr="0047260E">
          <w:rPr>
            <w:lang w:val="en-CA"/>
            <w:rPrChange w:id="1773" w:author="ilia kassianenko" w:date="2019-03-21T21:37:00Z">
              <w:rPr/>
            </w:rPrChange>
          </w:rPr>
          <w:t>allows</w:t>
        </w:r>
      </w:ins>
      <w:ins w:id="1774" w:author="outpost" w:date="2019-03-18T21:07:00Z">
        <w:r w:rsidR="0011589C" w:rsidRPr="0047260E">
          <w:rPr>
            <w:lang w:val="en-CA"/>
            <w:rPrChange w:id="1775" w:author="ilia kassianenko" w:date="2019-03-21T21:37:00Z">
              <w:rPr/>
            </w:rPrChange>
          </w:rPr>
          <w:t xml:space="preserve"> to feed</w:t>
        </w:r>
      </w:ins>
      <w:ins w:id="1776" w:author="outpost" w:date="2019-03-18T21:06:00Z">
        <w:r w:rsidR="00921391" w:rsidRPr="0047260E">
          <w:rPr>
            <w:lang w:val="en-CA"/>
            <w:rPrChange w:id="1777" w:author="ilia kassianenko" w:date="2019-03-21T21:37:00Z">
              <w:rPr/>
            </w:rPrChange>
          </w:rPr>
          <w:t xml:space="preserve"> the location of snow blowers </w:t>
        </w:r>
      </w:ins>
      <w:ins w:id="1778" w:author="outpost" w:date="2019-03-18T21:07:00Z">
        <w:r w:rsidR="0011589C" w:rsidRPr="0047260E">
          <w:rPr>
            <w:lang w:val="en-CA"/>
            <w:rPrChange w:id="1779" w:author="ilia kassianenko" w:date="2019-03-21T21:37:00Z">
              <w:rPr/>
            </w:rPrChange>
          </w:rPr>
          <w:t xml:space="preserve">to </w:t>
        </w:r>
      </w:ins>
      <w:ins w:id="1780" w:author="outpost" w:date="2019-03-18T21:08:00Z">
        <w:r w:rsidR="0011589C" w:rsidRPr="0047260E">
          <w:rPr>
            <w:lang w:val="en-CA"/>
            <w:rPrChange w:id="1781" w:author="ilia kassianenko" w:date="2019-03-21T21:37:00Z">
              <w:rPr/>
            </w:rPrChange>
          </w:rPr>
          <w:t>INFO-</w:t>
        </w:r>
        <w:proofErr w:type="spellStart"/>
        <w:r w:rsidR="0011589C" w:rsidRPr="0047260E">
          <w:rPr>
            <w:lang w:val="en-CA"/>
            <w:rPrChange w:id="1782" w:author="ilia kassianenko" w:date="2019-03-21T21:37:00Z">
              <w:rPr/>
            </w:rPrChange>
          </w:rPr>
          <w:t>Neige</w:t>
        </w:r>
        <w:proofErr w:type="spellEnd"/>
        <w:r w:rsidR="0011589C" w:rsidRPr="0047260E">
          <w:rPr>
            <w:lang w:val="en-CA"/>
            <w:rPrChange w:id="1783" w:author="ilia kassianenko" w:date="2019-03-21T21:37:00Z">
              <w:rPr/>
            </w:rPrChange>
          </w:rPr>
          <w:t xml:space="preserve"> and snow removal map </w:t>
        </w:r>
      </w:ins>
      <w:ins w:id="1784" w:author="outpost" w:date="2019-03-18T21:07:00Z">
        <w:r w:rsidR="0011589C" w:rsidRPr="0047260E">
          <w:rPr>
            <w:lang w:val="en-CA"/>
            <w:rPrChange w:id="1785" w:author="ilia kassianenko" w:date="2019-03-21T21:37:00Z">
              <w:rPr/>
            </w:rPrChange>
          </w:rPr>
          <w:t>application</w:t>
        </w:r>
      </w:ins>
      <w:ins w:id="1786" w:author="outpost" w:date="2019-03-18T21:08:00Z">
        <w:r w:rsidR="0011589C" w:rsidRPr="0047260E">
          <w:rPr>
            <w:lang w:val="en-CA"/>
            <w:rPrChange w:id="1787" w:author="ilia kassianenko" w:date="2019-03-21T21:37:00Z">
              <w:rPr/>
            </w:rPrChange>
          </w:rPr>
          <w:t>s. [2*]</w:t>
        </w:r>
      </w:ins>
      <w:del w:id="1788" w:author="outpost" w:date="2019-03-18T20:44:00Z">
        <w:r w:rsidR="00A850B3" w:rsidRPr="0047260E" w:rsidDel="005B6D07">
          <w:rPr>
            <w:lang w:val="en-CA"/>
            <w:rPrChange w:id="1789" w:author="ilia kassianenko" w:date="2019-03-21T21:37:00Z">
              <w:rPr>
                <w:bCs/>
                <w:color w:val="575757"/>
                <w:lang w:val="en-CA"/>
              </w:rPr>
            </w:rPrChange>
          </w:rPr>
          <w:delText>:</w:delText>
        </w:r>
      </w:del>
    </w:p>
    <w:p w14:paraId="705C7DE2" w14:textId="5E7783C6" w:rsidR="00FF1A39" w:rsidRPr="0047260E" w:rsidDel="00F6368B" w:rsidRDefault="00FF1A39">
      <w:pPr>
        <w:shd w:val="clear" w:color="auto" w:fill="FFFFFF"/>
        <w:spacing w:after="0"/>
        <w:jc w:val="both"/>
        <w:rPr>
          <w:del w:id="1790" w:author="outpost" w:date="2019-03-18T20:46:00Z"/>
          <w:rFonts w:cs="Arial"/>
          <w:b/>
          <w:bCs/>
          <w:color w:val="575757"/>
          <w:szCs w:val="22"/>
          <w:lang w:val="en-CA"/>
          <w:rPrChange w:id="1791" w:author="ilia kassianenko" w:date="2019-03-21T21:37:00Z">
            <w:rPr>
              <w:del w:id="1792" w:author="outpost" w:date="2019-03-18T20:46:00Z"/>
              <w:rFonts w:cs="Arial"/>
              <w:b/>
              <w:bCs/>
              <w:color w:val="575757"/>
              <w:szCs w:val="22"/>
            </w:rPr>
          </w:rPrChange>
        </w:rPr>
        <w:pPrChange w:id="1793" w:author="outpost" w:date="2019-03-20T20:12:00Z">
          <w:pPr>
            <w:shd w:val="clear" w:color="auto" w:fill="FFFFFF"/>
            <w:spacing w:after="0"/>
          </w:pPr>
        </w:pPrChange>
      </w:pPr>
      <w:del w:id="1794" w:author="outpost" w:date="2019-03-18T20:46:00Z">
        <w:r w:rsidRPr="0047260E" w:rsidDel="00F6368B">
          <w:rPr>
            <w:rFonts w:cs="Arial"/>
            <w:b/>
            <w:bCs/>
            <w:color w:val="575757"/>
            <w:szCs w:val="22"/>
            <w:lang w:val="en-CA"/>
            <w:rPrChange w:id="1795" w:author="ilia kassianenko" w:date="2019-03-21T21:37:00Z">
              <w:rPr>
                <w:rFonts w:cs="Arial"/>
                <w:b/>
                <w:bCs/>
                <w:color w:val="575757"/>
                <w:szCs w:val="22"/>
              </w:rPr>
            </w:rPrChange>
          </w:rPr>
          <w:delText>Loading</w:delText>
        </w:r>
      </w:del>
    </w:p>
    <w:p w14:paraId="27562B48" w14:textId="2A44B19B" w:rsidR="00FF1A39" w:rsidRPr="0047260E" w:rsidDel="00F6368B" w:rsidRDefault="00FF1A39">
      <w:pPr>
        <w:shd w:val="clear" w:color="auto" w:fill="FFFFFF"/>
        <w:spacing w:before="0" w:after="0"/>
        <w:jc w:val="both"/>
        <w:rPr>
          <w:del w:id="1796" w:author="outpost" w:date="2019-03-18T20:46:00Z"/>
          <w:rFonts w:cs="Arial"/>
          <w:color w:val="575757"/>
          <w:szCs w:val="22"/>
          <w:lang w:val="en-CA"/>
          <w:rPrChange w:id="1797" w:author="ilia kassianenko" w:date="2019-03-21T21:37:00Z">
            <w:rPr>
              <w:del w:id="1798" w:author="outpost" w:date="2019-03-18T20:46:00Z"/>
              <w:rFonts w:cs="Arial"/>
              <w:color w:val="575757"/>
              <w:szCs w:val="22"/>
            </w:rPr>
          </w:rPrChange>
        </w:rPr>
        <w:pPrChange w:id="1799" w:author="outpost" w:date="2019-03-20T20:12:00Z">
          <w:pPr>
            <w:shd w:val="clear" w:color="auto" w:fill="FFFFFF"/>
            <w:spacing w:before="0" w:after="0"/>
          </w:pPr>
        </w:pPrChange>
      </w:pPr>
      <w:del w:id="1800" w:author="outpost" w:date="2019-03-18T20:46:00Z">
        <w:r w:rsidRPr="0047260E" w:rsidDel="00F6368B">
          <w:rPr>
            <w:rFonts w:cs="Arial"/>
            <w:color w:val="575757"/>
            <w:szCs w:val="22"/>
            <w:lang w:val="en-CA"/>
            <w:rPrChange w:id="1801" w:author="ilia kassianenko" w:date="2019-03-21T21:37:00Z">
              <w:rPr>
                <w:rFonts w:cs="Arial"/>
                <w:color w:val="575757"/>
                <w:szCs w:val="22"/>
              </w:rPr>
            </w:rPrChange>
          </w:rPr>
          <w:delText>Snow loading involves picking up snow that was plowed to the side of the road during the loading operations. Snow loading depends on the amount of snow that has fallen, as well as the weather forecast.</w:delText>
        </w:r>
      </w:del>
    </w:p>
    <w:p w14:paraId="2FC73D74" w14:textId="01CE3F6E" w:rsidR="00F05EA4" w:rsidRPr="0047260E" w:rsidDel="00F6368B" w:rsidRDefault="00F05EA4">
      <w:pPr>
        <w:shd w:val="clear" w:color="auto" w:fill="FFFFFF"/>
        <w:spacing w:before="0" w:after="0"/>
        <w:jc w:val="both"/>
        <w:rPr>
          <w:del w:id="1802" w:author="outpost" w:date="2019-03-18T20:46:00Z"/>
          <w:rFonts w:cs="Arial"/>
          <w:i/>
          <w:color w:val="000000"/>
          <w:szCs w:val="22"/>
          <w:lang w:val="en-CA" w:eastAsia="en-CA"/>
          <w:rPrChange w:id="1803" w:author="ilia kassianenko" w:date="2019-03-21T21:37:00Z">
            <w:rPr>
              <w:del w:id="1804" w:author="outpost" w:date="2019-03-18T20:46:00Z"/>
              <w:rFonts w:cs="Arial"/>
              <w:i/>
              <w:color w:val="000000"/>
              <w:szCs w:val="22"/>
              <w:lang w:val="fr-CA" w:eastAsia="en-CA"/>
            </w:rPr>
          </w:rPrChange>
        </w:rPr>
        <w:pPrChange w:id="1805" w:author="outpost" w:date="2019-03-20T20:12:00Z">
          <w:pPr>
            <w:shd w:val="clear" w:color="auto" w:fill="FFFFFF"/>
            <w:spacing w:before="0" w:after="0"/>
          </w:pPr>
        </w:pPrChange>
      </w:pPr>
      <w:moveFromRangeStart w:id="1806" w:author="outpost" w:date="2019-03-18T20:45:00Z" w:name="move3834323"/>
      <w:moveFrom w:id="1807" w:author="outpost" w:date="2019-03-18T20:45:00Z">
        <w:del w:id="1808" w:author="outpost" w:date="2019-03-18T20:46:00Z">
          <w:r w:rsidRPr="0047260E" w:rsidDel="00F6368B">
            <w:rPr>
              <w:rFonts w:cs="Arial"/>
              <w:i/>
              <w:color w:val="000000"/>
              <w:szCs w:val="22"/>
              <w:lang w:val="en-CA" w:eastAsia="en-CA"/>
              <w:rPrChange w:id="1809" w:author="ilia kassianenko" w:date="2019-03-21T21:37:00Z">
                <w:rPr>
                  <w:rFonts w:cs="Arial"/>
                  <w:i/>
                  <w:color w:val="000000"/>
                  <w:szCs w:val="22"/>
                  <w:lang w:val="fr-CA" w:eastAsia="en-CA"/>
                </w:rPr>
              </w:rPrChange>
            </w:rPr>
            <w:delText xml:space="preserve">– </w:delText>
          </w:r>
          <w:r w:rsidRPr="0047260E" w:rsidDel="00F6368B">
            <w:rPr>
              <w:rFonts w:cs="Arial"/>
              <w:b/>
              <w:i/>
              <w:color w:val="000000"/>
              <w:szCs w:val="22"/>
              <w:lang w:val="en-CA" w:eastAsia="en-CA"/>
              <w:rPrChange w:id="1810" w:author="ilia kassianenko" w:date="2019-03-21T21:37:00Z">
                <w:rPr>
                  <w:rFonts w:cs="Arial"/>
                  <w:b/>
                  <w:i/>
                  <w:color w:val="000000"/>
                  <w:szCs w:val="22"/>
                  <w:lang w:val="fr-CA" w:eastAsia="en-CA"/>
                </w:rPr>
              </w:rPrChange>
            </w:rPr>
            <w:delText>Planif-Neige</w:delText>
          </w:r>
          <w:r w:rsidRPr="0047260E" w:rsidDel="00F6368B">
            <w:rPr>
              <w:rFonts w:cs="Arial"/>
              <w:i/>
              <w:color w:val="000000"/>
              <w:szCs w:val="22"/>
              <w:lang w:val="en-CA" w:eastAsia="en-CA"/>
              <w:rPrChange w:id="1811" w:author="ilia kassianenko" w:date="2019-03-21T21:37:00Z">
                <w:rPr>
                  <w:rFonts w:cs="Arial"/>
                  <w:i/>
                  <w:color w:val="000000"/>
                  <w:szCs w:val="22"/>
                  <w:lang w:val="fr-CA" w:eastAsia="en-CA"/>
                </w:rPr>
              </w:rPrChange>
            </w:rPr>
            <w:delText xml:space="preserve"> est utilisé par les arrondissements pour planifier les parcours de chargement de la neige. Il indique l’avancement des opérations. Planif-Neige alimente les applications telles qu’INFO-Neige MTL et la carte Web par les données ouvertes.</w:delText>
          </w:r>
        </w:del>
      </w:moveFrom>
    </w:p>
    <w:moveFromRangeEnd w:id="1806"/>
    <w:p w14:paraId="098D4BE2" w14:textId="36DBAA32" w:rsidR="00FF1A39" w:rsidRPr="0047260E" w:rsidDel="00F6368B" w:rsidRDefault="00FF1A39">
      <w:pPr>
        <w:pStyle w:val="well"/>
        <w:pBdr>
          <w:top w:val="single" w:sz="6" w:space="14" w:color="E3E3E3"/>
          <w:left w:val="single" w:sz="6" w:space="14" w:color="E3E3E3"/>
          <w:bottom w:val="single" w:sz="6" w:space="14" w:color="E3E3E3"/>
          <w:right w:val="single" w:sz="6" w:space="14" w:color="E3E3E3"/>
        </w:pBdr>
        <w:shd w:val="clear" w:color="auto" w:fill="F5F5F5"/>
        <w:spacing w:before="0" w:beforeAutospacing="0" w:after="0" w:afterAutospacing="0"/>
        <w:jc w:val="both"/>
        <w:rPr>
          <w:del w:id="1812" w:author="outpost" w:date="2019-03-18T20:46:00Z"/>
          <w:rFonts w:ascii="Arial" w:hAnsi="Arial" w:cs="Arial"/>
          <w:color w:val="575757"/>
          <w:sz w:val="22"/>
          <w:szCs w:val="22"/>
          <w:rPrChange w:id="1813" w:author="ilia kassianenko" w:date="2019-03-21T21:37:00Z">
            <w:rPr>
              <w:del w:id="1814" w:author="outpost" w:date="2019-03-18T20:46:00Z"/>
              <w:rFonts w:ascii="Arial" w:hAnsi="Arial" w:cs="Arial"/>
              <w:color w:val="575757"/>
              <w:sz w:val="22"/>
              <w:szCs w:val="22"/>
            </w:rPr>
          </w:rPrChange>
        </w:rPr>
        <w:pPrChange w:id="1815" w:author="outpost" w:date="2019-03-20T20:12:00Z">
          <w:pPr>
            <w:pStyle w:val="well"/>
            <w:pBdr>
              <w:top w:val="single" w:sz="6" w:space="14" w:color="E3E3E3"/>
              <w:left w:val="single" w:sz="6" w:space="14" w:color="E3E3E3"/>
              <w:bottom w:val="single" w:sz="6" w:space="14" w:color="E3E3E3"/>
              <w:right w:val="single" w:sz="6" w:space="14" w:color="E3E3E3"/>
            </w:pBdr>
            <w:shd w:val="clear" w:color="auto" w:fill="F5F5F5"/>
            <w:spacing w:before="0" w:beforeAutospacing="0" w:after="0" w:afterAutospacing="0"/>
          </w:pPr>
        </w:pPrChange>
      </w:pPr>
      <w:del w:id="1816" w:author="outpost" w:date="2019-03-18T20:46:00Z">
        <w:r w:rsidRPr="0047260E" w:rsidDel="00F6368B">
          <w:rPr>
            <w:rFonts w:ascii="Arial" w:hAnsi="Arial" w:cs="Arial"/>
            <w:color w:val="575757"/>
            <w:sz w:val="22"/>
            <w:szCs w:val="22"/>
            <w:rPrChange w:id="1817" w:author="ilia kassianenko" w:date="2019-03-21T21:37:00Z">
              <w:rPr>
                <w:rFonts w:ascii="Arial" w:hAnsi="Arial" w:cs="Arial"/>
                <w:color w:val="575757"/>
                <w:sz w:val="22"/>
                <w:szCs w:val="22"/>
              </w:rPr>
            </w:rPrChange>
          </w:rPr>
          <w:delText>Since the winter of  2014, Montréal has used specialized software that feeds the INFO-Neige application (available on the </w:delText>
        </w:r>
        <w:r w:rsidR="00E477DB" w:rsidRPr="0047260E" w:rsidDel="00F6368B">
          <w:rPr>
            <w:rPrChange w:id="1818" w:author="ilia kassianenko" w:date="2019-03-21T21:37:00Z">
              <w:rPr/>
            </w:rPrChange>
          </w:rPr>
          <w:fldChar w:fldCharType="begin"/>
        </w:r>
        <w:r w:rsidR="00E477DB" w:rsidRPr="0047260E" w:rsidDel="00F6368B">
          <w:rPr>
            <w:rPrChange w:id="1819" w:author="ilia kassianenko" w:date="2019-03-21T21:37:00Z">
              <w:rPr/>
            </w:rPrChange>
          </w:rPr>
          <w:delInstrText xml:space="preserve"> HYPERLINK "https://itunes.apple.com/ca/app/info-neige-mtl/id935347695?mt=8" \t "_blank" </w:delInstrText>
        </w:r>
        <w:r w:rsidR="00E477DB" w:rsidRPr="0047260E" w:rsidDel="00F6368B">
          <w:rPr>
            <w:rPrChange w:id="1820" w:author="ilia kassianenko" w:date="2019-03-21T21:37:00Z">
              <w:rPr/>
            </w:rPrChange>
          </w:rPr>
          <w:fldChar w:fldCharType="separate"/>
        </w:r>
        <w:r w:rsidRPr="0047260E" w:rsidDel="00F6368B">
          <w:rPr>
            <w:rStyle w:val="Hyperlink"/>
            <w:rFonts w:ascii="Arial" w:eastAsiaTheme="majorEastAsia" w:hAnsi="Arial" w:cs="Arial"/>
            <w:color w:val="337AB7"/>
            <w:sz w:val="22"/>
            <w:szCs w:val="22"/>
            <w:rPrChange w:id="1821" w:author="ilia kassianenko" w:date="2019-03-21T21:37:00Z">
              <w:rPr>
                <w:rStyle w:val="Hyperlink"/>
                <w:rFonts w:ascii="Arial" w:eastAsiaTheme="majorEastAsia" w:hAnsi="Arial" w:cs="Arial"/>
                <w:color w:val="337AB7"/>
                <w:sz w:val="22"/>
                <w:szCs w:val="22"/>
              </w:rPr>
            </w:rPrChange>
          </w:rPr>
          <w:delText>AppleStore</w:delText>
        </w:r>
        <w:r w:rsidR="00E477DB" w:rsidRPr="0047260E" w:rsidDel="00F6368B">
          <w:rPr>
            <w:rStyle w:val="Hyperlink"/>
            <w:rFonts w:eastAsiaTheme="majorEastAsia" w:cs="Arial"/>
            <w:color w:val="337AB7"/>
            <w:szCs w:val="22"/>
            <w:rPrChange w:id="1822" w:author="ilia kassianenko" w:date="2019-03-21T21:37:00Z">
              <w:rPr>
                <w:rStyle w:val="Hyperlink"/>
                <w:rFonts w:eastAsiaTheme="majorEastAsia" w:cs="Arial"/>
                <w:color w:val="337AB7"/>
                <w:szCs w:val="22"/>
              </w:rPr>
            </w:rPrChange>
          </w:rPr>
          <w:fldChar w:fldCharType="end"/>
        </w:r>
        <w:r w:rsidRPr="0047260E" w:rsidDel="00F6368B">
          <w:rPr>
            <w:rFonts w:ascii="Arial" w:hAnsi="Arial" w:cs="Arial"/>
            <w:color w:val="575757"/>
            <w:sz w:val="22"/>
            <w:szCs w:val="22"/>
            <w:rPrChange w:id="1823" w:author="ilia kassianenko" w:date="2019-03-21T21:37:00Z">
              <w:rPr>
                <w:rFonts w:ascii="Arial" w:hAnsi="Arial" w:cs="Arial"/>
                <w:color w:val="575757"/>
                <w:sz w:val="22"/>
                <w:szCs w:val="22"/>
              </w:rPr>
            </w:rPrChange>
          </w:rPr>
          <w:delText> and </w:delText>
        </w:r>
        <w:r w:rsidR="00E477DB" w:rsidRPr="0047260E" w:rsidDel="00F6368B">
          <w:rPr>
            <w:rPrChange w:id="1824" w:author="ilia kassianenko" w:date="2019-03-21T21:37:00Z">
              <w:rPr/>
            </w:rPrChange>
          </w:rPr>
          <w:fldChar w:fldCharType="begin"/>
        </w:r>
        <w:r w:rsidR="00E477DB" w:rsidRPr="0047260E" w:rsidDel="00F6368B">
          <w:rPr>
            <w:rPrChange w:id="1825" w:author="ilia kassianenko" w:date="2019-03-21T21:37:00Z">
              <w:rPr/>
            </w:rPrChange>
          </w:rPr>
          <w:delInstrText xml:space="preserve"> HYPERLINK "https://play.google.com/store/apps/details?id=com.heritagesoftware.infoneige" \t "_blank" </w:delInstrText>
        </w:r>
        <w:r w:rsidR="00E477DB" w:rsidRPr="0047260E" w:rsidDel="00F6368B">
          <w:rPr>
            <w:rPrChange w:id="1826" w:author="ilia kassianenko" w:date="2019-03-21T21:37:00Z">
              <w:rPr/>
            </w:rPrChange>
          </w:rPr>
          <w:fldChar w:fldCharType="separate"/>
        </w:r>
        <w:r w:rsidRPr="0047260E" w:rsidDel="00F6368B">
          <w:rPr>
            <w:rStyle w:val="Hyperlink"/>
            <w:rFonts w:ascii="Arial" w:eastAsiaTheme="majorEastAsia" w:hAnsi="Arial" w:cs="Arial"/>
            <w:color w:val="337AB7"/>
            <w:sz w:val="22"/>
            <w:szCs w:val="22"/>
            <w:rPrChange w:id="1827" w:author="ilia kassianenko" w:date="2019-03-21T21:37:00Z">
              <w:rPr>
                <w:rStyle w:val="Hyperlink"/>
                <w:rFonts w:ascii="Arial" w:eastAsiaTheme="majorEastAsia" w:hAnsi="Arial" w:cs="Arial"/>
                <w:color w:val="337AB7"/>
                <w:sz w:val="22"/>
                <w:szCs w:val="22"/>
              </w:rPr>
            </w:rPrChange>
          </w:rPr>
          <w:delText>GooglePlay</w:delText>
        </w:r>
        <w:r w:rsidR="00E477DB" w:rsidRPr="0047260E" w:rsidDel="00F6368B">
          <w:rPr>
            <w:rStyle w:val="Hyperlink"/>
            <w:rFonts w:eastAsiaTheme="majorEastAsia" w:cs="Arial"/>
            <w:color w:val="337AB7"/>
            <w:szCs w:val="22"/>
            <w:rPrChange w:id="1828" w:author="ilia kassianenko" w:date="2019-03-21T21:37:00Z">
              <w:rPr>
                <w:rStyle w:val="Hyperlink"/>
                <w:rFonts w:eastAsiaTheme="majorEastAsia" w:cs="Arial"/>
                <w:color w:val="337AB7"/>
                <w:szCs w:val="22"/>
              </w:rPr>
            </w:rPrChange>
          </w:rPr>
          <w:fldChar w:fldCharType="end"/>
        </w:r>
        <w:r w:rsidRPr="0047260E" w:rsidDel="00F6368B">
          <w:rPr>
            <w:rFonts w:ascii="Arial" w:hAnsi="Arial" w:cs="Arial"/>
            <w:color w:val="575757"/>
            <w:sz w:val="22"/>
            <w:szCs w:val="22"/>
            <w:rPrChange w:id="1829" w:author="ilia kassianenko" w:date="2019-03-21T21:37:00Z">
              <w:rPr>
                <w:rFonts w:ascii="Arial" w:hAnsi="Arial" w:cs="Arial"/>
                <w:color w:val="575757"/>
                <w:sz w:val="22"/>
                <w:szCs w:val="22"/>
              </w:rPr>
            </w:rPrChange>
          </w:rPr>
          <w:delText>) using </w:delText>
        </w:r>
        <w:r w:rsidR="00E477DB" w:rsidRPr="0047260E" w:rsidDel="00F6368B">
          <w:rPr>
            <w:rPrChange w:id="1830" w:author="ilia kassianenko" w:date="2019-03-21T21:37:00Z">
              <w:rPr/>
            </w:rPrChange>
          </w:rPr>
          <w:fldChar w:fldCharType="begin"/>
        </w:r>
        <w:r w:rsidR="00E477DB" w:rsidRPr="0047260E" w:rsidDel="00F6368B">
          <w:rPr>
            <w:rPrChange w:id="1831" w:author="ilia kassianenko" w:date="2019-03-21T21:37:00Z">
              <w:rPr/>
            </w:rPrChange>
          </w:rPr>
          <w:delInstrText xml:space="preserve"> HYPERLINK "http://donnees.ville.montreal.qc.ca/dataset?q=&amp;tags=D%C3%A9neigement&amp;sort=score+desc%2C+metadata_modified+desc" \t "_blank" </w:delInstrText>
        </w:r>
        <w:r w:rsidR="00E477DB" w:rsidRPr="0047260E" w:rsidDel="00F6368B">
          <w:rPr>
            <w:rPrChange w:id="1832" w:author="ilia kassianenko" w:date="2019-03-21T21:37:00Z">
              <w:rPr/>
            </w:rPrChange>
          </w:rPr>
          <w:fldChar w:fldCharType="separate"/>
        </w:r>
        <w:r w:rsidRPr="0047260E" w:rsidDel="00F6368B">
          <w:rPr>
            <w:rStyle w:val="Hyperlink"/>
            <w:rFonts w:ascii="Arial" w:eastAsiaTheme="majorEastAsia" w:hAnsi="Arial" w:cs="Arial"/>
            <w:color w:val="337AB7"/>
            <w:sz w:val="22"/>
            <w:szCs w:val="22"/>
            <w:rPrChange w:id="1833" w:author="ilia kassianenko" w:date="2019-03-21T21:37:00Z">
              <w:rPr>
                <w:rStyle w:val="Hyperlink"/>
                <w:rFonts w:ascii="Arial" w:eastAsiaTheme="majorEastAsia" w:hAnsi="Arial" w:cs="Arial"/>
                <w:color w:val="337AB7"/>
                <w:sz w:val="22"/>
                <w:szCs w:val="22"/>
              </w:rPr>
            </w:rPrChange>
          </w:rPr>
          <w:delText>open data</w:delText>
        </w:r>
        <w:r w:rsidR="00E477DB" w:rsidRPr="0047260E" w:rsidDel="00F6368B">
          <w:rPr>
            <w:rStyle w:val="Hyperlink"/>
            <w:rFonts w:eastAsiaTheme="majorEastAsia" w:cs="Arial"/>
            <w:color w:val="337AB7"/>
            <w:szCs w:val="22"/>
            <w:rPrChange w:id="1834" w:author="ilia kassianenko" w:date="2019-03-21T21:37:00Z">
              <w:rPr>
                <w:rStyle w:val="Hyperlink"/>
                <w:rFonts w:eastAsiaTheme="majorEastAsia" w:cs="Arial"/>
                <w:color w:val="337AB7"/>
                <w:szCs w:val="22"/>
              </w:rPr>
            </w:rPrChange>
          </w:rPr>
          <w:fldChar w:fldCharType="end"/>
        </w:r>
        <w:r w:rsidRPr="0047260E" w:rsidDel="00F6368B">
          <w:rPr>
            <w:rFonts w:ascii="Arial" w:hAnsi="Arial" w:cs="Arial"/>
            <w:color w:val="575757"/>
            <w:sz w:val="22"/>
            <w:szCs w:val="22"/>
            <w:rPrChange w:id="1835" w:author="ilia kassianenko" w:date="2019-03-21T21:37:00Z">
              <w:rPr>
                <w:rFonts w:ascii="Arial" w:hAnsi="Arial" w:cs="Arial"/>
                <w:color w:val="575757"/>
                <w:sz w:val="22"/>
                <w:szCs w:val="22"/>
              </w:rPr>
            </w:rPrChange>
          </w:rPr>
          <w:delText>.  The app, which was developed by Sidekick Interactive, helps to accelerate snow loading operations by notifying residents about parking restrictions and places where they can move their car.</w:delText>
        </w:r>
      </w:del>
    </w:p>
    <w:p w14:paraId="0CA4CE2F" w14:textId="3A66B60D" w:rsidR="00F05EA4" w:rsidRPr="0047260E" w:rsidDel="005B6D07" w:rsidRDefault="00F05EA4">
      <w:pPr>
        <w:shd w:val="clear" w:color="auto" w:fill="FFFFFF"/>
        <w:spacing w:before="0" w:after="0"/>
        <w:jc w:val="both"/>
        <w:rPr>
          <w:del w:id="1836" w:author="outpost" w:date="2019-03-18T20:46:00Z"/>
          <w:rFonts w:cs="Arial"/>
          <w:i/>
          <w:color w:val="000000"/>
          <w:szCs w:val="22"/>
          <w:lang w:val="en-CA" w:eastAsia="en-CA"/>
          <w:rPrChange w:id="1837" w:author="ilia kassianenko" w:date="2019-03-21T21:37:00Z">
            <w:rPr>
              <w:del w:id="1838" w:author="outpost" w:date="2019-03-18T20:46:00Z"/>
              <w:rFonts w:cs="Arial"/>
              <w:i/>
              <w:color w:val="000000"/>
              <w:szCs w:val="22"/>
              <w:lang w:val="en-CA" w:eastAsia="en-CA"/>
            </w:rPr>
          </w:rPrChange>
        </w:rPr>
        <w:pPrChange w:id="1839" w:author="outpost" w:date="2019-03-20T20:12:00Z">
          <w:pPr>
            <w:shd w:val="clear" w:color="auto" w:fill="FFFFFF"/>
            <w:spacing w:before="0" w:after="0"/>
          </w:pPr>
        </w:pPrChange>
      </w:pPr>
    </w:p>
    <w:p w14:paraId="29869394" w14:textId="594A97B4" w:rsidR="00FF1A39" w:rsidRPr="0047260E" w:rsidDel="00251F7E" w:rsidRDefault="00FF1A39">
      <w:pPr>
        <w:shd w:val="clear" w:color="auto" w:fill="FFFFFF"/>
        <w:spacing w:after="0"/>
        <w:jc w:val="both"/>
        <w:rPr>
          <w:del w:id="1840" w:author="outpost" w:date="2019-03-18T21:38:00Z"/>
          <w:rFonts w:cs="Arial"/>
          <w:b/>
          <w:bCs/>
          <w:color w:val="575757"/>
          <w:szCs w:val="22"/>
          <w:lang w:val="en-CA"/>
          <w:rPrChange w:id="1841" w:author="ilia kassianenko" w:date="2019-03-21T21:37:00Z">
            <w:rPr>
              <w:del w:id="1842" w:author="outpost" w:date="2019-03-18T21:38:00Z"/>
              <w:rFonts w:cs="Arial"/>
              <w:b/>
              <w:bCs/>
              <w:color w:val="575757"/>
              <w:szCs w:val="22"/>
            </w:rPr>
          </w:rPrChange>
        </w:rPr>
        <w:pPrChange w:id="1843" w:author="outpost" w:date="2019-03-20T20:12:00Z">
          <w:pPr>
            <w:shd w:val="clear" w:color="auto" w:fill="FFFFFF"/>
            <w:spacing w:after="0"/>
          </w:pPr>
        </w:pPrChange>
      </w:pPr>
      <w:del w:id="1844" w:author="outpost" w:date="2019-03-18T21:38:00Z">
        <w:r w:rsidRPr="0047260E" w:rsidDel="00251F7E">
          <w:rPr>
            <w:rFonts w:cs="Arial"/>
            <w:b/>
            <w:bCs/>
            <w:color w:val="575757"/>
            <w:szCs w:val="22"/>
            <w:lang w:val="en-CA"/>
            <w:rPrChange w:id="1845" w:author="ilia kassianenko" w:date="2019-03-21T21:37:00Z">
              <w:rPr>
                <w:rFonts w:cs="Arial"/>
                <w:b/>
                <w:bCs/>
                <w:color w:val="575757"/>
                <w:szCs w:val="22"/>
              </w:rPr>
            </w:rPrChange>
          </w:rPr>
          <w:delText>Disposal</w:delText>
        </w:r>
      </w:del>
    </w:p>
    <w:p w14:paraId="2AD85894" w14:textId="3A044E9C" w:rsidR="00FF1A39" w:rsidRPr="0047260E" w:rsidDel="00251F7E" w:rsidRDefault="00FF1A39">
      <w:pPr>
        <w:shd w:val="clear" w:color="auto" w:fill="FFFFFF"/>
        <w:spacing w:before="0" w:after="0"/>
        <w:jc w:val="both"/>
        <w:rPr>
          <w:del w:id="1846" w:author="outpost" w:date="2019-03-18T21:38:00Z"/>
          <w:rFonts w:cs="Arial"/>
          <w:color w:val="575757"/>
          <w:szCs w:val="22"/>
          <w:lang w:val="en-CA"/>
          <w:rPrChange w:id="1847" w:author="ilia kassianenko" w:date="2019-03-21T21:37:00Z">
            <w:rPr>
              <w:del w:id="1848" w:author="outpost" w:date="2019-03-18T21:38:00Z"/>
              <w:rFonts w:cs="Arial"/>
              <w:color w:val="575757"/>
              <w:szCs w:val="22"/>
            </w:rPr>
          </w:rPrChange>
        </w:rPr>
        <w:pPrChange w:id="1849" w:author="outpost" w:date="2019-03-20T20:12:00Z">
          <w:pPr>
            <w:shd w:val="clear" w:color="auto" w:fill="FFFFFF"/>
            <w:spacing w:before="0" w:after="0"/>
          </w:pPr>
        </w:pPrChange>
      </w:pPr>
      <w:del w:id="1850" w:author="outpost" w:date="2019-03-18T21:38:00Z">
        <w:r w:rsidRPr="0047260E" w:rsidDel="00251F7E">
          <w:rPr>
            <w:rFonts w:cs="Arial"/>
            <w:color w:val="575757"/>
            <w:szCs w:val="22"/>
            <w:lang w:val="en-CA"/>
            <w:rPrChange w:id="1851" w:author="ilia kassianenko" w:date="2019-03-21T21:37:00Z">
              <w:rPr>
                <w:rFonts w:cs="Arial"/>
                <w:color w:val="575757"/>
                <w:szCs w:val="22"/>
              </w:rPr>
            </w:rPrChange>
          </w:rPr>
          <w:delText>During a snow removal operation, trucks take snow to one of </w:delText>
        </w:r>
        <w:r w:rsidR="00E477DB" w:rsidRPr="0047260E" w:rsidDel="00251F7E">
          <w:rPr>
            <w:lang w:val="en-CA"/>
            <w:rPrChange w:id="1852" w:author="ilia kassianenko" w:date="2019-03-21T21:37:00Z">
              <w:rPr/>
            </w:rPrChange>
          </w:rPr>
          <w:fldChar w:fldCharType="begin"/>
        </w:r>
        <w:r w:rsidR="00E477DB" w:rsidRPr="0047260E" w:rsidDel="00251F7E">
          <w:rPr>
            <w:lang w:val="en-CA"/>
            <w:rPrChange w:id="1853" w:author="ilia kassianenko" w:date="2019-03-21T21:37:00Z">
              <w:rPr/>
            </w:rPrChange>
          </w:rPr>
          <w:delInstrText xml:space="preserve"> HYPERLINK "http://ville.montreal.qc.ca/snowremoval/elimination-neige" \l "carte-elimination" </w:delInstrText>
        </w:r>
        <w:r w:rsidR="00E477DB" w:rsidRPr="0047260E" w:rsidDel="00251F7E">
          <w:rPr>
            <w:lang w:val="en-CA"/>
            <w:rPrChange w:id="1854" w:author="ilia kassianenko" w:date="2019-03-21T21:37:00Z">
              <w:rPr/>
            </w:rPrChange>
          </w:rPr>
          <w:fldChar w:fldCharType="separate"/>
        </w:r>
        <w:r w:rsidRPr="0047260E" w:rsidDel="00251F7E">
          <w:rPr>
            <w:rStyle w:val="Hyperlink"/>
            <w:rFonts w:eastAsiaTheme="majorEastAsia" w:cs="Arial"/>
            <w:color w:val="337AB7"/>
            <w:szCs w:val="22"/>
            <w:lang w:val="en-CA"/>
            <w:rPrChange w:id="1855" w:author="ilia kassianenko" w:date="2019-03-21T21:37:00Z">
              <w:rPr>
                <w:rStyle w:val="Hyperlink"/>
                <w:rFonts w:eastAsiaTheme="majorEastAsia" w:cs="Arial"/>
                <w:color w:val="337AB7"/>
                <w:szCs w:val="22"/>
              </w:rPr>
            </w:rPrChange>
          </w:rPr>
          <w:delText>several disposal sites</w:delText>
        </w:r>
        <w:r w:rsidR="00E477DB" w:rsidRPr="0047260E" w:rsidDel="00251F7E">
          <w:rPr>
            <w:rStyle w:val="Hyperlink"/>
            <w:rFonts w:eastAsiaTheme="majorEastAsia" w:cs="Arial"/>
            <w:color w:val="337AB7"/>
            <w:szCs w:val="22"/>
            <w:lang w:val="en-CA"/>
            <w:rPrChange w:id="1856" w:author="ilia kassianenko" w:date="2019-03-21T21:37:00Z">
              <w:rPr>
                <w:rStyle w:val="Hyperlink"/>
                <w:rFonts w:eastAsiaTheme="majorEastAsia" w:cs="Arial"/>
                <w:color w:val="337AB7"/>
                <w:szCs w:val="22"/>
              </w:rPr>
            </w:rPrChange>
          </w:rPr>
          <w:fldChar w:fldCharType="end"/>
        </w:r>
      </w:del>
      <w:del w:id="1857" w:author="outpost" w:date="2019-03-18T21:36:00Z">
        <w:r w:rsidRPr="0047260E" w:rsidDel="00251F7E">
          <w:rPr>
            <w:rFonts w:cs="Arial"/>
            <w:color w:val="575757"/>
            <w:szCs w:val="22"/>
            <w:lang w:val="en-CA"/>
            <w:rPrChange w:id="1858" w:author="ilia kassianenko" w:date="2019-03-21T21:37:00Z">
              <w:rPr>
                <w:rFonts w:cs="Arial"/>
                <w:color w:val="575757"/>
                <w:szCs w:val="22"/>
              </w:rPr>
            </w:rPrChange>
          </w:rPr>
          <w:delText>.</w:delText>
        </w:r>
      </w:del>
    </w:p>
    <w:p w14:paraId="48CAE801" w14:textId="1B98A05C" w:rsidR="00FF1A39" w:rsidRPr="0047260E" w:rsidDel="00251F7E" w:rsidRDefault="00FF1A39">
      <w:pPr>
        <w:shd w:val="clear" w:color="auto" w:fill="FFFFFF"/>
        <w:spacing w:before="0" w:after="0"/>
        <w:jc w:val="both"/>
        <w:rPr>
          <w:del w:id="1859" w:author="outpost" w:date="2019-03-18T21:36:00Z"/>
          <w:rFonts w:cs="Arial"/>
          <w:color w:val="575757"/>
          <w:szCs w:val="22"/>
          <w:lang w:val="en-CA"/>
          <w:rPrChange w:id="1860" w:author="ilia kassianenko" w:date="2019-03-21T21:37:00Z">
            <w:rPr>
              <w:del w:id="1861" w:author="outpost" w:date="2019-03-18T21:36:00Z"/>
              <w:rFonts w:cs="Arial"/>
              <w:color w:val="575757"/>
              <w:szCs w:val="22"/>
            </w:rPr>
          </w:rPrChange>
        </w:rPr>
        <w:pPrChange w:id="1862" w:author="outpost" w:date="2019-03-20T20:12:00Z">
          <w:pPr>
            <w:shd w:val="clear" w:color="auto" w:fill="FFFFFF"/>
            <w:spacing w:before="0" w:after="0"/>
          </w:pPr>
        </w:pPrChange>
      </w:pPr>
      <w:del w:id="1863" w:author="outpost" w:date="2019-03-18T21:36:00Z">
        <w:r w:rsidRPr="0047260E" w:rsidDel="00251F7E">
          <w:rPr>
            <w:rFonts w:cs="Arial"/>
            <w:color w:val="575757"/>
            <w:szCs w:val="22"/>
            <w:lang w:val="en-CA"/>
            <w:rPrChange w:id="1864" w:author="ilia kassianenko" w:date="2019-03-21T21:37:00Z">
              <w:rPr>
                <w:rFonts w:cs="Arial"/>
                <w:color w:val="575757"/>
                <w:szCs w:val="22"/>
              </w:rPr>
            </w:rPrChange>
          </w:rPr>
          <w:delText xml:space="preserve">The average volume of snow taken to disposal sites per year is 12 million cubic </w:delText>
        </w:r>
        <w:r w:rsidR="00F05EA4" w:rsidRPr="0047260E" w:rsidDel="00251F7E">
          <w:rPr>
            <w:rFonts w:cs="Arial"/>
            <w:color w:val="575757"/>
            <w:szCs w:val="22"/>
            <w:lang w:val="en-CA"/>
            <w:rPrChange w:id="1865" w:author="ilia kassianenko" w:date="2019-03-21T21:37:00Z">
              <w:rPr>
                <w:rFonts w:cs="Arial"/>
                <w:color w:val="575757"/>
                <w:szCs w:val="22"/>
              </w:rPr>
            </w:rPrChange>
          </w:rPr>
          <w:delText>meters</w:delText>
        </w:r>
        <w:r w:rsidRPr="0047260E" w:rsidDel="00251F7E">
          <w:rPr>
            <w:rFonts w:cs="Arial"/>
            <w:color w:val="575757"/>
            <w:szCs w:val="22"/>
            <w:lang w:val="en-CA"/>
            <w:rPrChange w:id="1866" w:author="ilia kassianenko" w:date="2019-03-21T21:37:00Z">
              <w:rPr>
                <w:rFonts w:cs="Arial"/>
                <w:color w:val="575757"/>
                <w:szCs w:val="22"/>
              </w:rPr>
            </w:rPrChange>
          </w:rPr>
          <w:delText xml:space="preserve"> – 300,000 truckloads. </w:delText>
        </w:r>
      </w:del>
      <w:del w:id="1867" w:author="outpost" w:date="2019-03-18T21:34:00Z">
        <w:r w:rsidRPr="0047260E" w:rsidDel="00251F7E">
          <w:rPr>
            <w:rFonts w:cs="Arial"/>
            <w:color w:val="575757"/>
            <w:szCs w:val="22"/>
            <w:lang w:val="en-CA"/>
            <w:rPrChange w:id="1868" w:author="ilia kassianenko" w:date="2019-03-21T21:37:00Z">
              <w:rPr>
                <w:rFonts w:cs="Arial"/>
                <w:color w:val="575757"/>
                <w:szCs w:val="22"/>
              </w:rPr>
            </w:rPrChange>
          </w:rPr>
          <w:delText>Meltwater from disposal sites is recovered and treated according to environmental standards.</w:delText>
        </w:r>
      </w:del>
    </w:p>
    <w:p w14:paraId="2B3337B8" w14:textId="65054A21" w:rsidR="00F05EA4" w:rsidRPr="0047260E" w:rsidDel="00F6368B" w:rsidRDefault="00F05EA4">
      <w:pPr>
        <w:shd w:val="clear" w:color="auto" w:fill="FFFFFF"/>
        <w:spacing w:before="0" w:after="0"/>
        <w:jc w:val="both"/>
        <w:rPr>
          <w:del w:id="1869" w:author="outpost" w:date="2019-03-18T20:46:00Z"/>
          <w:rFonts w:cs="Arial"/>
          <w:i/>
          <w:color w:val="000000"/>
          <w:sz w:val="24"/>
          <w:szCs w:val="24"/>
          <w:lang w:val="en-CA" w:eastAsia="en-CA"/>
          <w:rPrChange w:id="1870" w:author="ilia kassianenko" w:date="2019-03-21T21:37:00Z">
            <w:rPr>
              <w:del w:id="1871" w:author="outpost" w:date="2019-03-18T20:46:00Z"/>
              <w:rFonts w:cs="Arial"/>
              <w:i/>
              <w:color w:val="000000"/>
              <w:sz w:val="24"/>
              <w:szCs w:val="24"/>
              <w:lang w:val="fr-CA" w:eastAsia="en-CA"/>
            </w:rPr>
          </w:rPrChange>
        </w:rPr>
        <w:pPrChange w:id="1872" w:author="outpost" w:date="2019-03-20T20:12:00Z">
          <w:pPr>
            <w:shd w:val="clear" w:color="auto" w:fill="FFFFFF"/>
            <w:spacing w:before="0" w:after="0"/>
          </w:pPr>
        </w:pPrChange>
      </w:pPr>
      <w:del w:id="1873" w:author="outpost" w:date="2019-03-18T20:46:00Z">
        <w:r w:rsidRPr="0047260E" w:rsidDel="00F6368B">
          <w:rPr>
            <w:rFonts w:cs="Arial"/>
            <w:i/>
            <w:color w:val="000000"/>
            <w:szCs w:val="22"/>
            <w:lang w:val="en-CA" w:eastAsia="en-CA"/>
            <w:rPrChange w:id="1874" w:author="ilia kassianenko" w:date="2019-03-21T21:37:00Z">
              <w:rPr>
                <w:rFonts w:cs="Arial"/>
                <w:i/>
                <w:color w:val="000000"/>
                <w:szCs w:val="22"/>
                <w:lang w:val="fr-CA" w:eastAsia="en-CA"/>
              </w:rPr>
            </w:rPrChange>
          </w:rPr>
          <w:delText xml:space="preserve">– </w:delText>
        </w:r>
        <w:r w:rsidRPr="0047260E" w:rsidDel="00F6368B">
          <w:rPr>
            <w:rFonts w:cs="Arial"/>
            <w:b/>
            <w:i/>
            <w:color w:val="000000"/>
            <w:szCs w:val="22"/>
            <w:lang w:val="en-CA" w:eastAsia="en-CA"/>
            <w:rPrChange w:id="1875" w:author="ilia kassianenko" w:date="2019-03-21T21:37:00Z">
              <w:rPr>
                <w:rFonts w:cs="Arial"/>
                <w:b/>
                <w:i/>
                <w:color w:val="000000"/>
                <w:szCs w:val="22"/>
                <w:lang w:val="fr-CA" w:eastAsia="en-CA"/>
              </w:rPr>
            </w:rPrChange>
          </w:rPr>
          <w:delText>SIT-Neige</w:delText>
        </w:r>
        <w:r w:rsidRPr="0047260E" w:rsidDel="00F6368B">
          <w:rPr>
            <w:rFonts w:cs="Arial"/>
            <w:i/>
            <w:color w:val="000000"/>
            <w:szCs w:val="22"/>
            <w:lang w:val="en-CA" w:eastAsia="en-CA"/>
            <w:rPrChange w:id="1876" w:author="ilia kassianenko" w:date="2019-03-21T21:37:00Z">
              <w:rPr>
                <w:rFonts w:cs="Arial"/>
                <w:i/>
                <w:color w:val="000000"/>
                <w:szCs w:val="22"/>
                <w:lang w:val="fr-CA" w:eastAsia="en-CA"/>
              </w:rPr>
            </w:rPrChange>
          </w:rPr>
          <w:delText xml:space="preserve"> comprend un système et des équipements télémétriques utilisés pour gérer les transactions liées aux opérations de chargement et d’élimination de la neige. Les GPS fournissent les informations de localisation des souffleuses aux applications Info-Neige MTL et à la carte de déneigement</w:delText>
        </w:r>
        <w:r w:rsidRPr="0047260E" w:rsidDel="00F6368B">
          <w:rPr>
            <w:rFonts w:cs="Arial"/>
            <w:i/>
            <w:color w:val="000000"/>
            <w:sz w:val="24"/>
            <w:szCs w:val="24"/>
            <w:lang w:val="en-CA" w:eastAsia="en-CA"/>
            <w:rPrChange w:id="1877" w:author="ilia kassianenko" w:date="2019-03-21T21:37:00Z">
              <w:rPr>
                <w:rFonts w:cs="Arial"/>
                <w:i/>
                <w:color w:val="000000"/>
                <w:sz w:val="24"/>
                <w:szCs w:val="24"/>
                <w:lang w:val="fr-CA" w:eastAsia="en-CA"/>
              </w:rPr>
            </w:rPrChange>
          </w:rPr>
          <w:delText>.</w:delText>
        </w:r>
      </w:del>
    </w:p>
    <w:p w14:paraId="66ED6103" w14:textId="7AEAF70D" w:rsidR="00FF1A39" w:rsidRPr="0047260E" w:rsidDel="00F6368B" w:rsidRDefault="00FF1A39">
      <w:pPr>
        <w:pStyle w:val="well"/>
        <w:pBdr>
          <w:top w:val="single" w:sz="6" w:space="14" w:color="E3E3E3"/>
          <w:left w:val="single" w:sz="6" w:space="14" w:color="E3E3E3"/>
          <w:bottom w:val="single" w:sz="6" w:space="14" w:color="E3E3E3"/>
          <w:right w:val="single" w:sz="6" w:space="14" w:color="E3E3E3"/>
        </w:pBdr>
        <w:shd w:val="clear" w:color="auto" w:fill="F5F5F5"/>
        <w:spacing w:before="0" w:beforeAutospacing="0" w:after="0" w:afterAutospacing="0"/>
        <w:jc w:val="both"/>
        <w:rPr>
          <w:del w:id="1878" w:author="outpost" w:date="2019-03-18T20:47:00Z"/>
          <w:rFonts w:ascii="Arial" w:hAnsi="Arial" w:cs="Arial"/>
          <w:color w:val="575757"/>
          <w:sz w:val="22"/>
          <w:szCs w:val="22"/>
          <w:rPrChange w:id="1879" w:author="ilia kassianenko" w:date="2019-03-21T21:37:00Z">
            <w:rPr>
              <w:del w:id="1880" w:author="outpost" w:date="2019-03-18T20:47:00Z"/>
              <w:rFonts w:ascii="Arial" w:hAnsi="Arial" w:cs="Arial"/>
              <w:color w:val="575757"/>
              <w:sz w:val="22"/>
              <w:szCs w:val="22"/>
            </w:rPr>
          </w:rPrChange>
        </w:rPr>
        <w:pPrChange w:id="1881" w:author="outpost" w:date="2019-03-20T20:12:00Z">
          <w:pPr>
            <w:pStyle w:val="well"/>
            <w:pBdr>
              <w:top w:val="single" w:sz="6" w:space="14" w:color="E3E3E3"/>
              <w:left w:val="single" w:sz="6" w:space="14" w:color="E3E3E3"/>
              <w:bottom w:val="single" w:sz="6" w:space="14" w:color="E3E3E3"/>
              <w:right w:val="single" w:sz="6" w:space="14" w:color="E3E3E3"/>
            </w:pBdr>
            <w:shd w:val="clear" w:color="auto" w:fill="F5F5F5"/>
            <w:spacing w:before="0" w:beforeAutospacing="0" w:after="0" w:afterAutospacing="0"/>
          </w:pPr>
        </w:pPrChange>
      </w:pPr>
      <w:del w:id="1882" w:author="outpost" w:date="2019-03-18T20:47:00Z">
        <w:r w:rsidRPr="0047260E" w:rsidDel="00F6368B">
          <w:rPr>
            <w:rFonts w:ascii="Arial" w:hAnsi="Arial" w:cs="Arial"/>
            <w:color w:val="575757"/>
            <w:sz w:val="22"/>
            <w:szCs w:val="22"/>
            <w:rPrChange w:id="1883" w:author="ilia kassianenko" w:date="2019-03-21T21:37:00Z">
              <w:rPr>
                <w:rFonts w:ascii="Arial" w:hAnsi="Arial" w:cs="Arial"/>
                <w:color w:val="575757"/>
                <w:sz w:val="22"/>
                <w:szCs w:val="22"/>
              </w:rPr>
            </w:rPrChange>
          </w:rPr>
          <w:delText>Since the winter of 2014, Montréal has used specialized management software to optimize snow removal operations (loading, transportation and elimination) and monitor billing.</w:delText>
        </w:r>
      </w:del>
    </w:p>
    <w:p w14:paraId="36874031" w14:textId="170A303B" w:rsidR="00F6368B" w:rsidRPr="0047260E" w:rsidRDefault="005B6D07">
      <w:pPr>
        <w:shd w:val="clear" w:color="auto" w:fill="FFFFFF"/>
        <w:spacing w:before="0" w:after="0"/>
        <w:jc w:val="both"/>
        <w:rPr>
          <w:rFonts w:cs="Arial"/>
          <w:i/>
          <w:color w:val="000000"/>
          <w:szCs w:val="22"/>
          <w:lang w:val="en-CA" w:eastAsia="en-CA"/>
          <w:rPrChange w:id="1884" w:author="ilia kassianenko" w:date="2019-03-21T21:37:00Z">
            <w:rPr>
              <w:rFonts w:cs="Arial"/>
              <w:i/>
              <w:color w:val="000000"/>
              <w:szCs w:val="22"/>
              <w:lang w:val="fr-CA" w:eastAsia="en-CA"/>
            </w:rPr>
          </w:rPrChange>
        </w:rPr>
        <w:pPrChange w:id="1885" w:author="outpost" w:date="2019-03-20T20:12:00Z">
          <w:pPr>
            <w:shd w:val="clear" w:color="auto" w:fill="FFFFFF"/>
            <w:spacing w:before="0" w:after="0"/>
          </w:pPr>
        </w:pPrChange>
      </w:pPr>
      <w:moveToRangeStart w:id="1886" w:author="outpost" w:date="2019-03-18T20:45:00Z" w:name="move3834323"/>
      <w:moveTo w:id="1887" w:author="outpost" w:date="2019-03-18T20:45:00Z">
        <w:del w:id="1888" w:author="outpost" w:date="2019-03-18T21:08:00Z">
          <w:r w:rsidRPr="0047260E" w:rsidDel="0011589C">
            <w:rPr>
              <w:rFonts w:cs="Arial"/>
              <w:i/>
              <w:color w:val="000000"/>
              <w:szCs w:val="22"/>
              <w:lang w:val="en-CA" w:eastAsia="en-CA"/>
              <w:rPrChange w:id="1889" w:author="ilia kassianenko" w:date="2019-03-21T21:37:00Z">
                <w:rPr>
                  <w:rFonts w:cs="Arial"/>
                  <w:i/>
                  <w:color w:val="000000"/>
                  <w:szCs w:val="22"/>
                  <w:lang w:val="fr-CA" w:eastAsia="en-CA"/>
                </w:rPr>
              </w:rPrChange>
            </w:rPr>
            <w:delText xml:space="preserve">– </w:delText>
          </w:r>
          <w:r w:rsidRPr="0047260E" w:rsidDel="0011589C">
            <w:rPr>
              <w:rFonts w:cs="Arial"/>
              <w:b/>
              <w:i/>
              <w:color w:val="000000"/>
              <w:szCs w:val="22"/>
              <w:lang w:val="en-CA" w:eastAsia="en-CA"/>
              <w:rPrChange w:id="1890" w:author="ilia kassianenko" w:date="2019-03-21T21:37:00Z">
                <w:rPr>
                  <w:rFonts w:cs="Arial"/>
                  <w:b/>
                  <w:i/>
                  <w:color w:val="000000"/>
                  <w:szCs w:val="22"/>
                  <w:lang w:val="fr-CA" w:eastAsia="en-CA"/>
                </w:rPr>
              </w:rPrChange>
            </w:rPr>
            <w:delText>Planif-Neige</w:delText>
          </w:r>
          <w:r w:rsidRPr="0047260E" w:rsidDel="0011589C">
            <w:rPr>
              <w:rFonts w:cs="Arial"/>
              <w:i/>
              <w:color w:val="000000"/>
              <w:szCs w:val="22"/>
              <w:lang w:val="en-CA" w:eastAsia="en-CA"/>
              <w:rPrChange w:id="1891" w:author="ilia kassianenko" w:date="2019-03-21T21:37:00Z">
                <w:rPr>
                  <w:rFonts w:cs="Arial"/>
                  <w:i/>
                  <w:color w:val="000000"/>
                  <w:szCs w:val="22"/>
                  <w:lang w:val="fr-CA" w:eastAsia="en-CA"/>
                </w:rPr>
              </w:rPrChange>
            </w:rPr>
            <w:delText xml:space="preserve"> est utilisé par les arrondissements pour planifier les parcours de chargement de la neige. Il indique l’avancement des opérations. Planif-Neige alimente les applications telles qu’INFO-Neige MTL et la carte Web par les données ouvertes.</w:delText>
          </w:r>
        </w:del>
      </w:moveTo>
    </w:p>
    <w:p w14:paraId="13D7BE29" w14:textId="0A3E8CAF" w:rsidR="00251F7E" w:rsidRPr="0047260E" w:rsidRDefault="00251F7E">
      <w:pPr>
        <w:pStyle w:val="Heading3"/>
        <w:numPr>
          <w:ilvl w:val="2"/>
          <w:numId w:val="2"/>
        </w:numPr>
        <w:rPr>
          <w:ins w:id="1892" w:author="outpost" w:date="2019-03-18T21:38:00Z"/>
          <w:lang w:val="en-CA"/>
          <w:rPrChange w:id="1893" w:author="ilia kassianenko" w:date="2019-03-21T21:37:00Z">
            <w:rPr>
              <w:ins w:id="1894" w:author="outpost" w:date="2019-03-18T21:38:00Z"/>
            </w:rPr>
          </w:rPrChange>
        </w:rPr>
        <w:pPrChange w:id="1895" w:author="outpost" w:date="2019-03-18T21:39:00Z">
          <w:pPr>
            <w:pStyle w:val="Heading2"/>
          </w:pPr>
        </w:pPrChange>
      </w:pPr>
      <w:bookmarkStart w:id="1896" w:name="_Toc4082383"/>
      <w:moveToRangeEnd w:id="1886"/>
      <w:ins w:id="1897" w:author="outpost" w:date="2019-03-18T21:38:00Z">
        <w:r w:rsidRPr="0047260E">
          <w:rPr>
            <w:lang w:val="en-CA"/>
            <w:rPrChange w:id="1898" w:author="ilia kassianenko" w:date="2019-03-21T21:37:00Z">
              <w:rPr/>
            </w:rPrChange>
          </w:rPr>
          <w:t>Data acquisi</w:t>
        </w:r>
      </w:ins>
      <w:ins w:id="1899" w:author="outpost" w:date="2019-03-18T21:39:00Z">
        <w:r w:rsidRPr="0047260E">
          <w:rPr>
            <w:lang w:val="en-CA"/>
            <w:rPrChange w:id="1900" w:author="ilia kassianenko" w:date="2019-03-21T21:37:00Z">
              <w:rPr/>
            </w:rPrChange>
          </w:rPr>
          <w:t>ti</w:t>
        </w:r>
      </w:ins>
      <w:ins w:id="1901" w:author="outpost" w:date="2019-03-18T21:38:00Z">
        <w:r w:rsidRPr="0047260E">
          <w:rPr>
            <w:lang w:val="en-CA"/>
            <w:rPrChange w:id="1902" w:author="ilia kassianenko" w:date="2019-03-21T21:37:00Z">
              <w:rPr/>
            </w:rPrChange>
          </w:rPr>
          <w:t>on</w:t>
        </w:r>
        <w:bookmarkEnd w:id="1896"/>
      </w:ins>
    </w:p>
    <w:p w14:paraId="49195CC9" w14:textId="77777777" w:rsidR="00FF1A39" w:rsidRPr="0047260E" w:rsidRDefault="00FF1A39" w:rsidP="00320A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cs="Arial"/>
          <w:color w:val="24292E"/>
          <w:szCs w:val="22"/>
          <w:lang w:val="en-CA" w:eastAsia="en-CA"/>
          <w:rPrChange w:id="1903" w:author="ilia kassianenko" w:date="2019-03-21T21:37:00Z">
            <w:rPr>
              <w:rFonts w:cs="Arial"/>
              <w:color w:val="24292E"/>
              <w:szCs w:val="22"/>
              <w:lang w:val="en-CA" w:eastAsia="en-CA"/>
            </w:rPr>
          </w:rPrChange>
        </w:rPr>
      </w:pPr>
    </w:p>
    <w:p w14:paraId="67BE2784" w14:textId="6826E824" w:rsidR="00251F7E" w:rsidRPr="0047260E" w:rsidRDefault="00251F7E">
      <w:pPr>
        <w:rPr>
          <w:rFonts w:cs="Arial"/>
          <w:b/>
          <w:color w:val="24292E"/>
          <w:sz w:val="24"/>
          <w:szCs w:val="24"/>
          <w:u w:val="single"/>
          <w:lang w:val="en-CA"/>
          <w:rPrChange w:id="1904" w:author="ilia kassianenko" w:date="2019-03-21T21:37:00Z">
            <w:rPr>
              <w:rFonts w:cs="Arial"/>
              <w:b/>
              <w:color w:val="24292E"/>
              <w:sz w:val="24"/>
              <w:szCs w:val="24"/>
              <w:u w:val="single"/>
            </w:rPr>
          </w:rPrChange>
        </w:rPr>
        <w:pPrChange w:id="1905" w:author="outpost" w:date="2019-03-18T21:44:00Z">
          <w:pPr>
            <w:pStyle w:val="HTMLPreformatted"/>
            <w:shd w:val="clear" w:color="auto" w:fill="FFFFFF"/>
          </w:pPr>
        </w:pPrChange>
      </w:pPr>
      <w:ins w:id="1906" w:author="outpost" w:date="2019-03-18T21:39:00Z">
        <w:r w:rsidRPr="0047260E">
          <w:rPr>
            <w:lang w:val="en-CA"/>
            <w:rPrChange w:id="1907" w:author="ilia kassianenko" w:date="2019-03-21T21:37:00Z">
              <w:rPr/>
            </w:rPrChange>
          </w:rPr>
          <w:t>There are two</w:t>
        </w:r>
      </w:ins>
      <w:ins w:id="1908" w:author="outpost" w:date="2019-03-18T21:41:00Z">
        <w:r w:rsidR="002F4063" w:rsidRPr="0047260E">
          <w:rPr>
            <w:lang w:val="en-CA"/>
            <w:rPrChange w:id="1909" w:author="ilia kassianenko" w:date="2019-03-21T21:37:00Z">
              <w:rPr/>
            </w:rPrChange>
          </w:rPr>
          <w:t xml:space="preserve"> online</w:t>
        </w:r>
      </w:ins>
      <w:ins w:id="1910" w:author="outpost" w:date="2019-03-18T21:39:00Z">
        <w:r w:rsidRPr="0047260E">
          <w:rPr>
            <w:lang w:val="en-CA"/>
            <w:rPrChange w:id="1911" w:author="ilia kassianenko" w:date="2019-03-21T21:37:00Z">
              <w:rPr/>
            </w:rPrChange>
          </w:rPr>
          <w:t xml:space="preserve"> sources for data acquisitions: Ville de Montreal (COM) and Environment Canada</w:t>
        </w:r>
      </w:ins>
      <w:ins w:id="1912" w:author="outpost" w:date="2019-03-20T20:33:00Z">
        <w:r w:rsidR="00C926A0" w:rsidRPr="0047260E">
          <w:rPr>
            <w:lang w:val="en-CA"/>
            <w:rPrChange w:id="1913" w:author="ilia kassianenko" w:date="2019-03-21T21:37:00Z">
              <w:rPr/>
            </w:rPrChange>
          </w:rPr>
          <w:t xml:space="preserve"> (EC)</w:t>
        </w:r>
      </w:ins>
      <w:del w:id="1914" w:author="outpost" w:date="2019-03-18T21:39:00Z">
        <w:r w:rsidR="00F05EA4" w:rsidRPr="0047260E" w:rsidDel="00251F7E">
          <w:rPr>
            <w:lang w:val="en-CA"/>
            <w:rPrChange w:id="1915" w:author="ilia kassianenko" w:date="2019-03-21T21:37:00Z">
              <w:rPr/>
            </w:rPrChange>
          </w:rPr>
          <w:delText>The data is acquired from two main Data sources:</w:delText>
        </w:r>
      </w:del>
      <w:ins w:id="1916" w:author="outpost" w:date="2019-03-18T21:39:00Z">
        <w:r w:rsidRPr="0047260E">
          <w:rPr>
            <w:lang w:val="en-CA"/>
            <w:rPrChange w:id="1917" w:author="ilia kassianenko" w:date="2019-03-21T21:37:00Z">
              <w:rPr>
                <w:b/>
                <w:u w:val="single"/>
              </w:rPr>
            </w:rPrChange>
          </w:rPr>
          <w:t>.</w:t>
        </w:r>
      </w:ins>
      <w:ins w:id="1918" w:author="outpost" w:date="2019-03-18T21:40:00Z">
        <w:r w:rsidR="002F4063" w:rsidRPr="0047260E">
          <w:rPr>
            <w:lang w:val="en-CA"/>
            <w:rPrChange w:id="1919" w:author="ilia kassianenko" w:date="2019-03-21T21:37:00Z">
              <w:rPr/>
            </w:rPrChange>
          </w:rPr>
          <w:t xml:space="preserve"> </w:t>
        </w:r>
      </w:ins>
      <w:ins w:id="1920" w:author="outpost" w:date="2019-03-18T21:41:00Z">
        <w:r w:rsidR="002F4063" w:rsidRPr="0047260E">
          <w:rPr>
            <w:lang w:val="en-CA"/>
            <w:rPrChange w:id="1921" w:author="ilia kassianenko" w:date="2019-03-21T21:37:00Z">
              <w:rPr/>
            </w:rPrChange>
          </w:rPr>
          <w:t xml:space="preserve">Moreover, </w:t>
        </w:r>
        <w:proofErr w:type="gramStart"/>
        <w:r w:rsidR="002F4063" w:rsidRPr="0047260E">
          <w:rPr>
            <w:lang w:val="en-CA"/>
            <w:rPrChange w:id="1922" w:author="ilia kassianenko" w:date="2019-03-21T21:37:00Z">
              <w:rPr/>
            </w:rPrChange>
          </w:rPr>
          <w:t>m</w:t>
        </w:r>
      </w:ins>
      <w:ins w:id="1923" w:author="outpost" w:date="2019-03-18T21:40:00Z">
        <w:r w:rsidR="002F4063" w:rsidRPr="0047260E">
          <w:rPr>
            <w:lang w:val="en-CA"/>
            <w:rPrChange w:id="1924" w:author="ilia kassianenko" w:date="2019-03-21T21:37:00Z">
              <w:rPr/>
            </w:rPrChange>
          </w:rPr>
          <w:t xml:space="preserve">unicipal snow removal </w:t>
        </w:r>
      </w:ins>
      <w:ins w:id="1925" w:author="outpost" w:date="2019-03-18T21:41:00Z">
        <w:r w:rsidR="002F4063" w:rsidRPr="0047260E">
          <w:rPr>
            <w:lang w:val="en-CA"/>
            <w:rPrChange w:id="1926" w:author="ilia kassianenko" w:date="2019-03-21T21:37:00Z">
              <w:rPr/>
            </w:rPrChange>
          </w:rPr>
          <w:t>data</w:t>
        </w:r>
      </w:ins>
      <w:ins w:id="1927" w:author="outpost" w:date="2019-03-18T21:40:00Z">
        <w:r w:rsidR="002F4063" w:rsidRPr="0047260E">
          <w:rPr>
            <w:lang w:val="en-CA"/>
            <w:rPrChange w:id="1928" w:author="ilia kassianenko" w:date="2019-03-21T21:37:00Z">
              <w:rPr/>
            </w:rPrChange>
          </w:rPr>
          <w:t xml:space="preserve"> is </w:t>
        </w:r>
      </w:ins>
      <w:ins w:id="1929" w:author="outpost" w:date="2019-03-18T21:41:00Z">
        <w:r w:rsidR="002F4063" w:rsidRPr="0047260E">
          <w:rPr>
            <w:lang w:val="en-CA"/>
            <w:rPrChange w:id="1930" w:author="ilia kassianenko" w:date="2019-03-21T21:37:00Z">
              <w:rPr/>
            </w:rPrChange>
          </w:rPr>
          <w:t>provided</w:t>
        </w:r>
      </w:ins>
      <w:ins w:id="1931" w:author="outpost" w:date="2019-03-18T21:40:00Z">
        <w:r w:rsidR="002F4063" w:rsidRPr="0047260E">
          <w:rPr>
            <w:lang w:val="en-CA"/>
            <w:rPrChange w:id="1932" w:author="ilia kassianenko" w:date="2019-03-21T21:37:00Z">
              <w:rPr/>
            </w:rPrChange>
          </w:rPr>
          <w:t xml:space="preserve"> </w:t>
        </w:r>
      </w:ins>
      <w:ins w:id="1933" w:author="outpost" w:date="2019-03-18T21:41:00Z">
        <w:r w:rsidR="002F4063" w:rsidRPr="0047260E">
          <w:rPr>
            <w:lang w:val="en-CA"/>
            <w:rPrChange w:id="1934" w:author="ilia kassianenko" w:date="2019-03-21T21:37:00Z">
              <w:rPr/>
            </w:rPrChange>
          </w:rPr>
          <w:t>by COM</w:t>
        </w:r>
        <w:proofErr w:type="gramEnd"/>
        <w:r w:rsidR="002F4063" w:rsidRPr="0047260E">
          <w:rPr>
            <w:lang w:val="en-CA"/>
            <w:rPrChange w:id="1935" w:author="ilia kassianenko" w:date="2019-03-21T21:37:00Z">
              <w:rPr/>
            </w:rPrChange>
          </w:rPr>
          <w:t>, and weather data is provided by Environment Canada.</w:t>
        </w:r>
      </w:ins>
    </w:p>
    <w:p w14:paraId="2952A1C6" w14:textId="390B1ACB" w:rsidR="00251F7E" w:rsidRPr="0047260E" w:rsidRDefault="00640369">
      <w:pPr>
        <w:pStyle w:val="HTMLPreformatted"/>
        <w:keepNext/>
        <w:shd w:val="clear" w:color="auto" w:fill="FFFFFF"/>
        <w:jc w:val="center"/>
        <w:rPr>
          <w:ins w:id="1936" w:author="outpost" w:date="2019-03-18T21:40:00Z"/>
          <w:rPrChange w:id="1937" w:author="ilia kassianenko" w:date="2019-03-21T21:37:00Z">
            <w:rPr>
              <w:ins w:id="1938" w:author="outpost" w:date="2019-03-18T21:40:00Z"/>
            </w:rPr>
          </w:rPrChange>
        </w:rPr>
        <w:pPrChange w:id="1939" w:author="outpost" w:date="2019-03-18T21:44:00Z">
          <w:pPr>
            <w:pStyle w:val="HTMLPreformatted"/>
            <w:shd w:val="clear" w:color="auto" w:fill="FFFFFF"/>
          </w:pPr>
        </w:pPrChange>
      </w:pPr>
      <w:ins w:id="1940" w:author="Fritz Gyger [2]" w:date="2019-03-19T12:27:00Z">
        <w:r w:rsidRPr="0047260E">
          <w:rPr>
            <w:noProof/>
            <w:lang w:eastAsia="en-US"/>
            <w:rPrChange w:id="1941" w:author="ilia kassianenko" w:date="2019-03-21T21:37:00Z">
              <w:rPr>
                <w:noProof/>
                <w:lang w:val="en-US" w:eastAsia="en-US"/>
              </w:rPr>
            </w:rPrChange>
          </w:rPr>
          <w:drawing>
            <wp:inline distT="0" distB="0" distL="0" distR="0" wp14:anchorId="4E829258" wp14:editId="0235117D">
              <wp:extent cx="5943600" cy="19329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2940"/>
                      </a:xfrm>
                      <a:prstGeom prst="rect">
                        <a:avLst/>
                      </a:prstGeom>
                    </pic:spPr>
                  </pic:pic>
                </a:graphicData>
              </a:graphic>
            </wp:inline>
          </w:drawing>
        </w:r>
        <w:r w:rsidRPr="0047260E">
          <w:rPr>
            <w:noProof/>
            <w:rPrChange w:id="1942" w:author="ilia kassianenko" w:date="2019-03-21T21:37:00Z">
              <w:rPr>
                <w:noProof/>
              </w:rPr>
            </w:rPrChange>
          </w:rPr>
          <w:t xml:space="preserve"> </w:t>
        </w:r>
      </w:ins>
      <w:del w:id="1943" w:author="Fritz Gyger [2]" w:date="2019-03-19T12:27:00Z">
        <w:r w:rsidR="00424AC2" w:rsidRPr="0047260E" w:rsidDel="00640369">
          <w:rPr>
            <w:noProof/>
            <w:lang w:eastAsia="en-US"/>
            <w:rPrChange w:id="1944" w:author="ilia kassianenko" w:date="2019-03-21T21:37:00Z">
              <w:rPr>
                <w:noProof/>
                <w:lang w:val="en-US" w:eastAsia="en-US"/>
              </w:rPr>
            </w:rPrChange>
          </w:rPr>
          <w:drawing>
            <wp:inline distT="0" distB="0" distL="0" distR="0" wp14:anchorId="26284E1B" wp14:editId="7A0FB75B">
              <wp:extent cx="5332724" cy="1698381"/>
              <wp:effectExtent l="19050" t="19050" r="2095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5489" cy="1712001"/>
                      </a:xfrm>
                      <a:prstGeom prst="rect">
                        <a:avLst/>
                      </a:prstGeom>
                      <a:ln>
                        <a:solidFill>
                          <a:schemeClr val="tx1"/>
                        </a:solidFill>
                      </a:ln>
                    </pic:spPr>
                  </pic:pic>
                </a:graphicData>
              </a:graphic>
            </wp:inline>
          </w:drawing>
        </w:r>
      </w:del>
    </w:p>
    <w:p w14:paraId="558617F9" w14:textId="11B30B72" w:rsidR="00424AC2" w:rsidRPr="0047260E" w:rsidDel="003129D2" w:rsidRDefault="00251F7E">
      <w:pPr>
        <w:pStyle w:val="Caption"/>
        <w:jc w:val="center"/>
        <w:rPr>
          <w:del w:id="1945" w:author="outpost" w:date="2019-03-18T21:44:00Z"/>
          <w:rFonts w:ascii="Arial" w:hAnsi="Arial" w:cs="Arial"/>
          <w:color w:val="24292E"/>
          <w:sz w:val="24"/>
          <w:szCs w:val="24"/>
          <w:u w:val="single"/>
          <w:lang w:val="en-CA"/>
          <w:rPrChange w:id="1946" w:author="ilia kassianenko" w:date="2019-03-21T21:37:00Z">
            <w:rPr>
              <w:del w:id="1947" w:author="outpost" w:date="2019-03-18T21:44:00Z"/>
              <w:rFonts w:ascii="Arial" w:hAnsi="Arial" w:cs="Arial"/>
              <w:color w:val="24292E"/>
              <w:sz w:val="24"/>
              <w:szCs w:val="24"/>
              <w:u w:val="single"/>
              <w:lang w:val="fr-CA"/>
            </w:rPr>
          </w:rPrChange>
        </w:rPr>
        <w:pPrChange w:id="1948" w:author="outpost" w:date="2019-03-18T21:40:00Z">
          <w:pPr>
            <w:pStyle w:val="HTMLPreformatted"/>
            <w:shd w:val="clear" w:color="auto" w:fill="FFFFFF"/>
          </w:pPr>
        </w:pPrChange>
      </w:pPr>
      <w:ins w:id="1949" w:author="outpost" w:date="2019-03-18T21:40:00Z">
        <w:r w:rsidRPr="0047260E">
          <w:rPr>
            <w:lang w:val="en-CA"/>
            <w:rPrChange w:id="1950" w:author="ilia kassianenko" w:date="2019-03-21T21:37:00Z">
              <w:rPr/>
            </w:rPrChange>
          </w:rPr>
          <w:t xml:space="preserve">Figure </w:t>
        </w:r>
        <w:r w:rsidRPr="0047260E">
          <w:rPr>
            <w:b w:val="0"/>
            <w:bCs w:val="0"/>
            <w:lang w:val="en-CA"/>
            <w:rPrChange w:id="1951" w:author="ilia kassianenko" w:date="2019-03-21T21:37:00Z">
              <w:rPr>
                <w:b/>
                <w:bCs/>
              </w:rPr>
            </w:rPrChange>
          </w:rPr>
          <w:fldChar w:fldCharType="begin"/>
        </w:r>
        <w:r w:rsidRPr="0047260E">
          <w:rPr>
            <w:lang w:val="en-CA"/>
            <w:rPrChange w:id="1952" w:author="ilia kassianenko" w:date="2019-03-21T21:37:00Z">
              <w:rPr/>
            </w:rPrChange>
          </w:rPr>
          <w:instrText xml:space="preserve"> SEQ Figure \* ARABIC </w:instrText>
        </w:r>
      </w:ins>
      <w:r w:rsidRPr="0047260E">
        <w:rPr>
          <w:b w:val="0"/>
          <w:bCs w:val="0"/>
          <w:lang w:val="en-CA"/>
          <w:rPrChange w:id="1953" w:author="ilia kassianenko" w:date="2019-03-21T21:37:00Z">
            <w:rPr>
              <w:b/>
              <w:bCs/>
            </w:rPr>
          </w:rPrChange>
        </w:rPr>
        <w:fldChar w:fldCharType="separate"/>
      </w:r>
      <w:ins w:id="1954" w:author="ilia kassianenko" w:date="2019-03-21T21:41:00Z">
        <w:r w:rsidR="007B6C7E">
          <w:rPr>
            <w:noProof/>
            <w:lang w:val="en-CA"/>
          </w:rPr>
          <w:t>1</w:t>
        </w:r>
      </w:ins>
      <w:ins w:id="1955" w:author="outpost" w:date="2019-03-18T21:40:00Z">
        <w:r w:rsidRPr="0047260E">
          <w:rPr>
            <w:b w:val="0"/>
            <w:bCs w:val="0"/>
            <w:lang w:val="en-CA"/>
            <w:rPrChange w:id="1956" w:author="ilia kassianenko" w:date="2019-03-21T21:37:00Z">
              <w:rPr>
                <w:b/>
                <w:bCs/>
              </w:rPr>
            </w:rPrChange>
          </w:rPr>
          <w:fldChar w:fldCharType="end"/>
        </w:r>
        <w:r w:rsidRPr="0047260E">
          <w:rPr>
            <w:lang w:val="en-CA"/>
            <w:rPrChange w:id="1957" w:author="ilia kassianenko" w:date="2019-03-21T21:37:00Z">
              <w:rPr/>
            </w:rPrChange>
          </w:rPr>
          <w:t xml:space="preserve"> Data Sources</w:t>
        </w:r>
      </w:ins>
    </w:p>
    <w:p w14:paraId="3C5C722C" w14:textId="77777777" w:rsidR="002F4063" w:rsidRPr="0047260E" w:rsidRDefault="002F4063">
      <w:pPr>
        <w:pStyle w:val="Caption"/>
        <w:jc w:val="center"/>
        <w:rPr>
          <w:ins w:id="1958" w:author="outpost" w:date="2019-03-18T21:41:00Z"/>
          <w:rFonts w:cs="Arial"/>
          <w:color w:val="24292E"/>
          <w:sz w:val="24"/>
          <w:szCs w:val="24"/>
          <w:lang w:val="en-CA" w:eastAsia="en-CA"/>
          <w:rPrChange w:id="1959" w:author="ilia kassianenko" w:date="2019-03-21T21:37:00Z">
            <w:rPr>
              <w:ins w:id="1960" w:author="outpost" w:date="2019-03-18T21:41:00Z"/>
              <w:rFonts w:cs="Arial"/>
              <w:color w:val="24292E"/>
              <w:sz w:val="24"/>
              <w:szCs w:val="24"/>
              <w:lang w:val="en-CA" w:eastAsia="en-CA"/>
            </w:rPr>
          </w:rPrChange>
        </w:rPr>
        <w:pPrChange w:id="1961" w:author="outpost" w:date="2019-03-18T21:44:00Z">
          <w:pPr>
            <w:spacing w:before="0" w:after="0"/>
          </w:pPr>
        </w:pPrChange>
      </w:pPr>
      <w:ins w:id="1962" w:author="outpost" w:date="2019-03-18T21:41:00Z">
        <w:r w:rsidRPr="0047260E">
          <w:rPr>
            <w:rFonts w:ascii="Arial" w:hAnsi="Arial" w:cs="Arial"/>
            <w:color w:val="24292E"/>
            <w:sz w:val="24"/>
            <w:szCs w:val="24"/>
            <w:lang w:val="en-CA"/>
            <w:rPrChange w:id="1963" w:author="ilia kassianenko" w:date="2019-03-21T21:37:00Z">
              <w:rPr>
                <w:rFonts w:cs="Arial"/>
                <w:color w:val="24292E"/>
                <w:sz w:val="24"/>
                <w:szCs w:val="24"/>
              </w:rPr>
            </w:rPrChange>
          </w:rPr>
          <w:br w:type="page"/>
        </w:r>
      </w:ins>
    </w:p>
    <w:p w14:paraId="1ECF1A82" w14:textId="4194CA37" w:rsidR="00A65745" w:rsidRPr="0047260E" w:rsidDel="002F4063" w:rsidRDefault="002F4063">
      <w:pPr>
        <w:rPr>
          <w:ins w:id="1964" w:author="Fritz Gyger" w:date="2019-03-08T16:45:00Z"/>
          <w:del w:id="1965" w:author="outpost" w:date="2019-03-18T21:41:00Z"/>
          <w:lang w:val="en-CA"/>
          <w:rPrChange w:id="1966" w:author="ilia kassianenko" w:date="2019-03-21T21:37:00Z">
            <w:rPr>
              <w:ins w:id="1967" w:author="Fritz Gyger" w:date="2019-03-08T16:45:00Z"/>
              <w:del w:id="1968" w:author="outpost" w:date="2019-03-18T21:41:00Z"/>
              <w:rFonts w:ascii="Arial" w:hAnsi="Arial" w:cs="Arial"/>
              <w:b/>
              <w:color w:val="24292E"/>
              <w:sz w:val="22"/>
              <w:szCs w:val="22"/>
              <w:lang w:val="fr-CA"/>
            </w:rPr>
          </w:rPrChange>
        </w:rPr>
        <w:pPrChange w:id="1969" w:author="outpost" w:date="2019-03-18T21:42:00Z">
          <w:pPr>
            <w:pStyle w:val="HTMLPreformatted"/>
            <w:shd w:val="clear" w:color="auto" w:fill="FFFFFF"/>
          </w:pPr>
        </w:pPrChange>
      </w:pPr>
      <w:ins w:id="1970" w:author="outpost" w:date="2019-03-18T21:42:00Z">
        <w:r w:rsidRPr="0047260E">
          <w:rPr>
            <w:lang w:val="en-CA"/>
            <w:rPrChange w:id="1971" w:author="ilia kassianenko" w:date="2019-03-21T21:37:00Z">
              <w:rPr/>
            </w:rPrChange>
          </w:rPr>
          <w:lastRenderedPageBreak/>
          <w:t xml:space="preserve">The details concerning these data sources are further discussed in sections </w:t>
        </w:r>
      </w:ins>
      <w:ins w:id="1972" w:author="Fritz Gyger" w:date="2019-03-08T16:45:00Z">
        <w:del w:id="1973" w:author="outpost" w:date="2019-03-18T21:41:00Z">
          <w:r w:rsidR="00A65745" w:rsidRPr="0047260E" w:rsidDel="002F4063">
            <w:rPr>
              <w:lang w:val="en-CA"/>
              <w:rPrChange w:id="1974" w:author="ilia kassianenko" w:date="2019-03-21T21:37:00Z">
                <w:rPr>
                  <w:rFonts w:cs="Arial"/>
                  <w:b/>
                  <w:color w:val="24292E"/>
                  <w:szCs w:val="22"/>
                  <w:lang w:val="fr-CA"/>
                </w:rPr>
              </w:rPrChange>
            </w:rPr>
            <w:delText xml:space="preserve">We plan </w:delText>
          </w:r>
        </w:del>
      </w:ins>
      <w:ins w:id="1975" w:author="Fritz Gyger" w:date="2019-03-08T16:46:00Z">
        <w:del w:id="1976" w:author="outpost" w:date="2019-03-18T21:41:00Z">
          <w:r w:rsidR="00A65745" w:rsidRPr="0047260E" w:rsidDel="002F4063">
            <w:rPr>
              <w:lang w:val="en-CA"/>
              <w:rPrChange w:id="1977" w:author="ilia kassianenko" w:date="2019-03-21T21:37:00Z">
                <w:rPr>
                  <w:rFonts w:cs="Arial"/>
                  <w:color w:val="24292E"/>
                  <w:szCs w:val="22"/>
                  <w:lang w:val="fr-CA"/>
                </w:rPr>
              </w:rPrChange>
            </w:rPr>
            <w:delText xml:space="preserve">to </w:delText>
          </w:r>
        </w:del>
      </w:ins>
      <w:ins w:id="1978" w:author="Fritz Gyger" w:date="2019-03-08T16:45:00Z">
        <w:del w:id="1979" w:author="outpost" w:date="2019-03-18T21:41:00Z">
          <w:r w:rsidR="00A65745" w:rsidRPr="0047260E" w:rsidDel="002F4063">
            <w:rPr>
              <w:lang w:val="en-CA"/>
              <w:rPrChange w:id="1980" w:author="ilia kassianenko" w:date="2019-03-21T21:37:00Z">
                <w:rPr>
                  <w:rFonts w:cs="Arial"/>
                  <w:b/>
                  <w:color w:val="24292E"/>
                  <w:szCs w:val="22"/>
                  <w:lang w:val="fr-CA"/>
                </w:rPr>
              </w:rPrChange>
            </w:rPr>
            <w:delText xml:space="preserve">use </w:delText>
          </w:r>
        </w:del>
      </w:ins>
      <w:ins w:id="1981" w:author="Fritz Gyger" w:date="2019-03-08T16:46:00Z">
        <w:del w:id="1982" w:author="outpost" w:date="2019-03-18T21:41:00Z">
          <w:r w:rsidR="00A65745" w:rsidRPr="0047260E" w:rsidDel="002F4063">
            <w:rPr>
              <w:lang w:val="en-CA"/>
              <w:rPrChange w:id="1983" w:author="ilia kassianenko" w:date="2019-03-21T21:37:00Z">
                <w:rPr>
                  <w:rFonts w:cs="Arial"/>
                  <w:color w:val="24292E"/>
                  <w:szCs w:val="22"/>
                </w:rPr>
              </w:rPrChange>
            </w:rPr>
            <w:delText xml:space="preserve">snow removal information from the city of Montreal and weather information from Environment Canada. </w:delText>
          </w:r>
        </w:del>
      </w:ins>
    </w:p>
    <w:p w14:paraId="14527DBB" w14:textId="44F059A5" w:rsidR="00320A42" w:rsidRPr="0047260E" w:rsidDel="002F4063" w:rsidRDefault="00320A42">
      <w:pPr>
        <w:rPr>
          <w:del w:id="1984" w:author="outpost" w:date="2019-03-18T21:41:00Z"/>
          <w:lang w:val="en-CA"/>
          <w:rPrChange w:id="1985" w:author="ilia kassianenko" w:date="2019-03-21T21:37:00Z">
            <w:rPr>
              <w:del w:id="1986" w:author="outpost" w:date="2019-03-18T21:41:00Z"/>
              <w:rFonts w:ascii="Arial" w:hAnsi="Arial" w:cs="Arial"/>
              <w:b/>
              <w:color w:val="24292E"/>
              <w:sz w:val="22"/>
              <w:szCs w:val="22"/>
              <w:lang w:val="fr-CA"/>
            </w:rPr>
          </w:rPrChange>
        </w:rPr>
        <w:pPrChange w:id="1987" w:author="outpost" w:date="2019-03-18T21:42:00Z">
          <w:pPr>
            <w:pStyle w:val="HTMLPreformatted"/>
            <w:shd w:val="clear" w:color="auto" w:fill="FFFFFF"/>
          </w:pPr>
        </w:pPrChange>
      </w:pPr>
      <w:moveFromRangeStart w:id="1988" w:author="Fritz Gyger" w:date="2019-03-08T16:44:00Z" w:name="move2955901"/>
      <w:moveFrom w:id="1989" w:author="Fritz Gyger" w:date="2019-03-08T16:44:00Z">
        <w:del w:id="1990" w:author="outpost" w:date="2019-03-18T21:41:00Z">
          <w:r w:rsidRPr="0047260E" w:rsidDel="002F4063">
            <w:rPr>
              <w:lang w:val="en-CA"/>
              <w:rPrChange w:id="1991" w:author="ilia kassianenko" w:date="2019-03-21T21:37:00Z">
                <w:rPr>
                  <w:rFonts w:cs="Arial"/>
                  <w:b/>
                  <w:color w:val="24292E"/>
                  <w:szCs w:val="22"/>
                  <w:lang w:val="fr-CA"/>
                </w:rPr>
              </w:rPrChange>
            </w:rPr>
            <w:delText xml:space="preserve">Ville de Montréal </w:delText>
          </w:r>
          <w:r w:rsidR="00424AC2" w:rsidRPr="0047260E" w:rsidDel="002F4063">
            <w:rPr>
              <w:lang w:val="en-CA"/>
              <w:rPrChange w:id="1992" w:author="ilia kassianenko" w:date="2019-03-21T21:37:00Z">
                <w:rPr>
                  <w:rFonts w:cs="Arial"/>
                  <w:color w:val="24292E"/>
                  <w:szCs w:val="22"/>
                  <w:lang w:val="fr-CA"/>
                </w:rPr>
              </w:rPrChange>
            </w:rPr>
            <w:delText xml:space="preserve">for the snow removal information </w:delText>
          </w:r>
          <w:r w:rsidRPr="0047260E" w:rsidDel="002F4063">
            <w:rPr>
              <w:lang w:val="en-CA"/>
              <w:rPrChange w:id="1993" w:author="ilia kassianenko" w:date="2019-03-21T21:37:00Z">
                <w:rPr>
                  <w:rFonts w:cs="Arial"/>
                  <w:b/>
                  <w:color w:val="24292E"/>
                  <w:szCs w:val="22"/>
                  <w:lang w:val="fr-CA"/>
                </w:rPr>
              </w:rPrChange>
            </w:rPr>
            <w:delText xml:space="preserve">: </w:delText>
          </w:r>
        </w:del>
      </w:moveFrom>
    </w:p>
    <w:p w14:paraId="3BAE3358" w14:textId="5A945A28" w:rsidR="00BA4ED4" w:rsidRPr="0047260E" w:rsidDel="002F4063" w:rsidRDefault="00D74765">
      <w:pPr>
        <w:rPr>
          <w:del w:id="1994" w:author="outpost" w:date="2019-03-18T21:41:00Z"/>
          <w:lang w:val="en-CA"/>
          <w:rPrChange w:id="1995" w:author="ilia kassianenko" w:date="2019-03-21T21:37:00Z">
            <w:rPr>
              <w:del w:id="1996" w:author="outpost" w:date="2019-03-18T21:41:00Z"/>
              <w:lang w:val="en-CA" w:eastAsia="ar-SA"/>
            </w:rPr>
          </w:rPrChange>
        </w:rPr>
        <w:pPrChange w:id="1997" w:author="outpost" w:date="2019-03-18T21:42:00Z">
          <w:pPr>
            <w:pStyle w:val="BodyText"/>
          </w:pPr>
        </w:pPrChange>
      </w:pPr>
      <w:moveFrom w:id="1998" w:author="Fritz Gyger" w:date="2019-03-08T16:44:00Z">
        <w:del w:id="1999" w:author="outpost" w:date="2019-03-18T21:41:00Z">
          <w:r w:rsidRPr="0047260E" w:rsidDel="002F4063">
            <w:rPr>
              <w:lang w:val="en-CA"/>
              <w:rPrChange w:id="2000" w:author="ilia kassianenko" w:date="2019-03-21T21:37:00Z">
                <w:rPr>
                  <w:lang w:val="en-CA" w:eastAsia="ar-SA"/>
                </w:rPr>
              </w:rPrChange>
            </w:rPr>
            <w:delText>(</w:delText>
          </w:r>
          <w:r w:rsidR="00BA4ED4" w:rsidRPr="0047260E" w:rsidDel="002F4063">
            <w:rPr>
              <w:lang w:val="en-CA"/>
              <w:rPrChange w:id="2001" w:author="ilia kassianenko" w:date="2019-03-21T21:37:00Z">
                <w:rPr>
                  <w:lang w:val="en-CA" w:eastAsia="ar-SA"/>
                </w:rPr>
              </w:rPrChange>
            </w:rPr>
            <w:delText>Licence: Attribution 4.0 international CC BY 4.0</w:delText>
          </w:r>
          <w:r w:rsidRPr="0047260E" w:rsidDel="002F4063">
            <w:rPr>
              <w:lang w:val="en-CA"/>
              <w:rPrChange w:id="2002" w:author="ilia kassianenko" w:date="2019-03-21T21:37:00Z">
                <w:rPr>
                  <w:lang w:val="en-CA" w:eastAsia="ar-SA"/>
                </w:rPr>
              </w:rPrChange>
            </w:rPr>
            <w:delText>)</w:delText>
          </w:r>
        </w:del>
      </w:moveFrom>
    </w:p>
    <w:p w14:paraId="24F48A97" w14:textId="089CA86D" w:rsidR="00320A42" w:rsidRPr="0047260E" w:rsidDel="002F4063" w:rsidRDefault="00320A42">
      <w:pPr>
        <w:rPr>
          <w:del w:id="2003" w:author="outpost" w:date="2019-03-18T21:41:00Z"/>
          <w:lang w:val="en-CA"/>
          <w:rPrChange w:id="2004" w:author="ilia kassianenko" w:date="2019-03-21T21:37:00Z">
            <w:rPr>
              <w:del w:id="2005" w:author="outpost" w:date="2019-03-18T21:41:00Z"/>
              <w:rFonts w:ascii="Arial" w:hAnsi="Arial" w:cs="Arial"/>
              <w:color w:val="24292E"/>
              <w:sz w:val="22"/>
              <w:szCs w:val="22"/>
              <w:lang w:val="fr-CA"/>
            </w:rPr>
          </w:rPrChange>
        </w:rPr>
        <w:pPrChange w:id="2006" w:author="outpost" w:date="2019-03-18T21:42:00Z">
          <w:pPr>
            <w:pStyle w:val="HTMLPreformatted"/>
            <w:numPr>
              <w:numId w:val="4"/>
            </w:numPr>
            <w:shd w:val="clear" w:color="auto" w:fill="FFFFFF"/>
            <w:ind w:left="720" w:hanging="360"/>
          </w:pPr>
        </w:pPrChange>
      </w:pPr>
      <w:moveFrom w:id="2007" w:author="Fritz Gyger" w:date="2019-03-08T16:44:00Z">
        <w:del w:id="2008" w:author="outpost" w:date="2019-03-18T21:41:00Z">
          <w:r w:rsidRPr="0047260E" w:rsidDel="002F4063">
            <w:rPr>
              <w:lang w:val="en-CA"/>
              <w:rPrChange w:id="2009" w:author="ilia kassianenko" w:date="2019-03-21T21:37:00Z">
                <w:rPr>
                  <w:rFonts w:cs="Arial"/>
                  <w:color w:val="24292E"/>
                  <w:szCs w:val="22"/>
                  <w:lang w:val="fr-CA"/>
                </w:rPr>
              </w:rPrChange>
            </w:rPr>
            <w:delText xml:space="preserve">Transactions déneigement (fichier .csv) </w:delText>
          </w:r>
        </w:del>
      </w:moveFrom>
    </w:p>
    <w:p w14:paraId="5475919B" w14:textId="20EA3997" w:rsidR="00320A42" w:rsidRPr="0047260E" w:rsidDel="002F4063" w:rsidRDefault="006352E5">
      <w:pPr>
        <w:rPr>
          <w:del w:id="2010" w:author="outpost" w:date="2019-03-18T21:41:00Z"/>
          <w:lang w:val="en-CA"/>
          <w:rPrChange w:id="2011" w:author="ilia kassianenko" w:date="2019-03-21T21:37:00Z">
            <w:rPr>
              <w:del w:id="2012" w:author="outpost" w:date="2019-03-18T21:41:00Z"/>
              <w:rFonts w:ascii="Arial" w:hAnsi="Arial" w:cs="Arial"/>
              <w:color w:val="24292E"/>
              <w:sz w:val="22"/>
              <w:szCs w:val="22"/>
              <w:lang w:val="fr-CA"/>
            </w:rPr>
          </w:rPrChange>
        </w:rPr>
        <w:pPrChange w:id="2013" w:author="outpost" w:date="2019-03-18T21:42:00Z">
          <w:pPr>
            <w:pStyle w:val="HTMLPreformatted"/>
            <w:shd w:val="clear" w:color="auto" w:fill="FFFFFF"/>
            <w:ind w:left="720"/>
          </w:pPr>
        </w:pPrChange>
      </w:pPr>
      <w:moveFrom w:id="2014" w:author="Fritz Gyger" w:date="2019-03-08T16:44:00Z">
        <w:del w:id="2015" w:author="outpost" w:date="2019-03-18T21:41:00Z">
          <w:r w:rsidRPr="0047260E" w:rsidDel="002F4063">
            <w:rPr>
              <w:lang w:val="en-CA"/>
              <w:rPrChange w:id="2016" w:author="ilia kassianenko" w:date="2019-03-21T21:37:00Z">
                <w:rPr>
                  <w:rStyle w:val="Hyperlink"/>
                  <w:rFonts w:cs="Arial"/>
                  <w:szCs w:val="22"/>
                  <w:lang w:val="fr-CA"/>
                </w:rPr>
              </w:rPrChange>
            </w:rPr>
            <w:fldChar w:fldCharType="begin"/>
          </w:r>
          <w:r w:rsidRPr="0047260E" w:rsidDel="002F4063">
            <w:rPr>
              <w:lang w:val="en-CA"/>
              <w:rPrChange w:id="2017" w:author="ilia kassianenko" w:date="2019-03-21T21:37:00Z">
                <w:rPr>
                  <w:rStyle w:val="Hyperlink"/>
                  <w:rFonts w:cs="Arial"/>
                  <w:szCs w:val="22"/>
                  <w:lang w:val="fr-CA"/>
                </w:rPr>
              </w:rPrChange>
            </w:rPr>
            <w:delInstrText xml:space="preserve"> HYPERLINK "http://donnees.ville.montreal.qc.ca/dataset/5bfbd75f-7531-48c2-b6b6-072284f7b9e7/resource/dad68871-51b9-4a82-93b0-31cf20b5aa03/download/transactions_deneigement_saison_2018-2019.csv" </w:delInstrText>
          </w:r>
          <w:r w:rsidRPr="0047260E" w:rsidDel="002F4063">
            <w:rPr>
              <w:lang w:val="en-CA"/>
              <w:rPrChange w:id="2018" w:author="ilia kassianenko" w:date="2019-03-21T21:37:00Z">
                <w:rPr>
                  <w:rStyle w:val="Hyperlink"/>
                  <w:rFonts w:cs="Arial"/>
                  <w:szCs w:val="22"/>
                  <w:lang w:val="fr-CA"/>
                </w:rPr>
              </w:rPrChange>
            </w:rPr>
            <w:fldChar w:fldCharType="separate"/>
          </w:r>
          <w:r w:rsidR="00320A42" w:rsidRPr="0047260E" w:rsidDel="002F4063">
            <w:rPr>
              <w:rStyle w:val="Hyperlink"/>
              <w:lang w:val="en-CA"/>
              <w:rPrChange w:id="2019" w:author="ilia kassianenko" w:date="2019-03-21T21:37:00Z">
                <w:rPr>
                  <w:rStyle w:val="Hyperlink"/>
                  <w:rFonts w:cs="Arial"/>
                  <w:szCs w:val="22"/>
                  <w:lang w:val="fr-CA"/>
                </w:rPr>
              </w:rPrChange>
            </w:rPr>
            <w:delText>http://donnees.ville.montreal.qc.ca/dataset/5bfbd75f-7531-48c2-b6b6-072284f7b9e7/resource/dad68871-51b9-4a82-93b0-31cf20b5aa03/download/transactions_deneigement_saison_2018-2019.csv</w:delText>
          </w:r>
          <w:r w:rsidRPr="0047260E" w:rsidDel="002F4063">
            <w:rPr>
              <w:lang w:val="en-CA"/>
              <w:rPrChange w:id="2020" w:author="ilia kassianenko" w:date="2019-03-21T21:37:00Z">
                <w:rPr>
                  <w:rStyle w:val="Hyperlink"/>
                  <w:rFonts w:cs="Arial"/>
                  <w:szCs w:val="22"/>
                  <w:lang w:val="fr-CA"/>
                </w:rPr>
              </w:rPrChange>
            </w:rPr>
            <w:fldChar w:fldCharType="end"/>
          </w:r>
        </w:del>
      </w:moveFrom>
    </w:p>
    <w:p w14:paraId="3D5FBD7A" w14:textId="0228FF1F" w:rsidR="00320A42" w:rsidRPr="0047260E" w:rsidDel="002F4063" w:rsidRDefault="00320A42">
      <w:pPr>
        <w:rPr>
          <w:del w:id="2021" w:author="outpost" w:date="2019-03-18T21:41:00Z"/>
          <w:lang w:val="en-CA"/>
          <w:rPrChange w:id="2022" w:author="ilia kassianenko" w:date="2019-03-21T21:37:00Z">
            <w:rPr>
              <w:del w:id="2023" w:author="outpost" w:date="2019-03-18T21:41:00Z"/>
              <w:rFonts w:ascii="Arial" w:hAnsi="Arial" w:cs="Arial"/>
              <w:color w:val="24292E"/>
              <w:sz w:val="22"/>
              <w:szCs w:val="22"/>
              <w:lang w:val="fr-CA"/>
            </w:rPr>
          </w:rPrChange>
        </w:rPr>
        <w:pPrChange w:id="2024" w:author="outpost" w:date="2019-03-18T21:42:00Z">
          <w:pPr>
            <w:pStyle w:val="HTMLPreformatted"/>
            <w:numPr>
              <w:numId w:val="5"/>
            </w:numPr>
            <w:shd w:val="clear" w:color="auto" w:fill="FFFFFF"/>
            <w:ind w:left="720" w:hanging="360"/>
          </w:pPr>
        </w:pPrChange>
      </w:pPr>
      <w:moveFrom w:id="2025" w:author="Fritz Gyger" w:date="2019-03-08T16:44:00Z">
        <w:del w:id="2026" w:author="outpost" w:date="2019-03-18T21:41:00Z">
          <w:r w:rsidRPr="0047260E" w:rsidDel="002F4063">
            <w:rPr>
              <w:lang w:val="en-CA"/>
              <w:rPrChange w:id="2027" w:author="ilia kassianenko" w:date="2019-03-21T21:37:00Z">
                <w:rPr>
                  <w:rFonts w:cs="Arial"/>
                  <w:color w:val="24292E"/>
                  <w:szCs w:val="22"/>
                  <w:lang w:val="fr-CA"/>
                </w:rPr>
              </w:rPrChange>
            </w:rPr>
            <w:delText xml:space="preserve">Contrats déneigement (fichier .csv) </w:delText>
          </w:r>
        </w:del>
      </w:moveFrom>
    </w:p>
    <w:p w14:paraId="1CF4C6D1" w14:textId="37C49DDA" w:rsidR="00320A42" w:rsidRPr="0047260E" w:rsidDel="002F4063" w:rsidRDefault="006352E5">
      <w:pPr>
        <w:rPr>
          <w:del w:id="2028" w:author="outpost" w:date="2019-03-18T21:41:00Z"/>
          <w:lang w:val="en-CA"/>
          <w:rPrChange w:id="2029" w:author="ilia kassianenko" w:date="2019-03-21T21:37:00Z">
            <w:rPr>
              <w:del w:id="2030" w:author="outpost" w:date="2019-03-18T21:41:00Z"/>
              <w:rFonts w:ascii="Arial" w:hAnsi="Arial" w:cs="Arial"/>
              <w:color w:val="24292E"/>
              <w:sz w:val="22"/>
              <w:szCs w:val="22"/>
              <w:lang w:val="fr-CA"/>
            </w:rPr>
          </w:rPrChange>
        </w:rPr>
        <w:pPrChange w:id="2031" w:author="outpost" w:date="2019-03-18T21:42:00Z">
          <w:pPr>
            <w:pStyle w:val="HTMLPreformatted"/>
            <w:shd w:val="clear" w:color="auto" w:fill="FFFFFF"/>
            <w:ind w:left="720"/>
          </w:pPr>
        </w:pPrChange>
      </w:pPr>
      <w:moveFrom w:id="2032" w:author="Fritz Gyger" w:date="2019-03-08T16:44:00Z">
        <w:del w:id="2033" w:author="outpost" w:date="2019-03-18T21:41:00Z">
          <w:r w:rsidRPr="0047260E" w:rsidDel="002F4063">
            <w:rPr>
              <w:lang w:val="en-CA"/>
              <w:rPrChange w:id="2034" w:author="ilia kassianenko" w:date="2019-03-21T21:37:00Z">
                <w:rPr>
                  <w:rStyle w:val="Hyperlink"/>
                  <w:rFonts w:cs="Arial"/>
                  <w:szCs w:val="22"/>
                  <w:lang w:val="fr-CA"/>
                </w:rPr>
              </w:rPrChange>
            </w:rPr>
            <w:fldChar w:fldCharType="begin"/>
          </w:r>
          <w:r w:rsidRPr="0047260E" w:rsidDel="002F4063">
            <w:rPr>
              <w:lang w:val="en-CA"/>
              <w:rPrChange w:id="2035" w:author="ilia kassianenko" w:date="2019-03-21T21:37:00Z">
                <w:rPr>
                  <w:rStyle w:val="Hyperlink"/>
                  <w:rFonts w:cs="Arial"/>
                  <w:szCs w:val="22"/>
                  <w:lang w:val="fr-CA"/>
                </w:rPr>
              </w:rPrChange>
            </w:rPr>
            <w:delInstrText xml:space="preserve"> HYPERLINK "http://donnees.ville.montreal.qc.ca/dataset/5bfbd75f-7531-48c2-b6b6-072284f7b9e7/resource/5dd82872-89f8-439e-9a8a-fff7fea1a28d/download/contrats_deneigement_saison_2018-2019.csv" </w:delInstrText>
          </w:r>
          <w:r w:rsidRPr="0047260E" w:rsidDel="002F4063">
            <w:rPr>
              <w:lang w:val="en-CA"/>
              <w:rPrChange w:id="2036" w:author="ilia kassianenko" w:date="2019-03-21T21:37:00Z">
                <w:rPr>
                  <w:rStyle w:val="Hyperlink"/>
                  <w:rFonts w:cs="Arial"/>
                  <w:szCs w:val="22"/>
                  <w:lang w:val="fr-CA"/>
                </w:rPr>
              </w:rPrChange>
            </w:rPr>
            <w:fldChar w:fldCharType="separate"/>
          </w:r>
          <w:r w:rsidR="00320A42" w:rsidRPr="0047260E" w:rsidDel="002F4063">
            <w:rPr>
              <w:rStyle w:val="Hyperlink"/>
              <w:lang w:val="en-CA"/>
              <w:rPrChange w:id="2037" w:author="ilia kassianenko" w:date="2019-03-21T21:37:00Z">
                <w:rPr>
                  <w:rStyle w:val="Hyperlink"/>
                  <w:rFonts w:cs="Arial"/>
                  <w:szCs w:val="22"/>
                  <w:lang w:val="fr-CA"/>
                </w:rPr>
              </w:rPrChange>
            </w:rPr>
            <w:delText>http://donnees.ville.montreal.qc.ca/dataset/5bfbd75f-7531-48c2-b6b6-072284f7b9e7/resource/5dd82872-89f8-439e-9a8a-fff7fea1a28d/download/contrats_deneigement_saison_2018-2019.csv</w:delText>
          </w:r>
          <w:r w:rsidRPr="0047260E" w:rsidDel="002F4063">
            <w:rPr>
              <w:lang w:val="en-CA"/>
              <w:rPrChange w:id="2038" w:author="ilia kassianenko" w:date="2019-03-21T21:37:00Z">
                <w:rPr>
                  <w:rStyle w:val="Hyperlink"/>
                  <w:rFonts w:cs="Arial"/>
                  <w:szCs w:val="22"/>
                  <w:lang w:val="fr-CA"/>
                </w:rPr>
              </w:rPrChange>
            </w:rPr>
            <w:fldChar w:fldCharType="end"/>
          </w:r>
        </w:del>
      </w:moveFrom>
    </w:p>
    <w:p w14:paraId="757BFD10" w14:textId="319E8E3C" w:rsidR="00320A42" w:rsidRPr="0047260E" w:rsidDel="002F4063" w:rsidRDefault="00320A42">
      <w:pPr>
        <w:rPr>
          <w:del w:id="2039" w:author="outpost" w:date="2019-03-18T21:41:00Z"/>
          <w:lang w:val="en-CA"/>
          <w:rPrChange w:id="2040" w:author="ilia kassianenko" w:date="2019-03-21T21:37:00Z">
            <w:rPr>
              <w:del w:id="2041" w:author="outpost" w:date="2019-03-18T21:41:00Z"/>
              <w:rFonts w:ascii="Arial" w:hAnsi="Arial" w:cs="Arial"/>
              <w:color w:val="24292E"/>
              <w:sz w:val="22"/>
              <w:szCs w:val="22"/>
              <w:lang w:val="fr-CA"/>
            </w:rPr>
          </w:rPrChange>
        </w:rPr>
        <w:pPrChange w:id="2042" w:author="outpost" w:date="2019-03-18T21:42:00Z">
          <w:pPr>
            <w:pStyle w:val="HTMLPreformatted"/>
            <w:numPr>
              <w:numId w:val="5"/>
            </w:numPr>
            <w:shd w:val="clear" w:color="auto" w:fill="FFFFFF"/>
            <w:ind w:left="720" w:hanging="360"/>
          </w:pPr>
        </w:pPrChange>
      </w:pPr>
      <w:moveFrom w:id="2043" w:author="Fritz Gyger" w:date="2019-03-08T16:44:00Z">
        <w:del w:id="2044" w:author="outpost" w:date="2019-03-18T21:41:00Z">
          <w:r w:rsidRPr="0047260E" w:rsidDel="002F4063">
            <w:rPr>
              <w:lang w:val="en-CA"/>
              <w:rPrChange w:id="2045" w:author="ilia kassianenko" w:date="2019-03-21T21:37:00Z">
                <w:rPr>
                  <w:rFonts w:cs="Arial"/>
                  <w:color w:val="24292E"/>
                  <w:szCs w:val="22"/>
                  <w:lang w:val="fr-CA"/>
                </w:rPr>
              </w:rPrChange>
            </w:rPr>
            <w:delText>Dépôt de neige (fichier .csv)</w:delText>
          </w:r>
        </w:del>
      </w:moveFrom>
    </w:p>
    <w:p w14:paraId="30A85768" w14:textId="4A2C0288" w:rsidR="00320A42" w:rsidRPr="0047260E" w:rsidDel="002F4063" w:rsidRDefault="006352E5">
      <w:pPr>
        <w:rPr>
          <w:del w:id="2046" w:author="outpost" w:date="2019-03-18T21:41:00Z"/>
          <w:lang w:val="en-CA"/>
          <w:rPrChange w:id="2047" w:author="ilia kassianenko" w:date="2019-03-21T21:37:00Z">
            <w:rPr>
              <w:del w:id="2048" w:author="outpost" w:date="2019-03-18T21:41:00Z"/>
              <w:rFonts w:ascii="Arial" w:hAnsi="Arial" w:cs="Arial"/>
              <w:color w:val="24292E"/>
              <w:sz w:val="22"/>
              <w:szCs w:val="22"/>
              <w:lang w:val="fr-CA"/>
            </w:rPr>
          </w:rPrChange>
        </w:rPr>
        <w:pPrChange w:id="2049" w:author="outpost" w:date="2019-03-18T21:42:00Z">
          <w:pPr>
            <w:pStyle w:val="HTMLPreformatted"/>
            <w:shd w:val="clear" w:color="auto" w:fill="FFFFFF"/>
            <w:ind w:left="720"/>
          </w:pPr>
        </w:pPrChange>
      </w:pPr>
      <w:moveFrom w:id="2050" w:author="Fritz Gyger" w:date="2019-03-08T16:44:00Z">
        <w:del w:id="2051" w:author="outpost" w:date="2019-03-18T21:41:00Z">
          <w:r w:rsidRPr="0047260E" w:rsidDel="002F4063">
            <w:rPr>
              <w:lang w:val="en-CA"/>
              <w:rPrChange w:id="2052" w:author="ilia kassianenko" w:date="2019-03-21T21:37:00Z">
                <w:rPr>
                  <w:rStyle w:val="Hyperlink"/>
                  <w:rFonts w:cs="Arial"/>
                  <w:szCs w:val="22"/>
                  <w:lang w:val="fr-CA"/>
                </w:rPr>
              </w:rPrChange>
            </w:rPr>
            <w:fldChar w:fldCharType="begin"/>
          </w:r>
          <w:r w:rsidRPr="0047260E" w:rsidDel="002F4063">
            <w:rPr>
              <w:lang w:val="en-CA"/>
              <w:rPrChange w:id="2053" w:author="ilia kassianenko" w:date="2019-03-21T21:37:00Z">
                <w:rPr>
                  <w:rStyle w:val="Hyperlink"/>
                  <w:rFonts w:cs="Arial"/>
                  <w:szCs w:val="22"/>
                  <w:lang w:val="fr-CA"/>
                </w:rPr>
              </w:rPrChange>
            </w:rPr>
            <w:delInstrText xml:space="preserve"> HYPERLINK "http://donnees.ville.montreal.qc.ca/dataset/8a1d7d54-c297-46fe-b670-bb205641b13e/resource/9ea7b63a-18e1-4e9a-834e-77fd28e55bf8/download/depots_deneigement_saison_2018-2019.csv" </w:delInstrText>
          </w:r>
          <w:r w:rsidRPr="0047260E" w:rsidDel="002F4063">
            <w:rPr>
              <w:lang w:val="en-CA"/>
              <w:rPrChange w:id="2054" w:author="ilia kassianenko" w:date="2019-03-21T21:37:00Z">
                <w:rPr>
                  <w:rStyle w:val="Hyperlink"/>
                  <w:rFonts w:cs="Arial"/>
                  <w:szCs w:val="22"/>
                  <w:lang w:val="fr-CA"/>
                </w:rPr>
              </w:rPrChange>
            </w:rPr>
            <w:fldChar w:fldCharType="separate"/>
          </w:r>
          <w:r w:rsidR="00320A42" w:rsidRPr="0047260E" w:rsidDel="002F4063">
            <w:rPr>
              <w:rStyle w:val="Hyperlink"/>
              <w:lang w:val="en-CA"/>
              <w:rPrChange w:id="2055" w:author="ilia kassianenko" w:date="2019-03-21T21:37:00Z">
                <w:rPr>
                  <w:rStyle w:val="Hyperlink"/>
                  <w:rFonts w:cs="Arial"/>
                  <w:szCs w:val="22"/>
                  <w:lang w:val="fr-CA"/>
                </w:rPr>
              </w:rPrChange>
            </w:rPr>
            <w:delText>http://donnees.ville.montreal.qc.ca/dataset/8a1d7d54-c297-46fe-b670-bb205641b13e/resource/9ea7b63a-18e1-4e9a-834e-77fd28e55bf8/download/depots_deneigement_saison_2018-2019.csv</w:delText>
          </w:r>
          <w:r w:rsidRPr="0047260E" w:rsidDel="002F4063">
            <w:rPr>
              <w:lang w:val="en-CA"/>
              <w:rPrChange w:id="2056" w:author="ilia kassianenko" w:date="2019-03-21T21:37:00Z">
                <w:rPr>
                  <w:rStyle w:val="Hyperlink"/>
                  <w:rFonts w:cs="Arial"/>
                  <w:szCs w:val="22"/>
                  <w:lang w:val="fr-CA"/>
                </w:rPr>
              </w:rPrChange>
            </w:rPr>
            <w:fldChar w:fldCharType="end"/>
          </w:r>
        </w:del>
      </w:moveFrom>
    </w:p>
    <w:p w14:paraId="452E0FB7" w14:textId="1CBE85E4" w:rsidR="00320A42" w:rsidRPr="0047260E" w:rsidDel="002F4063" w:rsidRDefault="00320A42">
      <w:pPr>
        <w:rPr>
          <w:del w:id="2057" w:author="outpost" w:date="2019-03-18T21:41:00Z"/>
          <w:lang w:val="en-CA"/>
          <w:rPrChange w:id="2058" w:author="ilia kassianenko" w:date="2019-03-21T21:37:00Z">
            <w:rPr>
              <w:del w:id="2059" w:author="outpost" w:date="2019-03-18T21:41:00Z"/>
              <w:rFonts w:ascii="Arial" w:hAnsi="Arial" w:cs="Arial"/>
              <w:color w:val="24292E"/>
              <w:sz w:val="22"/>
              <w:szCs w:val="22"/>
              <w:lang w:val="fr-CA"/>
            </w:rPr>
          </w:rPrChange>
        </w:rPr>
        <w:pPrChange w:id="2060" w:author="outpost" w:date="2019-03-18T21:42:00Z">
          <w:pPr>
            <w:pStyle w:val="HTMLPreformatted"/>
            <w:numPr>
              <w:numId w:val="5"/>
            </w:numPr>
            <w:shd w:val="clear" w:color="auto" w:fill="FFFFFF"/>
            <w:ind w:left="720" w:hanging="360"/>
          </w:pPr>
        </w:pPrChange>
      </w:pPr>
      <w:moveFrom w:id="2061" w:author="Fritz Gyger" w:date="2019-03-08T16:44:00Z">
        <w:del w:id="2062" w:author="outpost" w:date="2019-03-18T21:41:00Z">
          <w:r w:rsidRPr="0047260E" w:rsidDel="002F4063">
            <w:rPr>
              <w:lang w:val="en-CA"/>
              <w:rPrChange w:id="2063" w:author="ilia kassianenko" w:date="2019-03-21T21:37:00Z">
                <w:rPr>
                  <w:rFonts w:cs="Arial"/>
                  <w:color w:val="24292E"/>
                  <w:szCs w:val="22"/>
                  <w:lang w:val="fr-CA"/>
                </w:rPr>
              </w:rPrChange>
            </w:rPr>
            <w:delText>Secteur de déneigement</w:delText>
          </w:r>
        </w:del>
      </w:moveFrom>
    </w:p>
    <w:p w14:paraId="131DBEA4" w14:textId="06F91BE2" w:rsidR="00320A42" w:rsidRPr="0047260E" w:rsidDel="002F4063" w:rsidRDefault="006352E5">
      <w:pPr>
        <w:rPr>
          <w:del w:id="2064" w:author="outpost" w:date="2019-03-18T21:41:00Z"/>
          <w:lang w:val="en-CA"/>
          <w:rPrChange w:id="2065" w:author="ilia kassianenko" w:date="2019-03-21T21:37:00Z">
            <w:rPr>
              <w:del w:id="2066" w:author="outpost" w:date="2019-03-18T21:41:00Z"/>
              <w:rStyle w:val="Hyperlink"/>
              <w:rFonts w:ascii="Arial" w:hAnsi="Arial" w:cs="Arial"/>
              <w:sz w:val="22"/>
              <w:szCs w:val="22"/>
              <w:lang w:val="fr-CA" w:eastAsia="en-US"/>
            </w:rPr>
          </w:rPrChange>
        </w:rPr>
        <w:pPrChange w:id="2067" w:author="outpost" w:date="2019-03-18T21:42:00Z">
          <w:pPr>
            <w:pStyle w:val="HTMLPreformatted"/>
            <w:shd w:val="clear" w:color="auto" w:fill="FFFFFF"/>
            <w:ind w:left="720"/>
          </w:pPr>
        </w:pPrChange>
      </w:pPr>
      <w:moveFrom w:id="2068" w:author="Fritz Gyger" w:date="2019-03-08T16:44:00Z">
        <w:del w:id="2069" w:author="outpost" w:date="2019-03-18T21:41:00Z">
          <w:r w:rsidRPr="0047260E" w:rsidDel="002F4063">
            <w:rPr>
              <w:lang w:val="en-CA"/>
              <w:rPrChange w:id="2070" w:author="ilia kassianenko" w:date="2019-03-21T21:37:00Z">
                <w:rPr>
                  <w:rStyle w:val="Hyperlink"/>
                  <w:rFonts w:cs="Arial"/>
                  <w:szCs w:val="22"/>
                  <w:lang w:val="fr-CA"/>
                </w:rPr>
              </w:rPrChange>
            </w:rPr>
            <w:fldChar w:fldCharType="begin"/>
          </w:r>
          <w:r w:rsidRPr="0047260E" w:rsidDel="002F4063">
            <w:rPr>
              <w:lang w:val="en-CA"/>
              <w:rPrChange w:id="2071" w:author="ilia kassianenko" w:date="2019-03-21T21:37:00Z">
                <w:rPr>
                  <w:rStyle w:val="Hyperlink"/>
                  <w:rFonts w:cs="Arial"/>
                  <w:szCs w:val="22"/>
                  <w:lang w:val="fr-CA"/>
                </w:rPr>
              </w:rPrChange>
            </w:rPr>
            <w:delInstrText xml:space="preserve"> HYPERLINK "http://donnees.ville.montreal.qc.ca/dataset/9f3911af-3a5f-4c4b-89c7-239ba487b1f1/resource/aa6f2231-9a67-418f-8234-d49462dd6344/download/secteurs_deneigement_saison_2018-2019.csv" </w:delInstrText>
          </w:r>
          <w:r w:rsidRPr="0047260E" w:rsidDel="002F4063">
            <w:rPr>
              <w:lang w:val="en-CA"/>
              <w:rPrChange w:id="2072" w:author="ilia kassianenko" w:date="2019-03-21T21:37:00Z">
                <w:rPr>
                  <w:rStyle w:val="Hyperlink"/>
                  <w:rFonts w:cs="Arial"/>
                  <w:szCs w:val="22"/>
                  <w:lang w:val="fr-CA"/>
                </w:rPr>
              </w:rPrChange>
            </w:rPr>
            <w:fldChar w:fldCharType="separate"/>
          </w:r>
          <w:r w:rsidR="00320A42" w:rsidRPr="0047260E" w:rsidDel="002F4063">
            <w:rPr>
              <w:rStyle w:val="Hyperlink"/>
              <w:lang w:val="en-CA"/>
              <w:rPrChange w:id="2073" w:author="ilia kassianenko" w:date="2019-03-21T21:37:00Z">
                <w:rPr>
                  <w:rStyle w:val="Hyperlink"/>
                  <w:rFonts w:cs="Arial"/>
                  <w:szCs w:val="22"/>
                  <w:lang w:val="fr-CA"/>
                </w:rPr>
              </w:rPrChange>
            </w:rPr>
            <w:delText>http://donnees.ville.montreal.qc.ca/dataset/9f3911af-3a5f-4c4b-89c7-239ba487b1f1/resource/aa6f2231-9a67-418f-8234-d49462dd6344/download/secteurs_deneigement_saison_2018-2019.csv</w:delText>
          </w:r>
          <w:r w:rsidRPr="0047260E" w:rsidDel="002F4063">
            <w:rPr>
              <w:lang w:val="en-CA"/>
              <w:rPrChange w:id="2074" w:author="ilia kassianenko" w:date="2019-03-21T21:37:00Z">
                <w:rPr>
                  <w:rStyle w:val="Hyperlink"/>
                  <w:rFonts w:cs="Arial"/>
                  <w:szCs w:val="22"/>
                  <w:lang w:val="fr-CA"/>
                </w:rPr>
              </w:rPrChange>
            </w:rPr>
            <w:fldChar w:fldCharType="end"/>
          </w:r>
        </w:del>
      </w:moveFrom>
    </w:p>
    <w:p w14:paraId="77276747" w14:textId="1DAF6C91" w:rsidR="00A71C3C" w:rsidRPr="0047260E" w:rsidDel="002F4063" w:rsidRDefault="00A71C3C">
      <w:pPr>
        <w:rPr>
          <w:del w:id="2075" w:author="outpost" w:date="2019-03-18T21:41:00Z"/>
          <w:lang w:val="en-CA"/>
          <w:rPrChange w:id="2076" w:author="ilia kassianenko" w:date="2019-03-21T21:37:00Z">
            <w:rPr>
              <w:del w:id="2077" w:author="outpost" w:date="2019-03-18T21:41:00Z"/>
              <w:rStyle w:val="Hyperlink"/>
              <w:rFonts w:ascii="Arial" w:hAnsi="Arial" w:cs="Arial"/>
              <w:color w:val="FF0000"/>
              <w:sz w:val="22"/>
              <w:szCs w:val="22"/>
              <w:lang w:val="fr-CA" w:eastAsia="en-US"/>
            </w:rPr>
          </w:rPrChange>
        </w:rPr>
        <w:pPrChange w:id="2078" w:author="outpost" w:date="2019-03-18T21:42:00Z">
          <w:pPr>
            <w:pStyle w:val="HTMLPreformatted"/>
            <w:shd w:val="clear" w:color="auto" w:fill="FFFFFF"/>
            <w:ind w:left="720"/>
          </w:pPr>
        </w:pPrChange>
      </w:pPr>
    </w:p>
    <w:p w14:paraId="3DB1F67F" w14:textId="7D42D394" w:rsidR="00532287" w:rsidRPr="0047260E" w:rsidDel="002F4063" w:rsidRDefault="00532287">
      <w:pPr>
        <w:rPr>
          <w:del w:id="2079" w:author="outpost" w:date="2019-03-18T21:41:00Z"/>
          <w:lang w:val="en-CA"/>
          <w:rPrChange w:id="2080" w:author="ilia kassianenko" w:date="2019-03-21T21:37:00Z">
            <w:rPr>
              <w:del w:id="2081" w:author="outpost" w:date="2019-03-18T21:41:00Z"/>
              <w:color w:val="FF0000"/>
              <w:sz w:val="22"/>
              <w:szCs w:val="22"/>
            </w:rPr>
          </w:rPrChange>
        </w:rPr>
        <w:pPrChange w:id="2082" w:author="outpost" w:date="2019-03-18T21:42:00Z">
          <w:pPr>
            <w:pStyle w:val="HTMLPreformatted"/>
            <w:shd w:val="clear" w:color="auto" w:fill="FFFFFF"/>
            <w:ind w:left="720"/>
          </w:pPr>
        </w:pPrChange>
      </w:pPr>
      <w:moveFrom w:id="2083" w:author="Fritz Gyger" w:date="2019-03-08T16:44:00Z">
        <w:del w:id="2084" w:author="outpost" w:date="2019-03-18T21:41:00Z">
          <w:r w:rsidRPr="0047260E" w:rsidDel="002F4063">
            <w:rPr>
              <w:lang w:val="en-CA"/>
              <w:rPrChange w:id="2085" w:author="ilia kassianenko" w:date="2019-03-21T21:37:00Z">
                <w:rPr>
                  <w:rStyle w:val="Hyperlink"/>
                  <w:rFonts w:cs="Arial"/>
                  <w:color w:val="FF0000"/>
                  <w:szCs w:val="22"/>
                </w:rPr>
              </w:rPrChange>
            </w:rPr>
            <w:delText>Surface per borough??</w:delText>
          </w:r>
        </w:del>
      </w:moveFrom>
    </w:p>
    <w:p w14:paraId="6F4A2898" w14:textId="07BBDF03" w:rsidR="00320A42" w:rsidRPr="0047260E" w:rsidDel="002F4063" w:rsidRDefault="00320A42">
      <w:pPr>
        <w:rPr>
          <w:del w:id="2086" w:author="outpost" w:date="2019-03-18T21:41:00Z"/>
          <w:lang w:val="en-CA"/>
          <w:rPrChange w:id="2087" w:author="ilia kassianenko" w:date="2019-03-21T21:37:00Z">
            <w:rPr>
              <w:del w:id="2088" w:author="outpost" w:date="2019-03-18T21:41:00Z"/>
            </w:rPr>
          </w:rPrChange>
        </w:rPr>
        <w:pPrChange w:id="2089" w:author="outpost" w:date="2019-03-18T21:42:00Z">
          <w:pPr>
            <w:pStyle w:val="HTMLPreformatted"/>
            <w:shd w:val="clear" w:color="auto" w:fill="FFFFFF"/>
          </w:pPr>
        </w:pPrChange>
      </w:pPr>
    </w:p>
    <w:p w14:paraId="0B0453D8" w14:textId="6C5A7199" w:rsidR="00320A42" w:rsidRPr="0047260E" w:rsidDel="002F4063" w:rsidRDefault="00320A42">
      <w:pPr>
        <w:rPr>
          <w:del w:id="2090" w:author="outpost" w:date="2019-03-18T21:41:00Z"/>
          <w:lang w:val="en-CA"/>
          <w:rPrChange w:id="2091" w:author="ilia kassianenko" w:date="2019-03-21T21:37:00Z">
            <w:rPr>
              <w:del w:id="2092" w:author="outpost" w:date="2019-03-18T21:41:00Z"/>
              <w:b/>
              <w:sz w:val="22"/>
              <w:szCs w:val="22"/>
            </w:rPr>
          </w:rPrChange>
        </w:rPr>
        <w:pPrChange w:id="2093" w:author="outpost" w:date="2019-03-18T21:42:00Z">
          <w:pPr>
            <w:pStyle w:val="HTMLPreformatted"/>
            <w:shd w:val="clear" w:color="auto" w:fill="FFFFFF"/>
          </w:pPr>
        </w:pPrChange>
      </w:pPr>
      <w:moveFrom w:id="2094" w:author="Fritz Gyger" w:date="2019-03-08T16:44:00Z">
        <w:del w:id="2095" w:author="outpost" w:date="2019-03-18T21:41:00Z">
          <w:r w:rsidRPr="0047260E" w:rsidDel="002F4063">
            <w:rPr>
              <w:lang w:val="en-CA"/>
              <w:rPrChange w:id="2096" w:author="ilia kassianenko" w:date="2019-03-21T21:37:00Z">
                <w:rPr>
                  <w:b/>
                  <w:szCs w:val="22"/>
                </w:rPr>
              </w:rPrChange>
            </w:rPr>
            <w:delText xml:space="preserve">Environnement Canada </w:delText>
          </w:r>
          <w:r w:rsidR="00424AC2" w:rsidRPr="0047260E" w:rsidDel="002F4063">
            <w:rPr>
              <w:lang w:val="en-CA"/>
              <w:rPrChange w:id="2097" w:author="ilia kassianenko" w:date="2019-03-21T21:37:00Z">
                <w:rPr/>
              </w:rPrChange>
            </w:rPr>
            <w:delText>for the weather data form the station at Dorval airport</w:delText>
          </w:r>
          <w:r w:rsidRPr="0047260E" w:rsidDel="002F4063">
            <w:rPr>
              <w:lang w:val="en-CA"/>
              <w:rPrChange w:id="2098" w:author="ilia kassianenko" w:date="2019-03-21T21:37:00Z">
                <w:rPr>
                  <w:b/>
                  <w:szCs w:val="22"/>
                </w:rPr>
              </w:rPrChange>
            </w:rPr>
            <w:delText xml:space="preserve">: </w:delText>
          </w:r>
        </w:del>
      </w:moveFrom>
    </w:p>
    <w:p w14:paraId="40114C6D" w14:textId="715A7F45" w:rsidR="00320A42" w:rsidRPr="0047260E" w:rsidDel="002F4063" w:rsidRDefault="00320A42">
      <w:pPr>
        <w:rPr>
          <w:del w:id="2099" w:author="outpost" w:date="2019-03-18T21:41:00Z"/>
          <w:lang w:val="en-CA"/>
          <w:rPrChange w:id="2100" w:author="ilia kassianenko" w:date="2019-03-21T21:37:00Z">
            <w:rPr>
              <w:del w:id="2101" w:author="outpost" w:date="2019-03-18T21:41:00Z"/>
            </w:rPr>
          </w:rPrChange>
        </w:rPr>
        <w:pPrChange w:id="2102" w:author="outpost" w:date="2019-03-18T21:42:00Z">
          <w:pPr>
            <w:pStyle w:val="HTMLPreformatted"/>
            <w:numPr>
              <w:numId w:val="4"/>
            </w:numPr>
            <w:shd w:val="clear" w:color="auto" w:fill="FFFFFF"/>
            <w:ind w:left="720" w:hanging="360"/>
          </w:pPr>
        </w:pPrChange>
      </w:pPr>
      <w:moveFrom w:id="2103" w:author="Fritz Gyger" w:date="2019-03-08T16:44:00Z">
        <w:del w:id="2104" w:author="outpost" w:date="2019-03-18T21:41:00Z">
          <w:r w:rsidRPr="0047260E" w:rsidDel="002F4063">
            <w:rPr>
              <w:lang w:val="en-CA"/>
              <w:rPrChange w:id="2105" w:author="ilia kassianenko" w:date="2019-03-21T21:37:00Z">
                <w:rPr/>
              </w:rPrChange>
            </w:rPr>
            <w:delText xml:space="preserve">Weather data YUL (fichier .csv) </w:delText>
          </w:r>
        </w:del>
      </w:moveFrom>
    </w:p>
    <w:p w14:paraId="72ADCBF5" w14:textId="3F489830" w:rsidR="00320A42" w:rsidRPr="0047260E" w:rsidDel="002F4063" w:rsidRDefault="00320A42">
      <w:pPr>
        <w:rPr>
          <w:del w:id="2106" w:author="outpost" w:date="2019-03-18T21:41:00Z"/>
          <w:rFonts w:eastAsiaTheme="majorEastAsia"/>
          <w:lang w:val="en-CA"/>
          <w:rPrChange w:id="2107" w:author="ilia kassianenko" w:date="2019-03-21T21:37:00Z">
            <w:rPr>
              <w:del w:id="2108" w:author="outpost" w:date="2019-03-18T21:41:00Z"/>
              <w:rStyle w:val="Hyperlink"/>
              <w:rFonts w:ascii="Arial" w:eastAsiaTheme="majorEastAsia" w:hAnsi="Arial" w:cs="Arial"/>
              <w:color w:val="0366D6"/>
              <w:sz w:val="22"/>
              <w:szCs w:val="22"/>
              <w:lang w:val="fr-CA" w:eastAsia="en-US"/>
            </w:rPr>
          </w:rPrChange>
        </w:rPr>
        <w:pPrChange w:id="2109" w:author="outpost" w:date="2019-03-18T21:42:00Z">
          <w:pPr>
            <w:pStyle w:val="HTMLPreformatted"/>
            <w:shd w:val="clear" w:color="auto" w:fill="FFFFFF"/>
            <w:ind w:left="720"/>
          </w:pPr>
        </w:pPrChange>
      </w:pPr>
      <w:moveFrom w:id="2110" w:author="Fritz Gyger" w:date="2019-03-08T16:44:00Z">
        <w:del w:id="2111" w:author="outpost" w:date="2019-03-18T21:41:00Z">
          <w:r w:rsidRPr="0047260E" w:rsidDel="002F4063">
            <w:rPr>
              <w:lang w:val="en-CA"/>
              <w:rPrChange w:id="2112" w:author="ilia kassianenko" w:date="2019-03-21T21:37:00Z">
                <w:rPr>
                  <w:rFonts w:cs="Arial"/>
                  <w:color w:val="24292E"/>
                  <w:szCs w:val="22"/>
                  <w:u w:val="single"/>
                  <w:lang w:val="fr-CA"/>
                </w:rPr>
              </w:rPrChange>
            </w:rPr>
            <w:delText xml:space="preserve">domain: </w:delText>
          </w:r>
          <w:r w:rsidR="006352E5" w:rsidRPr="0047260E" w:rsidDel="002F4063">
            <w:rPr>
              <w:rFonts w:eastAsiaTheme="majorEastAsia"/>
              <w:lang w:val="en-CA"/>
              <w:rPrChange w:id="2113" w:author="ilia kassianenko" w:date="2019-03-21T21:37:00Z">
                <w:rPr>
                  <w:rStyle w:val="Hyperlink"/>
                  <w:rFonts w:eastAsiaTheme="majorEastAsia" w:cs="Arial"/>
                  <w:color w:val="0366D6"/>
                  <w:szCs w:val="22"/>
                  <w:lang w:val="fr-CA"/>
                </w:rPr>
              </w:rPrChange>
            </w:rPr>
            <w:fldChar w:fldCharType="begin"/>
          </w:r>
          <w:r w:rsidR="006352E5" w:rsidRPr="0047260E" w:rsidDel="002F4063">
            <w:rPr>
              <w:rFonts w:eastAsiaTheme="majorEastAsia"/>
              <w:lang w:val="en-CA"/>
              <w:rPrChange w:id="2114" w:author="ilia kassianenko" w:date="2019-03-21T21:37:00Z">
                <w:rPr>
                  <w:rStyle w:val="Hyperlink"/>
                  <w:rFonts w:eastAsiaTheme="majorEastAsia" w:cs="Arial"/>
                  <w:color w:val="0366D6"/>
                  <w:szCs w:val="22"/>
                  <w:lang w:val="fr-CA"/>
                </w:rPr>
              </w:rPrChange>
            </w:rPr>
            <w:delInstrText xml:space="preserve"> HYPERLINK "http://climate.weather.gc.ca/historical_data/search_historic_data_e.html" </w:delInstrText>
          </w:r>
          <w:r w:rsidR="006352E5" w:rsidRPr="0047260E" w:rsidDel="002F4063">
            <w:rPr>
              <w:rFonts w:eastAsiaTheme="majorEastAsia"/>
              <w:lang w:val="en-CA"/>
              <w:rPrChange w:id="2115" w:author="ilia kassianenko" w:date="2019-03-21T21:37:00Z">
                <w:rPr>
                  <w:rStyle w:val="Hyperlink"/>
                  <w:rFonts w:eastAsiaTheme="majorEastAsia" w:cs="Arial"/>
                  <w:color w:val="0366D6"/>
                  <w:szCs w:val="22"/>
                  <w:lang w:val="fr-CA"/>
                </w:rPr>
              </w:rPrChange>
            </w:rPr>
            <w:fldChar w:fldCharType="separate"/>
          </w:r>
          <w:r w:rsidRPr="0047260E" w:rsidDel="002F4063">
            <w:rPr>
              <w:rStyle w:val="Hyperlink"/>
              <w:rFonts w:eastAsiaTheme="majorEastAsia"/>
              <w:lang w:val="en-CA"/>
              <w:rPrChange w:id="2116" w:author="ilia kassianenko" w:date="2019-03-21T21:37:00Z">
                <w:rPr>
                  <w:rStyle w:val="Hyperlink"/>
                  <w:rFonts w:eastAsiaTheme="majorEastAsia" w:cs="Arial"/>
                  <w:color w:val="0366D6"/>
                  <w:szCs w:val="22"/>
                  <w:lang w:val="fr-CA"/>
                </w:rPr>
              </w:rPrChange>
            </w:rPr>
            <w:delText>http://climate.weather.gc.ca/historical_data/search_historic_data_e.html</w:delText>
          </w:r>
          <w:r w:rsidR="006352E5" w:rsidRPr="0047260E" w:rsidDel="002F4063">
            <w:rPr>
              <w:rFonts w:eastAsiaTheme="majorEastAsia"/>
              <w:lang w:val="en-CA"/>
              <w:rPrChange w:id="2117" w:author="ilia kassianenko" w:date="2019-03-21T21:37:00Z">
                <w:rPr>
                  <w:rStyle w:val="Hyperlink"/>
                  <w:rFonts w:eastAsiaTheme="majorEastAsia" w:cs="Arial"/>
                  <w:color w:val="0366D6"/>
                  <w:szCs w:val="22"/>
                  <w:lang w:val="fr-CA"/>
                </w:rPr>
              </w:rPrChange>
            </w:rPr>
            <w:fldChar w:fldCharType="end"/>
          </w:r>
        </w:del>
      </w:moveFrom>
    </w:p>
    <w:p w14:paraId="10767875" w14:textId="2DF07159" w:rsidR="00320A42" w:rsidRPr="0047260E" w:rsidDel="002F4063" w:rsidRDefault="006352E5">
      <w:pPr>
        <w:rPr>
          <w:del w:id="2118" w:author="outpost" w:date="2019-03-18T21:41:00Z"/>
          <w:lang w:val="en-CA"/>
          <w:rPrChange w:id="2119" w:author="ilia kassianenko" w:date="2019-03-21T21:37:00Z">
            <w:rPr>
              <w:del w:id="2120" w:author="outpost" w:date="2019-03-18T21:41:00Z"/>
              <w:rFonts w:ascii="Helvetica" w:hAnsi="Helvetica" w:cs="Helvetica"/>
              <w:bCs/>
              <w:color w:val="333333"/>
              <w:sz w:val="20"/>
              <w:shd w:val="clear" w:color="auto" w:fill="F9F9F9"/>
              <w:lang w:val="fr-CA" w:eastAsia="en-CA"/>
            </w:rPr>
          </w:rPrChange>
        </w:rPr>
        <w:pPrChange w:id="2121" w:author="outpost" w:date="2019-03-18T21:4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moveFrom w:id="2122" w:author="Fritz Gyger" w:date="2019-03-08T16:44:00Z">
        <w:del w:id="2123" w:author="outpost" w:date="2019-03-18T21:41:00Z">
          <w:r w:rsidRPr="0047260E" w:rsidDel="002F4063">
            <w:rPr>
              <w:lang w:val="en-CA"/>
              <w:rPrChange w:id="2124" w:author="ilia kassianenko" w:date="2019-03-21T21:37:00Z">
                <w:rPr>
                  <w:rStyle w:val="Hyperlink"/>
                  <w:rFonts w:ascii="Helvetica" w:hAnsi="Helvetica" w:cs="Helvetica"/>
                  <w:bCs/>
                  <w:sz w:val="20"/>
                  <w:shd w:val="clear" w:color="auto" w:fill="F9F9F9"/>
                  <w:lang w:val="fr-CA" w:eastAsia="en-CA"/>
                </w:rPr>
              </w:rPrChange>
            </w:rPr>
            <w:fldChar w:fldCharType="begin"/>
          </w:r>
          <w:r w:rsidRPr="0047260E" w:rsidDel="002F4063">
            <w:rPr>
              <w:lang w:val="en-CA"/>
              <w:rPrChange w:id="2125" w:author="ilia kassianenko" w:date="2019-03-21T21:37:00Z">
                <w:rPr>
                  <w:rStyle w:val="Hyperlink"/>
                  <w:rFonts w:ascii="Helvetica" w:hAnsi="Helvetica" w:cs="Helvetica"/>
                  <w:bCs/>
                  <w:sz w:val="20"/>
                  <w:shd w:val="clear" w:color="auto" w:fill="F9F9F9"/>
                  <w:lang w:val="fr-CA" w:eastAsia="en-CA"/>
                </w:rPr>
              </w:rPrChange>
            </w:rPr>
            <w:delInstrText xml:space="preserve"> HYPERLINK "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 </w:delInstrText>
          </w:r>
          <w:r w:rsidRPr="0047260E" w:rsidDel="002F4063">
            <w:rPr>
              <w:lang w:val="en-CA"/>
              <w:rPrChange w:id="2126" w:author="ilia kassianenko" w:date="2019-03-21T21:37:00Z">
                <w:rPr>
                  <w:rStyle w:val="Hyperlink"/>
                  <w:rFonts w:ascii="Helvetica" w:hAnsi="Helvetica" w:cs="Helvetica"/>
                  <w:bCs/>
                  <w:sz w:val="20"/>
                  <w:shd w:val="clear" w:color="auto" w:fill="F9F9F9"/>
                  <w:lang w:val="fr-CA" w:eastAsia="en-CA"/>
                </w:rPr>
              </w:rPrChange>
            </w:rPr>
            <w:fldChar w:fldCharType="separate"/>
          </w:r>
          <w:r w:rsidR="00320A42" w:rsidRPr="0047260E" w:rsidDel="002F4063">
            <w:rPr>
              <w:rStyle w:val="Hyperlink"/>
              <w:lang w:val="en-CA"/>
              <w:rPrChange w:id="2127" w:author="ilia kassianenko" w:date="2019-03-21T21:37:00Z">
                <w:rPr>
                  <w:rStyle w:val="Hyperlink"/>
                  <w:rFonts w:ascii="Helvetica" w:hAnsi="Helvetica" w:cs="Helvetica"/>
                  <w:bCs/>
                  <w:sz w:val="20"/>
                  <w:shd w:val="clear" w:color="auto" w:fill="F9F9F9"/>
                  <w:lang w:val="fr-CA" w:eastAsia="en-CA"/>
                </w:rPr>
              </w:rPrChange>
            </w:rPr>
            <w:delText>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w:delText>
          </w:r>
          <w:r w:rsidRPr="0047260E" w:rsidDel="002F4063">
            <w:rPr>
              <w:lang w:val="en-CA"/>
              <w:rPrChange w:id="2128" w:author="ilia kassianenko" w:date="2019-03-21T21:37:00Z">
                <w:rPr>
                  <w:rStyle w:val="Hyperlink"/>
                  <w:rFonts w:ascii="Helvetica" w:hAnsi="Helvetica" w:cs="Helvetica"/>
                  <w:bCs/>
                  <w:sz w:val="20"/>
                  <w:shd w:val="clear" w:color="auto" w:fill="F9F9F9"/>
                  <w:lang w:val="fr-CA" w:eastAsia="en-CA"/>
                </w:rPr>
              </w:rPrChange>
            </w:rPr>
            <w:fldChar w:fldCharType="end"/>
          </w:r>
        </w:del>
      </w:moveFrom>
    </w:p>
    <w:p w14:paraId="2BF7DD1F" w14:textId="7C393BF8" w:rsidR="00320A42" w:rsidRPr="0047260E" w:rsidDel="002F4063" w:rsidRDefault="00320A42">
      <w:pPr>
        <w:rPr>
          <w:del w:id="2129" w:author="outpost" w:date="2019-03-18T21:41:00Z"/>
          <w:lang w:val="en-CA"/>
          <w:rPrChange w:id="2130" w:author="ilia kassianenko" w:date="2019-03-21T21:37:00Z">
            <w:rPr>
              <w:del w:id="2131" w:author="outpost" w:date="2019-03-18T21:41:00Z"/>
              <w:rFonts w:cs="Arial"/>
              <w:color w:val="24292E"/>
              <w:szCs w:val="22"/>
              <w:lang w:val="fr-CA" w:eastAsia="en-CA"/>
            </w:rPr>
          </w:rPrChange>
        </w:rPr>
        <w:pPrChange w:id="2132" w:author="outpost" w:date="2019-03-18T21:4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p>
    <w:p w14:paraId="5EEAC613" w14:textId="3666F5A5" w:rsidR="00320A42" w:rsidRPr="0047260E" w:rsidDel="006A1391" w:rsidRDefault="00BA4ED4">
      <w:pPr>
        <w:rPr>
          <w:del w:id="2133" w:author="Fritz Gyger" w:date="2019-03-11T19:39:00Z"/>
          <w:lang w:val="en-CA"/>
          <w:rPrChange w:id="2134" w:author="ilia kassianenko" w:date="2019-03-21T21:37:00Z">
            <w:rPr>
              <w:del w:id="2135" w:author="Fritz Gyger" w:date="2019-03-11T19:39:00Z"/>
            </w:rPr>
          </w:rPrChange>
        </w:rPr>
        <w:pPrChange w:id="2136" w:author="outpost" w:date="2019-03-18T21:4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moveFrom w:id="2137" w:author="Fritz Gyger" w:date="2019-03-08T16:44:00Z">
        <w:del w:id="2138" w:author="Fritz Gyger" w:date="2019-03-11T19:39:00Z">
          <w:r w:rsidRPr="0047260E" w:rsidDel="006A1391">
            <w:rPr>
              <w:lang w:val="en-CA"/>
              <w:rPrChange w:id="2139" w:author="ilia kassianenko" w:date="2019-03-21T21:37:00Z">
                <w:rPr>
                  <w:rFonts w:cs="Arial"/>
                  <w:color w:val="24292E"/>
                  <w:szCs w:val="22"/>
                  <w:lang w:val="fr-CA" w:eastAsia="en-CA"/>
                </w:rPr>
              </w:rPrChange>
            </w:rPr>
            <w:tab/>
            <w:delText>Forecast???</w:delText>
          </w:r>
        </w:del>
      </w:moveFrom>
    </w:p>
    <w:moveFromRangeEnd w:id="1988"/>
    <w:p w14:paraId="6FBDC29B" w14:textId="75ADBF11" w:rsidR="00F05EA4" w:rsidRPr="0047260E" w:rsidRDefault="00EF00A0">
      <w:pPr>
        <w:rPr>
          <w:lang w:val="en-CA"/>
          <w:rPrChange w:id="2140" w:author="ilia kassianenko" w:date="2019-03-21T21:37:00Z">
            <w:rPr>
              <w:lang w:val="en-US"/>
            </w:rPr>
          </w:rPrChange>
        </w:rPr>
        <w:pPrChange w:id="2141" w:author="outpost" w:date="2019-03-18T21:42:00Z">
          <w:pPr>
            <w:pStyle w:val="HTMLPreformatted"/>
            <w:shd w:val="clear" w:color="auto" w:fill="FFFFFF"/>
          </w:pPr>
        </w:pPrChange>
      </w:pPr>
      <w:del w:id="2142" w:author="outpost" w:date="2019-03-18T21:42:00Z">
        <w:r w:rsidRPr="0047260E" w:rsidDel="002F4063">
          <w:rPr>
            <w:lang w:val="en-CA"/>
            <w:rPrChange w:id="2143" w:author="ilia kassianenko" w:date="2019-03-21T21:37:00Z">
              <w:rPr/>
            </w:rPrChange>
          </w:rPr>
          <w:delText>For details of the source data, see chapter</w:delText>
        </w:r>
      </w:del>
      <w:ins w:id="2144" w:author="Fritz Gyger" w:date="2019-03-08T16:47:00Z">
        <w:del w:id="2145" w:author="outpost" w:date="2019-03-18T21:42:00Z">
          <w:r w:rsidR="007645C1" w:rsidRPr="0047260E" w:rsidDel="002F4063">
            <w:rPr>
              <w:lang w:val="en-CA"/>
              <w:rPrChange w:id="2146" w:author="ilia kassianenko" w:date="2019-03-21T21:37:00Z">
                <w:rPr/>
              </w:rPrChange>
            </w:rPr>
            <w:delText xml:space="preserve">s </w:delText>
          </w:r>
        </w:del>
      </w:ins>
      <w:ins w:id="2147" w:author="Fritz Gyger" w:date="2019-03-08T16:48:00Z">
        <w:r w:rsidR="007645C1" w:rsidRPr="0047260E">
          <w:rPr>
            <w:lang w:val="en-CA"/>
            <w:rPrChange w:id="2148" w:author="ilia kassianenko" w:date="2019-03-21T21:37:00Z">
              <w:rPr/>
            </w:rPrChange>
          </w:rPr>
          <w:fldChar w:fldCharType="begin"/>
        </w:r>
        <w:r w:rsidR="007645C1" w:rsidRPr="0047260E">
          <w:rPr>
            <w:lang w:val="en-CA"/>
            <w:rPrChange w:id="2149" w:author="ilia kassianenko" w:date="2019-03-21T21:37:00Z">
              <w:rPr/>
            </w:rPrChange>
          </w:rPr>
          <w:instrText xml:space="preserve"> HYPERLINK  \l "_Assumptions" </w:instrText>
        </w:r>
        <w:r w:rsidR="007645C1" w:rsidRPr="0047260E">
          <w:rPr>
            <w:lang w:val="en-CA"/>
            <w:rPrChange w:id="2150" w:author="ilia kassianenko" w:date="2019-03-21T21:37:00Z">
              <w:rPr/>
            </w:rPrChange>
          </w:rPr>
          <w:fldChar w:fldCharType="separate"/>
        </w:r>
      </w:ins>
      <w:ins w:id="2151" w:author="Fritz Gyger" w:date="2019-03-08T16:51:00Z">
        <w:r w:rsidR="006352E5" w:rsidRPr="0047260E">
          <w:rPr>
            <w:rStyle w:val="Hyperlink"/>
            <w:lang w:val="en-CA"/>
            <w:rPrChange w:id="2152" w:author="ilia kassianenko" w:date="2019-03-21T21:37:00Z">
              <w:rPr>
                <w:rStyle w:val="Hyperlink"/>
                <w:rFonts w:cs="Arial"/>
                <w:sz w:val="24"/>
                <w:szCs w:val="24"/>
              </w:rPr>
            </w:rPrChange>
          </w:rPr>
          <w:t>2</w:t>
        </w:r>
      </w:ins>
      <w:ins w:id="2153" w:author="Fritz Gyger" w:date="2019-03-08T16:48:00Z">
        <w:r w:rsidR="007645C1" w:rsidRPr="0047260E">
          <w:rPr>
            <w:rStyle w:val="Hyperlink"/>
            <w:lang w:val="en-CA"/>
            <w:rPrChange w:id="2154" w:author="ilia kassianenko" w:date="2019-03-21T21:37:00Z">
              <w:rPr>
                <w:rStyle w:val="Hyperlink"/>
                <w:rFonts w:cs="Arial"/>
                <w:sz w:val="24"/>
                <w:szCs w:val="24"/>
              </w:rPr>
            </w:rPrChange>
          </w:rPr>
          <w:t>.1. Assumptions</w:t>
        </w:r>
        <w:r w:rsidR="007645C1" w:rsidRPr="0047260E">
          <w:rPr>
            <w:lang w:val="en-CA"/>
            <w:rPrChange w:id="2155" w:author="ilia kassianenko" w:date="2019-03-21T21:37:00Z">
              <w:rPr/>
            </w:rPrChange>
          </w:rPr>
          <w:fldChar w:fldCharType="end"/>
        </w:r>
      </w:ins>
      <w:ins w:id="2156" w:author="Fritz Gyger" w:date="2019-03-08T16:47:00Z">
        <w:r w:rsidR="007645C1" w:rsidRPr="0047260E">
          <w:rPr>
            <w:lang w:val="en-CA"/>
            <w:rPrChange w:id="2157" w:author="ilia kassianenko" w:date="2019-03-21T21:37:00Z">
              <w:rPr/>
            </w:rPrChange>
          </w:rPr>
          <w:t xml:space="preserve"> and </w:t>
        </w:r>
      </w:ins>
      <w:del w:id="2158" w:author="Fritz Gyger" w:date="2019-03-08T16:51:00Z">
        <w:r w:rsidRPr="0047260E" w:rsidDel="006352E5">
          <w:rPr>
            <w:lang w:val="en-CA"/>
            <w:rPrChange w:id="2159" w:author="ilia kassianenko" w:date="2019-03-21T21:37:00Z">
              <w:rPr/>
            </w:rPrChange>
          </w:rPr>
          <w:delText xml:space="preserve"> </w:delText>
        </w:r>
      </w:del>
      <w:r w:rsidR="00E477DB" w:rsidRPr="0047260E">
        <w:rPr>
          <w:lang w:val="en-CA"/>
          <w:rPrChange w:id="2160" w:author="ilia kassianenko" w:date="2019-03-21T21:37:00Z">
            <w:rPr>
              <w:rStyle w:val="Hyperlink"/>
              <w:rFonts w:cs="Arial"/>
              <w:sz w:val="24"/>
              <w:szCs w:val="24"/>
            </w:rPr>
          </w:rPrChange>
        </w:rPr>
        <w:fldChar w:fldCharType="begin"/>
      </w:r>
      <w:r w:rsidR="00E477DB" w:rsidRPr="0047260E">
        <w:rPr>
          <w:lang w:val="en-CA"/>
          <w:rPrChange w:id="2161" w:author="ilia kassianenko" w:date="2019-03-21T21:37:00Z">
            <w:rPr/>
          </w:rPrChange>
        </w:rPr>
        <w:instrText xml:space="preserve"> HYPERLINK \l "__RefHeading___Toc9081_565685251" </w:instrText>
      </w:r>
      <w:r w:rsidR="00E477DB" w:rsidRPr="0047260E">
        <w:rPr>
          <w:lang w:val="en-CA"/>
          <w:rPrChange w:id="2162" w:author="ilia kassianenko" w:date="2019-03-21T21:37:00Z">
            <w:rPr>
              <w:rStyle w:val="Hyperlink"/>
              <w:rFonts w:cs="Arial"/>
              <w:sz w:val="24"/>
              <w:szCs w:val="24"/>
            </w:rPr>
          </w:rPrChange>
        </w:rPr>
        <w:fldChar w:fldCharType="separate"/>
      </w:r>
      <w:r w:rsidRPr="0047260E">
        <w:rPr>
          <w:rStyle w:val="Hyperlink"/>
          <w:lang w:val="en-CA"/>
          <w:rPrChange w:id="2163" w:author="ilia kassianenko" w:date="2019-03-21T21:37:00Z">
            <w:rPr>
              <w:rStyle w:val="Hyperlink"/>
              <w:rFonts w:cs="Arial"/>
              <w:sz w:val="24"/>
              <w:szCs w:val="24"/>
            </w:rPr>
          </w:rPrChange>
        </w:rPr>
        <w:t>4.2.3 Data Formats / Data Dictionary</w:t>
      </w:r>
      <w:r w:rsidR="00E477DB" w:rsidRPr="0047260E">
        <w:rPr>
          <w:lang w:val="en-CA"/>
          <w:rPrChange w:id="2164" w:author="ilia kassianenko" w:date="2019-03-21T21:37:00Z">
            <w:rPr>
              <w:rStyle w:val="Hyperlink"/>
              <w:rFonts w:cs="Arial"/>
              <w:sz w:val="24"/>
              <w:szCs w:val="24"/>
            </w:rPr>
          </w:rPrChange>
        </w:rPr>
        <w:fldChar w:fldCharType="end"/>
      </w:r>
      <w:ins w:id="2165" w:author="outpost" w:date="2019-03-18T21:42:00Z">
        <w:r w:rsidR="002F4063" w:rsidRPr="0047260E">
          <w:rPr>
            <w:lang w:val="en-CA"/>
            <w:rPrChange w:id="2166" w:author="ilia kassianenko" w:date="2019-03-21T21:37:00Z">
              <w:rPr/>
            </w:rPrChange>
          </w:rPr>
          <w:t>.</w:t>
        </w:r>
      </w:ins>
      <w:del w:id="2167" w:author="outpost" w:date="2019-03-18T21:42:00Z">
        <w:r w:rsidRPr="0047260E" w:rsidDel="002F4063">
          <w:rPr>
            <w:lang w:val="en-CA"/>
            <w:rPrChange w:id="2168" w:author="ilia kassianenko" w:date="2019-03-21T21:37:00Z">
              <w:rPr/>
            </w:rPrChange>
          </w:rPr>
          <w:delText xml:space="preserve"> </w:delText>
        </w:r>
      </w:del>
    </w:p>
    <w:p w14:paraId="5DDFB03D" w14:textId="77777777" w:rsidR="00EF00A0" w:rsidRPr="0047260E" w:rsidRDefault="00EF00A0" w:rsidP="00F05EA4">
      <w:pPr>
        <w:pStyle w:val="HTMLPreformatted"/>
        <w:shd w:val="clear" w:color="auto" w:fill="FFFFFF"/>
        <w:rPr>
          <w:rFonts w:ascii="Arial" w:hAnsi="Arial" w:cs="Arial"/>
          <w:color w:val="24292E"/>
          <w:sz w:val="24"/>
          <w:szCs w:val="24"/>
          <w:rPrChange w:id="2169" w:author="ilia kassianenko" w:date="2019-03-21T21:37:00Z">
            <w:rPr>
              <w:rFonts w:ascii="Arial" w:hAnsi="Arial" w:cs="Arial"/>
              <w:color w:val="24292E"/>
              <w:sz w:val="24"/>
              <w:szCs w:val="24"/>
            </w:rPr>
          </w:rPrChange>
        </w:rPr>
      </w:pPr>
    </w:p>
    <w:p w14:paraId="57AAB678" w14:textId="56A4F864" w:rsidR="003129D2" w:rsidRPr="0047260E" w:rsidRDefault="003129D2" w:rsidP="003129D2">
      <w:pPr>
        <w:pStyle w:val="Heading3"/>
        <w:numPr>
          <w:ilvl w:val="2"/>
          <w:numId w:val="2"/>
        </w:numPr>
        <w:rPr>
          <w:ins w:id="2170" w:author="outpost" w:date="2019-03-18T21:44:00Z"/>
          <w:lang w:val="en-CA"/>
          <w:rPrChange w:id="2171" w:author="ilia kassianenko" w:date="2019-03-21T21:37:00Z">
            <w:rPr>
              <w:ins w:id="2172" w:author="outpost" w:date="2019-03-18T21:44:00Z"/>
            </w:rPr>
          </w:rPrChange>
        </w:rPr>
      </w:pPr>
      <w:bookmarkStart w:id="2173" w:name="_Toc4082384"/>
      <w:ins w:id="2174" w:author="outpost" w:date="2019-03-18T21:44:00Z">
        <w:r w:rsidRPr="0047260E">
          <w:rPr>
            <w:lang w:val="en-CA"/>
            <w:rPrChange w:id="2175" w:author="ilia kassianenko" w:date="2019-03-21T21:37:00Z">
              <w:rPr/>
            </w:rPrChange>
          </w:rPr>
          <w:t>Contexts for Analytics</w:t>
        </w:r>
        <w:bookmarkEnd w:id="2173"/>
      </w:ins>
    </w:p>
    <w:p w14:paraId="6978FEC8" w14:textId="2F3E0216" w:rsidR="00F05EA4" w:rsidRPr="0047260E" w:rsidDel="003129D2" w:rsidRDefault="003129D2">
      <w:pPr>
        <w:jc w:val="both"/>
        <w:rPr>
          <w:del w:id="2176" w:author="outpost" w:date="2019-03-18T21:46:00Z"/>
          <w:lang w:val="en-CA"/>
          <w:rPrChange w:id="2177" w:author="ilia kassianenko" w:date="2019-03-21T21:37:00Z">
            <w:rPr>
              <w:del w:id="2178" w:author="outpost" w:date="2019-03-18T21:46:00Z"/>
              <w:color w:val="24292E"/>
            </w:rPr>
          </w:rPrChange>
        </w:rPr>
        <w:pPrChange w:id="2179" w:author="outpost" w:date="2019-03-18T21:46:00Z">
          <w:pPr>
            <w:pStyle w:val="HTMLPreformatted"/>
            <w:shd w:val="clear" w:color="auto" w:fill="FFFFFF"/>
          </w:pPr>
        </w:pPrChange>
      </w:pPr>
      <w:ins w:id="2180" w:author="outpost" w:date="2019-03-18T21:46:00Z">
        <w:r w:rsidRPr="0047260E">
          <w:rPr>
            <w:lang w:val="en-CA"/>
            <w:rPrChange w:id="2181" w:author="ilia kassianenko" w:date="2019-03-21T21:37:00Z">
              <w:rPr/>
            </w:rPrChange>
          </w:rPr>
          <w:t xml:space="preserve">As defined in the project proposal submitted for CEBD-1160, </w:t>
        </w:r>
      </w:ins>
      <w:moveFromRangeStart w:id="2182" w:author="Fritz Gyger" w:date="2019-03-08T16:51:00Z" w:name="move2956306"/>
      <w:moveFrom w:id="2183" w:author="Fritz Gyger" w:date="2019-03-08T16:51:00Z">
        <w:r w:rsidR="00F05EA4" w:rsidRPr="0047260E" w:rsidDel="006352E5">
          <w:rPr>
            <w:lang w:val="en-CA"/>
            <w:rPrChange w:id="2184" w:author="ilia kassianenko" w:date="2019-03-21T21:37:00Z">
              <w:rPr>
                <w:color w:val="24292E"/>
              </w:rPr>
            </w:rPrChange>
          </w:rPr>
          <w:t>We plan to use Alteryx as an ETL tool ($8000/year)? Arbutus? Free ETL tool?</w:t>
        </w:r>
      </w:moveFrom>
    </w:p>
    <w:p w14:paraId="61D32AB3" w14:textId="68DA545B" w:rsidR="00F05EA4" w:rsidRPr="0047260E" w:rsidDel="004670F5" w:rsidRDefault="00F05EA4">
      <w:pPr>
        <w:jc w:val="both"/>
        <w:rPr>
          <w:del w:id="2185" w:author="Fritz Gyger" w:date="2019-03-11T20:33:00Z"/>
          <w:lang w:val="en-CA"/>
          <w:rPrChange w:id="2186" w:author="ilia kassianenko" w:date="2019-03-21T21:37:00Z">
            <w:rPr>
              <w:del w:id="2187" w:author="Fritz Gyger" w:date="2019-03-11T20:33:00Z"/>
            </w:rPr>
          </w:rPrChange>
        </w:rPr>
        <w:pPrChange w:id="2188" w:author="outpost" w:date="2019-03-18T21:46:00Z">
          <w:pPr>
            <w:pStyle w:val="HTMLPreformatted"/>
            <w:shd w:val="clear" w:color="auto" w:fill="FFFFFF"/>
          </w:pPr>
        </w:pPrChange>
      </w:pPr>
    </w:p>
    <w:moveFromRangeEnd w:id="2182"/>
    <w:p w14:paraId="7D1A1261" w14:textId="2FCC216B" w:rsidR="00320A42" w:rsidRPr="0047260E" w:rsidDel="003129D2" w:rsidRDefault="00320A42">
      <w:pPr>
        <w:jc w:val="both"/>
        <w:rPr>
          <w:del w:id="2189" w:author="outpost" w:date="2019-03-18T21:45:00Z"/>
          <w:lang w:val="en-CA"/>
          <w:rPrChange w:id="2190" w:author="ilia kassianenko" w:date="2019-03-21T21:37:00Z">
            <w:rPr>
              <w:del w:id="2191" w:author="outpost" w:date="2019-03-18T21:45:00Z"/>
              <w:szCs w:val="22"/>
              <w:lang w:val="en-CA" w:eastAsia="en-CA"/>
            </w:rPr>
          </w:rPrChange>
        </w:rPr>
        <w:pPrChange w:id="2192"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del w:id="2193" w:author="outpost" w:date="2019-03-18T21:46:00Z">
        <w:r w:rsidRPr="0047260E" w:rsidDel="003129D2">
          <w:rPr>
            <w:lang w:val="en-CA"/>
            <w:rPrChange w:id="2194" w:author="ilia kassianenko" w:date="2019-03-21T21:37:00Z">
              <w:rPr>
                <w:szCs w:val="22"/>
                <w:lang w:val="en-CA" w:eastAsia="en-CA"/>
              </w:rPr>
            </w:rPrChange>
          </w:rPr>
          <w:delText>E</w:delText>
        </w:r>
      </w:del>
      <w:proofErr w:type="gramStart"/>
      <w:ins w:id="2195" w:author="outpost" w:date="2019-03-18T21:46:00Z">
        <w:r w:rsidR="003129D2" w:rsidRPr="0047260E">
          <w:rPr>
            <w:lang w:val="en-CA"/>
            <w:rPrChange w:id="2196" w:author="ilia kassianenko" w:date="2019-03-21T21:37:00Z">
              <w:rPr/>
            </w:rPrChange>
          </w:rPr>
          <w:t>e</w:t>
        </w:r>
      </w:ins>
      <w:r w:rsidRPr="0047260E">
        <w:rPr>
          <w:lang w:val="en-CA"/>
          <w:rPrChange w:id="2197" w:author="ilia kassianenko" w:date="2019-03-21T21:37:00Z">
            <w:rPr>
              <w:szCs w:val="22"/>
              <w:lang w:val="en-CA" w:eastAsia="en-CA"/>
            </w:rPr>
          </w:rPrChange>
        </w:rPr>
        <w:t>ach</w:t>
      </w:r>
      <w:proofErr w:type="gramEnd"/>
      <w:r w:rsidRPr="0047260E">
        <w:rPr>
          <w:lang w:val="en-CA"/>
          <w:rPrChange w:id="2198" w:author="ilia kassianenko" w:date="2019-03-21T21:37:00Z">
            <w:rPr>
              <w:szCs w:val="22"/>
              <w:lang w:val="en-CA" w:eastAsia="en-CA"/>
            </w:rPr>
          </w:rPrChange>
        </w:rPr>
        <w:t xml:space="preserve"> depot has a specified capacity, except for a sewage depot, where the runoff sewage systems capacity is not specified. Also, the quantity of daily transactions per depot is considered to be the quantity of visits to unload snow at a specific depot. The daily frequency for a depot is obtained by dividing the quantity of visits for a depot by the total quantity of visits to all depots on a specific day.</w:t>
      </w:r>
    </w:p>
    <w:p w14:paraId="6C400F04" w14:textId="541786EF" w:rsidR="00320A42" w:rsidRPr="0047260E" w:rsidDel="003129D2" w:rsidRDefault="00320A42">
      <w:pPr>
        <w:jc w:val="both"/>
        <w:rPr>
          <w:del w:id="2199" w:author="outpost" w:date="2019-03-18T21:45:00Z"/>
          <w:lang w:val="en-CA"/>
          <w:rPrChange w:id="2200" w:author="ilia kassianenko" w:date="2019-03-21T21:37:00Z">
            <w:rPr>
              <w:del w:id="2201" w:author="outpost" w:date="2019-03-18T21:45:00Z"/>
              <w:szCs w:val="22"/>
              <w:lang w:val="en-CA" w:eastAsia="en-CA"/>
            </w:rPr>
          </w:rPrChange>
        </w:rPr>
        <w:pPrChange w:id="2202"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p>
    <w:p w14:paraId="708D0F5A" w14:textId="3F581EB1" w:rsidR="00320A42" w:rsidRPr="0047260E" w:rsidDel="005B6D07" w:rsidRDefault="00320A42">
      <w:pPr>
        <w:jc w:val="both"/>
        <w:rPr>
          <w:del w:id="2203" w:author="outpost" w:date="2019-03-18T20:37:00Z"/>
          <w:lang w:val="en-CA"/>
          <w:rPrChange w:id="2204" w:author="ilia kassianenko" w:date="2019-03-21T21:37:00Z">
            <w:rPr>
              <w:del w:id="2205" w:author="outpost" w:date="2019-03-18T20:37:00Z"/>
              <w:szCs w:val="22"/>
              <w:lang w:val="en-CA" w:eastAsia="en-CA"/>
            </w:rPr>
          </w:rPrChange>
        </w:rPr>
        <w:pPrChange w:id="2206"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moveFromRangeStart w:id="2207" w:author="Fritz Gyger" w:date="2019-03-08T16:49:00Z" w:name="move2956186"/>
      <w:moveFrom w:id="2208" w:author="Fritz Gyger" w:date="2019-03-08T16:49:00Z">
        <w:del w:id="2209" w:author="outpost" w:date="2019-03-18T21:45:00Z">
          <w:r w:rsidRPr="0047260E" w:rsidDel="003129D2">
            <w:rPr>
              <w:lang w:val="en-CA"/>
              <w:rPrChange w:id="2210" w:author="ilia kassianenko" w:date="2019-03-21T21:37:00Z">
                <w:rPr>
                  <w:szCs w:val="22"/>
                  <w:lang w:val="en-CA" w:eastAsia="en-CA"/>
                </w:rPr>
              </w:rPrChange>
            </w:rPr>
            <w:delText>Additionally, the amount of precipitation is recorded at the Montreal YUL international airport as an average depth in centimeters. Also, it is assumed for this project that the quantity of precipitation recorded at the Montreal YUL international airport is treated as the uniform distribution of precipitation across the area, which is being consider for this analysis. Therefore, all locations serviced by vehicles with a contract ID are assumed to have received the same amount of precipitation as the aforementioned airport.</w:delText>
          </w:r>
        </w:del>
      </w:moveFrom>
    </w:p>
    <w:p w14:paraId="6E92D61F" w14:textId="222A05BC" w:rsidR="00320A42" w:rsidRPr="0047260E" w:rsidDel="00C550B2" w:rsidRDefault="00320A42">
      <w:pPr>
        <w:jc w:val="both"/>
        <w:rPr>
          <w:del w:id="2211" w:author="ilia kassianenko" w:date="2019-03-21T20:03:00Z"/>
          <w:lang w:val="en-CA"/>
          <w:rPrChange w:id="2212" w:author="ilia kassianenko" w:date="2019-03-21T21:37:00Z">
            <w:rPr>
              <w:del w:id="2213" w:author="ilia kassianenko" w:date="2019-03-21T20:03:00Z"/>
            </w:rPr>
          </w:rPrChange>
        </w:rPr>
        <w:pPrChange w:id="2214"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p>
    <w:p w14:paraId="6AD8ADB7" w14:textId="77777777" w:rsidR="00C550B2" w:rsidRPr="0047260E" w:rsidRDefault="00C550B2">
      <w:pPr>
        <w:jc w:val="both"/>
        <w:rPr>
          <w:ins w:id="2215" w:author="ilia kassianenko" w:date="2019-03-21T20:03:00Z"/>
          <w:lang w:val="en-CA"/>
          <w:rPrChange w:id="2216" w:author="ilia kassianenko" w:date="2019-03-21T21:37:00Z">
            <w:rPr>
              <w:ins w:id="2217" w:author="ilia kassianenko" w:date="2019-03-21T20:03:00Z"/>
              <w:szCs w:val="22"/>
              <w:lang w:val="en-CA" w:eastAsia="en-CA"/>
            </w:rPr>
          </w:rPrChange>
        </w:rPr>
        <w:pPrChange w:id="2218"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p>
    <w:moveFromRangeEnd w:id="2207"/>
    <w:p w14:paraId="122D48CB" w14:textId="1BF26037" w:rsidR="00320A42" w:rsidRPr="0047260E" w:rsidDel="003129D2" w:rsidRDefault="00320A42">
      <w:pPr>
        <w:jc w:val="both"/>
        <w:rPr>
          <w:del w:id="2219" w:author="outpost" w:date="2019-03-18T21:45:00Z"/>
          <w:lang w:val="en-CA"/>
          <w:rPrChange w:id="2220" w:author="ilia kassianenko" w:date="2019-03-21T21:37:00Z">
            <w:rPr>
              <w:del w:id="2221" w:author="outpost" w:date="2019-03-18T21:45:00Z"/>
              <w:szCs w:val="22"/>
              <w:lang w:val="en-CA" w:eastAsia="en-CA"/>
            </w:rPr>
          </w:rPrChange>
        </w:rPr>
        <w:pPrChange w:id="2222"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del w:id="2223" w:author="ilia kassianenko" w:date="2019-03-21T20:03:00Z">
        <w:r w:rsidRPr="0047260E" w:rsidDel="00C550B2">
          <w:rPr>
            <w:lang w:val="en-CA"/>
            <w:rPrChange w:id="2224" w:author="ilia kassianenko" w:date="2019-03-21T21:37:00Z">
              <w:rPr>
                <w:szCs w:val="22"/>
                <w:lang w:val="en-CA" w:eastAsia="en-CA"/>
              </w:rPr>
            </w:rPrChange>
          </w:rPr>
          <w:delText xml:space="preserve">Each </w:delText>
        </w:r>
      </w:del>
      <w:ins w:id="2225" w:author="ilia kassianenko" w:date="2019-03-21T20:03:00Z">
        <w:r w:rsidR="00C550B2" w:rsidRPr="0047260E">
          <w:rPr>
            <w:lang w:val="en-CA"/>
            <w:rPrChange w:id="2226" w:author="ilia kassianenko" w:date="2019-03-21T21:37:00Z">
              <w:rPr/>
            </w:rPrChange>
          </w:rPr>
          <w:t>Snow volume</w:t>
        </w:r>
      </w:ins>
      <w:ins w:id="2227" w:author="ilia kassianenko" w:date="2019-03-21T20:05:00Z">
        <w:r w:rsidR="00C550B2" w:rsidRPr="0047260E">
          <w:rPr>
            <w:lang w:val="en-CA"/>
            <w:rPrChange w:id="2228" w:author="ilia kassianenko" w:date="2019-03-21T21:37:00Z">
              <w:rPr/>
            </w:rPrChange>
          </w:rPr>
          <w:t>, which is</w:t>
        </w:r>
      </w:ins>
      <w:del w:id="2229" w:author="ilia kassianenko" w:date="2019-03-21T20:03:00Z">
        <w:r w:rsidRPr="0047260E" w:rsidDel="00C550B2">
          <w:rPr>
            <w:lang w:val="en-CA"/>
            <w:rPrChange w:id="2230" w:author="ilia kassianenko" w:date="2019-03-21T21:37:00Z">
              <w:rPr>
                <w:szCs w:val="22"/>
                <w:lang w:val="en-CA" w:eastAsia="en-CA"/>
              </w:rPr>
            </w:rPrChange>
          </w:rPr>
          <w:delText>d</w:delText>
        </w:r>
      </w:del>
      <w:del w:id="2231" w:author="ilia kassianenko" w:date="2019-03-21T20:04:00Z">
        <w:r w:rsidRPr="0047260E" w:rsidDel="00C550B2">
          <w:rPr>
            <w:lang w:val="en-CA"/>
            <w:rPrChange w:id="2232" w:author="ilia kassianenko" w:date="2019-03-21T21:37:00Z">
              <w:rPr>
                <w:szCs w:val="22"/>
                <w:lang w:val="en-CA" w:eastAsia="en-CA"/>
              </w:rPr>
            </w:rPrChange>
          </w:rPr>
          <w:delText>aily snow</w:delText>
        </w:r>
      </w:del>
      <w:r w:rsidRPr="0047260E">
        <w:rPr>
          <w:lang w:val="en-CA"/>
          <w:rPrChange w:id="2233" w:author="ilia kassianenko" w:date="2019-03-21T21:37:00Z">
            <w:rPr>
              <w:szCs w:val="22"/>
              <w:lang w:val="en-CA" w:eastAsia="en-CA"/>
            </w:rPr>
          </w:rPrChange>
        </w:rPr>
        <w:t xml:space="preserve"> </w:t>
      </w:r>
      <w:del w:id="2234" w:author="ilia kassianenko" w:date="2019-03-21T20:03:00Z">
        <w:r w:rsidRPr="0047260E" w:rsidDel="00C550B2">
          <w:rPr>
            <w:lang w:val="en-CA"/>
            <w:rPrChange w:id="2235" w:author="ilia kassianenko" w:date="2019-03-21T21:37:00Z">
              <w:rPr>
                <w:szCs w:val="22"/>
                <w:lang w:val="en-CA" w:eastAsia="en-CA"/>
              </w:rPr>
            </w:rPrChange>
          </w:rPr>
          <w:delText xml:space="preserve">volume </w:delText>
        </w:r>
      </w:del>
      <w:r w:rsidRPr="0047260E">
        <w:rPr>
          <w:lang w:val="en-CA"/>
          <w:rPrChange w:id="2236" w:author="ilia kassianenko" w:date="2019-03-21T21:37:00Z">
            <w:rPr>
              <w:szCs w:val="22"/>
              <w:lang w:val="en-CA" w:eastAsia="en-CA"/>
            </w:rPr>
          </w:rPrChange>
        </w:rPr>
        <w:t>unloaded</w:t>
      </w:r>
      <w:ins w:id="2237" w:author="ilia kassianenko" w:date="2019-03-21T20:04:00Z">
        <w:r w:rsidR="00C550B2" w:rsidRPr="0047260E">
          <w:rPr>
            <w:lang w:val="en-CA"/>
            <w:rPrChange w:id="2238" w:author="ilia kassianenko" w:date="2019-03-21T21:37:00Z">
              <w:rPr/>
            </w:rPrChange>
          </w:rPr>
          <w:t xml:space="preserve"> daily,</w:t>
        </w:r>
      </w:ins>
      <w:r w:rsidRPr="0047260E">
        <w:rPr>
          <w:lang w:val="en-CA"/>
          <w:rPrChange w:id="2239" w:author="ilia kassianenko" w:date="2019-03-21T21:37:00Z">
            <w:rPr>
              <w:szCs w:val="22"/>
              <w:lang w:val="en-CA" w:eastAsia="en-CA"/>
            </w:rPr>
          </w:rPrChange>
        </w:rPr>
        <w:t xml:space="preserve"> at each depot</w:t>
      </w:r>
      <w:ins w:id="2240" w:author="ilia kassianenko" w:date="2019-03-21T20:04:00Z">
        <w:r w:rsidR="00C550B2" w:rsidRPr="0047260E">
          <w:rPr>
            <w:lang w:val="en-CA"/>
            <w:rPrChange w:id="2241" w:author="ilia kassianenko" w:date="2019-03-21T21:37:00Z">
              <w:rPr/>
            </w:rPrChange>
          </w:rPr>
          <w:t>,</w:t>
        </w:r>
      </w:ins>
      <w:r w:rsidRPr="0047260E">
        <w:rPr>
          <w:lang w:val="en-CA"/>
          <w:rPrChange w:id="2242" w:author="ilia kassianenko" w:date="2019-03-21T21:37:00Z">
            <w:rPr>
              <w:szCs w:val="22"/>
              <w:lang w:val="en-CA" w:eastAsia="en-CA"/>
            </w:rPr>
          </w:rPrChange>
        </w:rPr>
        <w:t xml:space="preserve"> is divided by the </w:t>
      </w:r>
      <w:del w:id="2243" w:author="ilia kassianenko" w:date="2019-03-21T20:04:00Z">
        <w:r w:rsidRPr="0047260E" w:rsidDel="00C550B2">
          <w:rPr>
            <w:lang w:val="en-CA"/>
            <w:rPrChange w:id="2244" w:author="ilia kassianenko" w:date="2019-03-21T21:37:00Z">
              <w:rPr>
                <w:szCs w:val="22"/>
                <w:lang w:val="en-CA" w:eastAsia="en-CA"/>
              </w:rPr>
            </w:rPrChange>
          </w:rPr>
          <w:delText xml:space="preserve">recorded </w:delText>
        </w:r>
      </w:del>
      <w:r w:rsidRPr="0047260E">
        <w:rPr>
          <w:lang w:val="en-CA"/>
          <w:rPrChange w:id="2245" w:author="ilia kassianenko" w:date="2019-03-21T21:37:00Z">
            <w:rPr>
              <w:szCs w:val="22"/>
              <w:lang w:val="en-CA" w:eastAsia="en-CA"/>
            </w:rPr>
          </w:rPrChange>
        </w:rPr>
        <w:t xml:space="preserve">daily average </w:t>
      </w:r>
      <w:ins w:id="2246" w:author="ilia kassianenko" w:date="2019-03-21T20:05:00Z">
        <w:r w:rsidR="00C550B2" w:rsidRPr="0047260E">
          <w:rPr>
            <w:lang w:val="en-CA"/>
            <w:rPrChange w:id="2247" w:author="ilia kassianenko" w:date="2019-03-21T21:37:00Z">
              <w:rPr/>
            </w:rPrChange>
          </w:rPr>
          <w:t xml:space="preserve">precipitation </w:t>
        </w:r>
      </w:ins>
      <w:r w:rsidRPr="0047260E">
        <w:rPr>
          <w:lang w:val="en-CA"/>
          <w:rPrChange w:id="2248" w:author="ilia kassianenko" w:date="2019-03-21T21:37:00Z">
            <w:rPr>
              <w:szCs w:val="22"/>
              <w:lang w:val="en-CA" w:eastAsia="en-CA"/>
            </w:rPr>
          </w:rPrChange>
        </w:rPr>
        <w:t>depth</w:t>
      </w:r>
      <w:del w:id="2249" w:author="ilia kassianenko" w:date="2019-03-21T20:05:00Z">
        <w:r w:rsidRPr="0047260E" w:rsidDel="00C550B2">
          <w:rPr>
            <w:lang w:val="en-CA"/>
            <w:rPrChange w:id="2250" w:author="ilia kassianenko" w:date="2019-03-21T21:37:00Z">
              <w:rPr>
                <w:szCs w:val="22"/>
                <w:lang w:val="en-CA" w:eastAsia="en-CA"/>
              </w:rPr>
            </w:rPrChange>
          </w:rPr>
          <w:delText xml:space="preserve"> of the precipitation</w:delText>
        </w:r>
      </w:del>
      <w:r w:rsidRPr="0047260E">
        <w:rPr>
          <w:lang w:val="en-CA"/>
          <w:rPrChange w:id="2251" w:author="ilia kassianenko" w:date="2019-03-21T21:37:00Z">
            <w:rPr>
              <w:szCs w:val="22"/>
              <w:lang w:val="en-CA" w:eastAsia="en-CA"/>
            </w:rPr>
          </w:rPrChange>
        </w:rPr>
        <w:t>. The result from th</w:t>
      </w:r>
      <w:ins w:id="2252" w:author="ilia kassianenko" w:date="2019-03-21T20:05:00Z">
        <w:r w:rsidR="00C550B2" w:rsidRPr="0047260E">
          <w:rPr>
            <w:lang w:val="en-CA"/>
            <w:rPrChange w:id="2253" w:author="ilia kassianenko" w:date="2019-03-21T21:37:00Z">
              <w:rPr/>
            </w:rPrChange>
          </w:rPr>
          <w:t>is</w:t>
        </w:r>
      </w:ins>
      <w:del w:id="2254" w:author="ilia kassianenko" w:date="2019-03-21T20:05:00Z">
        <w:r w:rsidRPr="0047260E" w:rsidDel="00C550B2">
          <w:rPr>
            <w:lang w:val="en-CA"/>
            <w:rPrChange w:id="2255" w:author="ilia kassianenko" w:date="2019-03-21T21:37:00Z">
              <w:rPr>
                <w:szCs w:val="22"/>
                <w:lang w:val="en-CA" w:eastAsia="en-CA"/>
              </w:rPr>
            </w:rPrChange>
          </w:rPr>
          <w:delText>e</w:delText>
        </w:r>
      </w:del>
      <w:r w:rsidRPr="0047260E">
        <w:rPr>
          <w:lang w:val="en-CA"/>
          <w:rPrChange w:id="2256" w:author="ilia kassianenko" w:date="2019-03-21T21:37:00Z">
            <w:rPr>
              <w:szCs w:val="22"/>
              <w:lang w:val="en-CA" w:eastAsia="en-CA"/>
            </w:rPr>
          </w:rPrChange>
        </w:rPr>
        <w:t xml:space="preserve"> division </w:t>
      </w:r>
      <w:ins w:id="2257" w:author="ilia kassianenko" w:date="2019-03-21T20:05:00Z">
        <w:r w:rsidR="00C550B2" w:rsidRPr="0047260E">
          <w:rPr>
            <w:lang w:val="en-CA"/>
            <w:rPrChange w:id="2258" w:author="ilia kassianenko" w:date="2019-03-21T21:37:00Z">
              <w:rPr/>
            </w:rPrChange>
          </w:rPr>
          <w:t>represents</w:t>
        </w:r>
      </w:ins>
      <w:del w:id="2259" w:author="ilia kassianenko" w:date="2019-03-21T20:05:00Z">
        <w:r w:rsidRPr="0047260E" w:rsidDel="00C550B2">
          <w:rPr>
            <w:lang w:val="en-CA"/>
            <w:rPrChange w:id="2260" w:author="ilia kassianenko" w:date="2019-03-21T21:37:00Z">
              <w:rPr>
                <w:szCs w:val="22"/>
                <w:lang w:val="en-CA" w:eastAsia="en-CA"/>
              </w:rPr>
            </w:rPrChange>
          </w:rPr>
          <w:delText>is</w:delText>
        </w:r>
      </w:del>
      <w:r w:rsidRPr="0047260E">
        <w:rPr>
          <w:lang w:val="en-CA"/>
          <w:rPrChange w:id="2261" w:author="ilia kassianenko" w:date="2019-03-21T21:37:00Z">
            <w:rPr>
              <w:szCs w:val="22"/>
              <w:lang w:val="en-CA" w:eastAsia="en-CA"/>
            </w:rPr>
          </w:rPrChange>
        </w:rPr>
        <w:t xml:space="preserve"> an </w:t>
      </w:r>
      <w:del w:id="2262" w:author="ilia kassianenko" w:date="2019-03-21T20:05:00Z">
        <w:r w:rsidRPr="0047260E" w:rsidDel="00C550B2">
          <w:rPr>
            <w:lang w:val="en-CA"/>
            <w:rPrChange w:id="2263" w:author="ilia kassianenko" w:date="2019-03-21T21:37:00Z">
              <w:rPr>
                <w:szCs w:val="22"/>
                <w:lang w:val="en-CA" w:eastAsia="en-CA"/>
              </w:rPr>
            </w:rPrChange>
          </w:rPr>
          <w:delText xml:space="preserve">order of magnitude </w:delText>
        </w:r>
      </w:del>
      <w:r w:rsidRPr="0047260E">
        <w:rPr>
          <w:lang w:val="en-CA"/>
          <w:rPrChange w:id="2264" w:author="ilia kassianenko" w:date="2019-03-21T21:37:00Z">
            <w:rPr>
              <w:szCs w:val="22"/>
              <w:lang w:val="en-CA" w:eastAsia="en-CA"/>
            </w:rPr>
          </w:rPrChange>
        </w:rPr>
        <w:t>estimate for the daily surface area</w:t>
      </w:r>
      <w:ins w:id="2265" w:author="ilia kassianenko" w:date="2019-03-21T20:05:00Z">
        <w:r w:rsidR="00C550B2" w:rsidRPr="0047260E">
          <w:rPr>
            <w:lang w:val="en-CA"/>
            <w:rPrChange w:id="2266" w:author="ilia kassianenko" w:date="2019-03-21T21:37:00Z">
              <w:rPr/>
            </w:rPrChange>
          </w:rPr>
          <w:t>, which</w:t>
        </w:r>
      </w:ins>
      <w:del w:id="2267" w:author="ilia kassianenko" w:date="2019-03-21T20:06:00Z">
        <w:r w:rsidRPr="0047260E" w:rsidDel="00C550B2">
          <w:rPr>
            <w:lang w:val="en-CA"/>
            <w:rPrChange w:id="2268" w:author="ilia kassianenko" w:date="2019-03-21T21:37:00Z">
              <w:rPr>
                <w:szCs w:val="22"/>
                <w:lang w:val="en-CA" w:eastAsia="en-CA"/>
              </w:rPr>
            </w:rPrChange>
          </w:rPr>
          <w:delText xml:space="preserve"> that</w:delText>
        </w:r>
      </w:del>
      <w:r w:rsidRPr="0047260E">
        <w:rPr>
          <w:lang w:val="en-CA"/>
          <w:rPrChange w:id="2269" w:author="ilia kassianenko" w:date="2019-03-21T21:37:00Z">
            <w:rPr>
              <w:szCs w:val="22"/>
              <w:lang w:val="en-CA" w:eastAsia="en-CA"/>
            </w:rPr>
          </w:rPrChange>
        </w:rPr>
        <w:t xml:space="preserve"> has received precipitation and </w:t>
      </w:r>
      <w:ins w:id="2270" w:author="ilia kassianenko" w:date="2019-03-21T20:06:00Z">
        <w:r w:rsidR="00C550B2" w:rsidRPr="0047260E">
          <w:rPr>
            <w:lang w:val="en-CA"/>
            <w:rPrChange w:id="2271" w:author="ilia kassianenko" w:date="2019-03-21T21:37:00Z">
              <w:rPr/>
            </w:rPrChange>
          </w:rPr>
          <w:t>which</w:t>
        </w:r>
      </w:ins>
      <w:del w:id="2272" w:author="ilia kassianenko" w:date="2019-03-21T20:06:00Z">
        <w:r w:rsidRPr="0047260E" w:rsidDel="00C550B2">
          <w:rPr>
            <w:lang w:val="en-CA"/>
            <w:rPrChange w:id="2273" w:author="ilia kassianenko" w:date="2019-03-21T21:37:00Z">
              <w:rPr>
                <w:szCs w:val="22"/>
                <w:lang w:val="en-CA" w:eastAsia="en-CA"/>
              </w:rPr>
            </w:rPrChange>
          </w:rPr>
          <w:delText>that</w:delText>
        </w:r>
      </w:del>
      <w:r w:rsidRPr="0047260E">
        <w:rPr>
          <w:lang w:val="en-CA"/>
          <w:rPrChange w:id="2274" w:author="ilia kassianenko" w:date="2019-03-21T21:37:00Z">
            <w:rPr>
              <w:szCs w:val="22"/>
              <w:lang w:val="en-CA" w:eastAsia="en-CA"/>
            </w:rPr>
          </w:rPrChange>
        </w:rPr>
        <w:t xml:space="preserve"> has been served by the fleet of vehicles.</w:t>
      </w:r>
      <w:del w:id="2275" w:author="outpost" w:date="2019-03-18T21:45:00Z">
        <w:r w:rsidRPr="0047260E" w:rsidDel="003129D2">
          <w:rPr>
            <w:lang w:val="en-CA"/>
            <w:rPrChange w:id="2276" w:author="ilia kassianenko" w:date="2019-03-21T21:37:00Z">
              <w:rPr>
                <w:szCs w:val="22"/>
                <w:lang w:val="en-CA" w:eastAsia="en-CA"/>
              </w:rPr>
            </w:rPrChange>
          </w:rPr>
          <w:delText xml:space="preserve"> </w:delText>
        </w:r>
      </w:del>
    </w:p>
    <w:p w14:paraId="6E4E4C04" w14:textId="77777777" w:rsidR="00320A42" w:rsidRPr="0047260E" w:rsidRDefault="00320A42">
      <w:pPr>
        <w:jc w:val="both"/>
        <w:rPr>
          <w:lang w:val="en-CA"/>
          <w:rPrChange w:id="2277" w:author="ilia kassianenko" w:date="2019-03-21T21:37:00Z">
            <w:rPr>
              <w:szCs w:val="22"/>
              <w:lang w:val="en-CA" w:eastAsia="en-CA"/>
            </w:rPr>
          </w:rPrChange>
        </w:rPr>
        <w:pPrChange w:id="2278"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p>
    <w:p w14:paraId="4CC71F1A" w14:textId="7D34432A" w:rsidR="00320A42" w:rsidRPr="0047260E" w:rsidDel="003129D2" w:rsidRDefault="00320A42">
      <w:pPr>
        <w:jc w:val="both"/>
        <w:rPr>
          <w:del w:id="2279" w:author="outpost" w:date="2019-03-18T21:45:00Z"/>
          <w:lang w:val="en-CA"/>
          <w:rPrChange w:id="2280" w:author="ilia kassianenko" w:date="2019-03-21T21:37:00Z">
            <w:rPr>
              <w:del w:id="2281" w:author="outpost" w:date="2019-03-18T21:45:00Z"/>
              <w:szCs w:val="22"/>
              <w:lang w:val="en-CA" w:eastAsia="en-CA"/>
            </w:rPr>
          </w:rPrChange>
        </w:rPr>
        <w:pPrChange w:id="2282"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r w:rsidRPr="0047260E">
        <w:rPr>
          <w:lang w:val="en-CA"/>
          <w:rPrChange w:id="2283" w:author="ilia kassianenko" w:date="2019-03-21T21:37:00Z">
            <w:rPr>
              <w:szCs w:val="22"/>
              <w:lang w:val="en-CA" w:eastAsia="en-CA"/>
            </w:rPr>
          </w:rPrChange>
        </w:rPr>
        <w:t>Also, by dividing the quantity of visits by the surface area where snow was removed, a service ratio is obtained for a specific depot and day. The difference in time for a transaction between the snow loading and unloading time is considered to be the cycle time. The project herein does not consider the effect on the cycle time following re-assignment of vehicles to depots.</w:t>
      </w:r>
    </w:p>
    <w:p w14:paraId="0E0106C9" w14:textId="77777777" w:rsidR="00320A42" w:rsidRPr="0047260E" w:rsidRDefault="00320A42">
      <w:pPr>
        <w:jc w:val="both"/>
        <w:rPr>
          <w:lang w:val="en-CA"/>
          <w:rPrChange w:id="2284" w:author="ilia kassianenko" w:date="2019-03-21T21:37:00Z">
            <w:rPr>
              <w:szCs w:val="22"/>
              <w:lang w:val="en-CA" w:eastAsia="en-CA"/>
            </w:rPr>
          </w:rPrChange>
        </w:rPr>
        <w:pPrChange w:id="2285"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p>
    <w:p w14:paraId="11D9EE65" w14:textId="5901AFDF" w:rsidR="003129D2" w:rsidRPr="0047260E" w:rsidRDefault="00320A42">
      <w:pPr>
        <w:jc w:val="both"/>
        <w:rPr>
          <w:lang w:val="en-CA"/>
          <w:rPrChange w:id="2286" w:author="ilia kassianenko" w:date="2019-03-21T21:37:00Z">
            <w:rPr>
              <w:szCs w:val="22"/>
              <w:lang w:val="en-CA" w:eastAsia="en-CA"/>
            </w:rPr>
          </w:rPrChange>
        </w:rPr>
        <w:pPrChange w:id="2287"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r w:rsidRPr="0047260E">
        <w:rPr>
          <w:lang w:val="en-CA"/>
          <w:rPrChange w:id="2288" w:author="ilia kassianenko" w:date="2019-03-21T21:37:00Z">
            <w:rPr>
              <w:szCs w:val="22"/>
              <w:lang w:val="en-CA" w:eastAsia="en-CA"/>
            </w:rPr>
          </w:rPrChange>
        </w:rPr>
        <w:t>Finally, this analysis will produce for each depot the daily frequency of use and the daily service ratio. Consequently, the analysis will show if constrained capacity depots are used more frequently daily than a sewer depot, and the analysis will show at which depot there is an high quantity of vehicles unloading snow.</w:t>
      </w:r>
    </w:p>
    <w:p w14:paraId="0D470EA2" w14:textId="6E4C187D" w:rsidR="00320A42" w:rsidRPr="0047260E" w:rsidRDefault="00424AC2">
      <w:pPr>
        <w:jc w:val="both"/>
        <w:rPr>
          <w:ins w:id="2289" w:author="outpost" w:date="2019-03-18T21:45:00Z"/>
          <w:lang w:val="en-CA"/>
          <w:rPrChange w:id="2290" w:author="ilia kassianenko" w:date="2019-03-21T21:37:00Z">
            <w:rPr>
              <w:ins w:id="2291" w:author="outpost" w:date="2019-03-18T21:45:00Z"/>
            </w:rPr>
          </w:rPrChange>
        </w:rPr>
        <w:pPrChange w:id="2292" w:author="outpost" w:date="2019-03-18T21:46:00Z">
          <w:pPr>
            <w:pStyle w:val="BodyText"/>
          </w:pPr>
        </w:pPrChange>
      </w:pPr>
      <w:r w:rsidRPr="0047260E">
        <w:rPr>
          <w:lang w:val="en-CA"/>
          <w:rPrChange w:id="2293" w:author="ilia kassianenko" w:date="2019-03-21T21:37:00Z">
            <w:rPr>
              <w:lang w:val="en-CA" w:eastAsia="ar-SA"/>
            </w:rPr>
          </w:rPrChange>
        </w:rPr>
        <w:t xml:space="preserve">The data can also be used to compare the different </w:t>
      </w:r>
      <w:r w:rsidR="00BA4ED4" w:rsidRPr="0047260E">
        <w:rPr>
          <w:lang w:val="en-CA"/>
          <w:rPrChange w:id="2294" w:author="ilia kassianenko" w:date="2019-03-21T21:37:00Z">
            <w:rPr>
              <w:lang w:val="en-CA" w:eastAsia="ar-SA"/>
            </w:rPr>
          </w:rPrChange>
        </w:rPr>
        <w:t xml:space="preserve">depots, </w:t>
      </w:r>
      <w:r w:rsidRPr="0047260E">
        <w:rPr>
          <w:lang w:val="en-CA"/>
          <w:rPrChange w:id="2295" w:author="ilia kassianenko" w:date="2019-03-21T21:37:00Z">
            <w:rPr>
              <w:lang w:val="en-CA" w:eastAsia="ar-SA"/>
            </w:rPr>
          </w:rPrChange>
        </w:rPr>
        <w:t>boroughs</w:t>
      </w:r>
      <w:r w:rsidR="00BA4ED4" w:rsidRPr="0047260E">
        <w:rPr>
          <w:lang w:val="en-CA"/>
          <w:rPrChange w:id="2296" w:author="ilia kassianenko" w:date="2019-03-21T21:37:00Z">
            <w:rPr>
              <w:lang w:val="en-CA" w:eastAsia="ar-SA"/>
            </w:rPr>
          </w:rPrChange>
        </w:rPr>
        <w:t xml:space="preserve"> </w:t>
      </w:r>
      <w:r w:rsidRPr="0047260E">
        <w:rPr>
          <w:lang w:val="en-CA"/>
          <w:rPrChange w:id="2297" w:author="ilia kassianenko" w:date="2019-03-21T21:37:00Z">
            <w:rPr>
              <w:lang w:val="en-CA" w:eastAsia="ar-SA"/>
            </w:rPr>
          </w:rPrChange>
        </w:rPr>
        <w:t xml:space="preserve">and their sectors or the different contracts. </w:t>
      </w:r>
      <w:ins w:id="2298" w:author="outpost" w:date="2019-03-18T21:47:00Z">
        <w:r w:rsidR="003129D2" w:rsidRPr="0047260E">
          <w:rPr>
            <w:lang w:val="en-CA"/>
            <w:rPrChange w:id="2299" w:author="ilia kassianenko" w:date="2019-03-21T21:37:00Z">
              <w:rPr/>
            </w:rPrChange>
          </w:rPr>
          <w:t>Finally, it will be possible to measure relative performance between third parties, which were awarded snow removal contracts.</w:t>
        </w:r>
      </w:ins>
      <w:del w:id="2300" w:author="outpost" w:date="2019-03-18T21:47:00Z">
        <w:r w:rsidRPr="0047260E" w:rsidDel="003129D2">
          <w:rPr>
            <w:lang w:val="en-CA"/>
            <w:rPrChange w:id="2301" w:author="ilia kassianenko" w:date="2019-03-21T21:37:00Z">
              <w:rPr>
                <w:lang w:val="en-CA" w:eastAsia="ar-SA"/>
              </w:rPr>
            </w:rPrChange>
          </w:rPr>
          <w:delText>For example which contract delivers the best value?</w:delText>
        </w:r>
      </w:del>
      <w:del w:id="2302" w:author="outpost" w:date="2019-03-18T21:45:00Z">
        <w:r w:rsidRPr="0047260E" w:rsidDel="003129D2">
          <w:rPr>
            <w:lang w:val="en-CA"/>
            <w:rPrChange w:id="2303" w:author="ilia kassianenko" w:date="2019-03-21T21:37:00Z">
              <w:rPr>
                <w:lang w:val="en-CA" w:eastAsia="ar-SA"/>
              </w:rPr>
            </w:rPrChange>
          </w:rPr>
          <w:delText xml:space="preserve">   </w:delText>
        </w:r>
      </w:del>
    </w:p>
    <w:p w14:paraId="4CD66B0C" w14:textId="6D337AE8" w:rsidR="003129D2" w:rsidRPr="0047260E" w:rsidRDefault="003129D2" w:rsidP="003129D2">
      <w:pPr>
        <w:pStyle w:val="Heading3"/>
        <w:numPr>
          <w:ilvl w:val="2"/>
          <w:numId w:val="2"/>
        </w:numPr>
        <w:rPr>
          <w:ins w:id="2304" w:author="outpost" w:date="2019-03-18T21:45:00Z"/>
          <w:lang w:val="en-CA"/>
          <w:rPrChange w:id="2305" w:author="ilia kassianenko" w:date="2019-03-21T21:37:00Z">
            <w:rPr>
              <w:ins w:id="2306" w:author="outpost" w:date="2019-03-18T21:45:00Z"/>
            </w:rPr>
          </w:rPrChange>
        </w:rPr>
      </w:pPr>
      <w:bookmarkStart w:id="2307" w:name="_Toc4082385"/>
      <w:ins w:id="2308" w:author="outpost" w:date="2019-03-18T21:45:00Z">
        <w:r w:rsidRPr="0047260E">
          <w:rPr>
            <w:lang w:val="en-CA"/>
            <w:rPrChange w:id="2309" w:author="ilia kassianenko" w:date="2019-03-21T21:37:00Z">
              <w:rPr/>
            </w:rPrChange>
          </w:rPr>
          <w:t>Timeframe</w:t>
        </w:r>
        <w:bookmarkEnd w:id="2307"/>
      </w:ins>
    </w:p>
    <w:p w14:paraId="709B58E7" w14:textId="2441F1F8" w:rsidR="003129D2" w:rsidRPr="0047260E" w:rsidDel="00483F74" w:rsidRDefault="00EF43BF">
      <w:pPr>
        <w:rPr>
          <w:del w:id="2310" w:author="outpost" w:date="2019-03-18T21:50:00Z"/>
          <w:lang w:val="en-CA"/>
          <w:rPrChange w:id="2311" w:author="ilia kassianenko" w:date="2019-03-21T21:37:00Z">
            <w:rPr>
              <w:del w:id="2312" w:author="outpost" w:date="2019-03-18T21:50:00Z"/>
              <w:lang w:val="en-CA" w:eastAsia="ar-SA"/>
            </w:rPr>
          </w:rPrChange>
        </w:rPr>
        <w:pPrChange w:id="2313" w:author="outpost" w:date="2019-03-18T21:08:00Z">
          <w:pPr>
            <w:pStyle w:val="BodyText"/>
          </w:pPr>
        </w:pPrChange>
      </w:pPr>
      <w:ins w:id="2314" w:author="ilia kassianenko" w:date="2019-03-21T20:16:00Z">
        <w:r w:rsidRPr="0047260E">
          <w:rPr>
            <w:lang w:val="en-CA"/>
            <w:rPrChange w:id="2315" w:author="ilia kassianenko" w:date="2019-03-21T21:37:00Z">
              <w:rPr/>
            </w:rPrChange>
          </w:rPr>
          <w:t>The proposa</w:t>
        </w:r>
        <w:r w:rsidR="00224183">
          <w:rPr>
            <w:lang w:val="en-CA"/>
            <w:rPrChange w:id="2316" w:author="ilia kassianenko" w:date="2019-03-21T21:37:00Z">
              <w:rPr>
                <w:lang w:val="en-CA"/>
              </w:rPr>
            </w:rPrChange>
          </w:rPr>
          <w:t>l accounts for a minimum</w:t>
        </w:r>
        <w:r w:rsidRPr="0047260E">
          <w:rPr>
            <w:lang w:val="en-CA"/>
            <w:rPrChange w:id="2317" w:author="ilia kassianenko" w:date="2019-03-21T21:37:00Z">
              <w:rPr/>
            </w:rPrChange>
          </w:rPr>
          <w:t xml:space="preserve"> of </w:t>
        </w:r>
      </w:ins>
    </w:p>
    <w:p w14:paraId="7A091B30" w14:textId="0E2C3FF6" w:rsidR="00A71C3C" w:rsidRPr="0047260E" w:rsidRDefault="00A71C3C" w:rsidP="00EF43BF">
      <w:pPr>
        <w:rPr>
          <w:lang w:val="en-CA"/>
          <w:rPrChange w:id="2318" w:author="ilia kassianenko" w:date="2019-03-21T21:37:00Z">
            <w:rPr>
              <w:lang w:val="en-CA" w:eastAsia="ar-SA"/>
            </w:rPr>
          </w:rPrChange>
        </w:rPr>
        <w:pPrChange w:id="2319" w:author="ilia kassianenko" w:date="2019-03-21T20:17:00Z">
          <w:pPr>
            <w:pStyle w:val="BodyText"/>
          </w:pPr>
        </w:pPrChange>
      </w:pPr>
      <w:del w:id="2320" w:author="ilia kassianenko" w:date="2019-03-21T20:16:00Z">
        <w:r w:rsidRPr="0047260E" w:rsidDel="00EF43BF">
          <w:rPr>
            <w:lang w:val="en-CA"/>
            <w:rPrChange w:id="2321" w:author="ilia kassianenko" w:date="2019-03-21T21:37:00Z">
              <w:rPr>
                <w:lang w:val="en-CA" w:eastAsia="ar-SA"/>
              </w:rPr>
            </w:rPrChange>
          </w:rPr>
          <w:delText>We plan</w:delText>
        </w:r>
      </w:del>
      <w:del w:id="2322" w:author="ilia kassianenko" w:date="2019-03-21T20:17:00Z">
        <w:r w:rsidRPr="0047260E" w:rsidDel="00EF43BF">
          <w:rPr>
            <w:lang w:val="en-CA"/>
            <w:rPrChange w:id="2323" w:author="ilia kassianenko" w:date="2019-03-21T21:37:00Z">
              <w:rPr>
                <w:lang w:val="en-CA" w:eastAsia="ar-SA"/>
              </w:rPr>
            </w:rPrChange>
          </w:rPr>
          <w:delText xml:space="preserve"> to keep</w:delText>
        </w:r>
      </w:del>
      <w:del w:id="2324" w:author="ilia kassianenko" w:date="2019-03-21T22:04:00Z">
        <w:r w:rsidRPr="0047260E" w:rsidDel="00224183">
          <w:rPr>
            <w:lang w:val="en-CA"/>
            <w:rPrChange w:id="2325" w:author="ilia kassianenko" w:date="2019-03-21T21:37:00Z">
              <w:rPr>
                <w:lang w:val="en-CA" w:eastAsia="ar-SA"/>
              </w:rPr>
            </w:rPrChange>
          </w:rPr>
          <w:delText xml:space="preserve"> </w:delText>
        </w:r>
      </w:del>
      <w:r w:rsidRPr="0047260E">
        <w:rPr>
          <w:lang w:val="en-CA"/>
          <w:rPrChange w:id="2326" w:author="ilia kassianenko" w:date="2019-03-21T21:37:00Z">
            <w:rPr>
              <w:lang w:val="en-CA" w:eastAsia="ar-SA"/>
            </w:rPr>
          </w:rPrChange>
        </w:rPr>
        <w:t>1</w:t>
      </w:r>
      <w:ins w:id="2327" w:author="ilia kassianenko" w:date="2019-03-21T22:04:00Z">
        <w:r w:rsidR="00224183">
          <w:rPr>
            <w:lang w:val="en-CA"/>
          </w:rPr>
          <w:t xml:space="preserve">0 </w:t>
        </w:r>
      </w:ins>
      <w:del w:id="2328" w:author="ilia kassianenko" w:date="2019-03-21T22:04:00Z">
        <w:r w:rsidRPr="0047260E" w:rsidDel="00224183">
          <w:rPr>
            <w:lang w:val="en-CA"/>
            <w:rPrChange w:id="2329" w:author="ilia kassianenko" w:date="2019-03-21T21:37:00Z">
              <w:rPr>
                <w:lang w:val="en-CA" w:eastAsia="ar-SA"/>
              </w:rPr>
            </w:rPrChange>
          </w:rPr>
          <w:delText xml:space="preserve">0 years </w:delText>
        </w:r>
      </w:del>
      <w:r w:rsidRPr="0047260E">
        <w:rPr>
          <w:lang w:val="en-CA"/>
          <w:rPrChange w:id="2330" w:author="ilia kassianenko" w:date="2019-03-21T21:37:00Z">
            <w:rPr>
              <w:lang w:val="en-CA" w:eastAsia="ar-SA"/>
            </w:rPr>
          </w:rPrChange>
        </w:rPr>
        <w:t>of history</w:t>
      </w:r>
      <w:ins w:id="2331" w:author="ilia kassianenko" w:date="2019-03-21T20:17:00Z">
        <w:r w:rsidR="00EF43BF" w:rsidRPr="0047260E">
          <w:rPr>
            <w:lang w:val="en-CA"/>
            <w:rPrChange w:id="2332" w:author="ilia kassianenko" w:date="2019-03-21T21:37:00Z">
              <w:rPr/>
            </w:rPrChange>
          </w:rPr>
          <w:t>,</w:t>
        </w:r>
      </w:ins>
      <w:r w:rsidRPr="0047260E">
        <w:rPr>
          <w:lang w:val="en-CA"/>
          <w:rPrChange w:id="2333" w:author="ilia kassianenko" w:date="2019-03-21T21:37:00Z">
            <w:rPr>
              <w:lang w:val="en-CA" w:eastAsia="ar-SA"/>
            </w:rPr>
          </w:rPrChange>
        </w:rPr>
        <w:t xml:space="preserve"> in order to compare </w:t>
      </w:r>
      <w:ins w:id="2334" w:author="ilia kassianenko" w:date="2019-03-21T20:17:00Z">
        <w:r w:rsidR="00EF43BF" w:rsidRPr="0047260E">
          <w:rPr>
            <w:lang w:val="en-CA"/>
            <w:rPrChange w:id="2335" w:author="ilia kassianenko" w:date="2019-03-21T21:37:00Z">
              <w:rPr/>
            </w:rPrChange>
          </w:rPr>
          <w:t xml:space="preserve">each </w:t>
        </w:r>
      </w:ins>
      <w:del w:id="2336" w:author="ilia kassianenko" w:date="2019-03-21T20:17:00Z">
        <w:r w:rsidRPr="0047260E" w:rsidDel="00EF43BF">
          <w:rPr>
            <w:lang w:val="en-CA"/>
            <w:rPrChange w:id="2337" w:author="ilia kassianenko" w:date="2019-03-21T21:37:00Z">
              <w:rPr>
                <w:lang w:val="en-CA" w:eastAsia="ar-SA"/>
              </w:rPr>
            </w:rPrChange>
          </w:rPr>
          <w:delText xml:space="preserve">different </w:delText>
        </w:r>
      </w:del>
      <w:r w:rsidRPr="0047260E">
        <w:rPr>
          <w:lang w:val="en-CA"/>
          <w:rPrChange w:id="2338" w:author="ilia kassianenko" w:date="2019-03-21T21:37:00Z">
            <w:rPr>
              <w:lang w:val="en-CA" w:eastAsia="ar-SA"/>
            </w:rPr>
          </w:rPrChange>
        </w:rPr>
        <w:t>year</w:t>
      </w:r>
      <w:ins w:id="2339" w:author="ilia kassianenko" w:date="2019-03-21T20:17:00Z">
        <w:r w:rsidR="00EF43BF" w:rsidRPr="0047260E">
          <w:rPr>
            <w:lang w:val="en-CA"/>
            <w:rPrChange w:id="2340" w:author="ilia kassianenko" w:date="2019-03-21T21:37:00Z">
              <w:rPr/>
            </w:rPrChange>
          </w:rPr>
          <w:t xml:space="preserve"> relative to the prior</w:t>
        </w:r>
      </w:ins>
      <w:r w:rsidRPr="0047260E">
        <w:rPr>
          <w:lang w:val="en-CA"/>
          <w:rPrChange w:id="2341" w:author="ilia kassianenko" w:date="2019-03-21T21:37:00Z">
            <w:rPr>
              <w:lang w:val="en-CA" w:eastAsia="ar-SA"/>
            </w:rPr>
          </w:rPrChange>
        </w:rPr>
        <w:t xml:space="preserve"> and </w:t>
      </w:r>
      <w:del w:id="2342" w:author="ilia kassianenko" w:date="2019-03-21T20:17:00Z">
        <w:r w:rsidRPr="0047260E" w:rsidDel="00EF43BF">
          <w:rPr>
            <w:lang w:val="en-CA"/>
            <w:rPrChange w:id="2343" w:author="ilia kassianenko" w:date="2019-03-21T21:37:00Z">
              <w:rPr>
                <w:lang w:val="en-CA" w:eastAsia="ar-SA"/>
              </w:rPr>
            </w:rPrChange>
          </w:rPr>
          <w:delText xml:space="preserve">are </w:delText>
        </w:r>
      </w:del>
      <w:ins w:id="2344" w:author="ilia kassianenko" w:date="2019-03-21T20:17:00Z">
        <w:r w:rsidR="00EF43BF" w:rsidRPr="0047260E">
          <w:rPr>
            <w:lang w:val="en-CA"/>
            <w:rPrChange w:id="2345" w:author="ilia kassianenko" w:date="2019-03-21T21:37:00Z">
              <w:rPr/>
            </w:rPrChange>
          </w:rPr>
          <w:t xml:space="preserve">to </w:t>
        </w:r>
      </w:ins>
      <w:r w:rsidRPr="0047260E">
        <w:rPr>
          <w:lang w:val="en-CA"/>
          <w:rPrChange w:id="2346" w:author="ilia kassianenko" w:date="2019-03-21T21:37:00Z">
            <w:rPr>
              <w:lang w:val="en-CA" w:eastAsia="ar-SA"/>
            </w:rPr>
          </w:rPrChange>
        </w:rPr>
        <w:t xml:space="preserve">able </w:t>
      </w:r>
      <w:ins w:id="2347" w:author="ilia kassianenko" w:date="2019-03-21T20:17:00Z">
        <w:r w:rsidR="00EF43BF" w:rsidRPr="0047260E">
          <w:rPr>
            <w:lang w:val="en-CA"/>
            <w:rPrChange w:id="2348" w:author="ilia kassianenko" w:date="2019-03-21T21:37:00Z">
              <w:rPr/>
            </w:rPrChange>
          </w:rPr>
          <w:t>observe any changes to a</w:t>
        </w:r>
      </w:ins>
      <w:del w:id="2349" w:author="ilia kassianenko" w:date="2019-03-21T20:17:00Z">
        <w:r w:rsidRPr="0047260E" w:rsidDel="00EF43BF">
          <w:rPr>
            <w:lang w:val="en-CA"/>
            <w:rPrChange w:id="2350" w:author="ilia kassianenko" w:date="2019-03-21T21:37:00Z">
              <w:rPr>
                <w:lang w:val="en-CA" w:eastAsia="ar-SA"/>
              </w:rPr>
            </w:rPrChange>
          </w:rPr>
          <w:delText>to see</w:delText>
        </w:r>
      </w:del>
      <w:r w:rsidRPr="0047260E">
        <w:rPr>
          <w:lang w:val="en-CA"/>
          <w:rPrChange w:id="2351" w:author="ilia kassianenko" w:date="2019-03-21T21:37:00Z">
            <w:rPr>
              <w:lang w:val="en-CA" w:eastAsia="ar-SA"/>
            </w:rPr>
          </w:rPrChange>
        </w:rPr>
        <w:t xml:space="preserve"> trend</w:t>
      </w:r>
      <w:del w:id="2352" w:author="ilia kassianenko" w:date="2019-03-21T20:17:00Z">
        <w:r w:rsidRPr="0047260E" w:rsidDel="00EF43BF">
          <w:rPr>
            <w:lang w:val="en-CA"/>
            <w:rPrChange w:id="2353" w:author="ilia kassianenko" w:date="2019-03-21T21:37:00Z">
              <w:rPr>
                <w:lang w:val="en-CA" w:eastAsia="ar-SA"/>
              </w:rPr>
            </w:rPrChange>
          </w:rPr>
          <w:delText>s</w:delText>
        </w:r>
      </w:del>
      <w:r w:rsidRPr="0047260E">
        <w:rPr>
          <w:lang w:val="en-CA"/>
          <w:rPrChange w:id="2354" w:author="ilia kassianenko" w:date="2019-03-21T21:37:00Z">
            <w:rPr>
              <w:lang w:val="en-CA" w:eastAsia="ar-SA"/>
            </w:rPr>
          </w:rPrChange>
        </w:rPr>
        <w:t xml:space="preserve">. </w:t>
      </w:r>
    </w:p>
    <w:p w14:paraId="78D653F5" w14:textId="631D7CE1" w:rsidR="003129D2" w:rsidRPr="0047260E" w:rsidRDefault="003129D2" w:rsidP="003129D2">
      <w:pPr>
        <w:pStyle w:val="Heading3"/>
        <w:numPr>
          <w:ilvl w:val="2"/>
          <w:numId w:val="2"/>
        </w:numPr>
        <w:rPr>
          <w:ins w:id="2355" w:author="outpost" w:date="2019-03-18T21:48:00Z"/>
          <w:lang w:val="en-CA"/>
          <w:rPrChange w:id="2356" w:author="ilia kassianenko" w:date="2019-03-21T21:37:00Z">
            <w:rPr>
              <w:ins w:id="2357" w:author="outpost" w:date="2019-03-18T21:48:00Z"/>
            </w:rPr>
          </w:rPrChange>
        </w:rPr>
      </w:pPr>
      <w:bookmarkStart w:id="2358" w:name="_Toc4082386"/>
      <w:ins w:id="2359" w:author="outpost" w:date="2019-03-18T21:48:00Z">
        <w:r w:rsidRPr="0047260E">
          <w:rPr>
            <w:lang w:val="en-CA"/>
            <w:rPrChange w:id="2360" w:author="ilia kassianenko" w:date="2019-03-21T21:37:00Z">
              <w:rPr/>
            </w:rPrChange>
          </w:rPr>
          <w:t>Base Property for Data</w:t>
        </w:r>
        <w:bookmarkEnd w:id="2358"/>
      </w:ins>
    </w:p>
    <w:p w14:paraId="4A65056F" w14:textId="7B45C06D" w:rsidR="00BA4ED4" w:rsidRPr="0047260E" w:rsidDel="006A1391" w:rsidRDefault="00BA4ED4">
      <w:pPr>
        <w:jc w:val="both"/>
        <w:rPr>
          <w:del w:id="2361" w:author="Fritz Gyger" w:date="2019-03-11T19:39:00Z"/>
          <w:lang w:val="en-CA"/>
          <w:rPrChange w:id="2362" w:author="ilia kassianenko" w:date="2019-03-21T21:37:00Z">
            <w:rPr>
              <w:del w:id="2363" w:author="Fritz Gyger" w:date="2019-03-11T19:39:00Z"/>
              <w:lang w:val="en-CA" w:eastAsia="en-CA"/>
            </w:rPr>
          </w:rPrChange>
        </w:rPr>
        <w:pPrChange w:id="2364" w:author="outpost" w:date="2019-03-18T21:50:00Z">
          <w:pPr>
            <w:pStyle w:val="BodyText"/>
          </w:pPr>
        </w:pPrChange>
      </w:pPr>
      <w:del w:id="2365" w:author="Fritz Gyger" w:date="2019-03-11T19:39:00Z">
        <w:r w:rsidRPr="0047260E" w:rsidDel="006A1391">
          <w:rPr>
            <w:lang w:val="en-CA"/>
            <w:rPrChange w:id="2366" w:author="ilia kassianenko" w:date="2019-03-21T21:37:00Z">
              <w:rPr>
                <w:lang w:val="en-CA" w:eastAsia="en-CA"/>
              </w:rPr>
            </w:rPrChange>
          </w:rPr>
          <w:delText>Forecast???</w:delText>
        </w:r>
      </w:del>
    </w:p>
    <w:p w14:paraId="208E5D0D" w14:textId="77777777" w:rsidR="00831315" w:rsidRPr="0047260E" w:rsidDel="003129D2" w:rsidRDefault="00831315">
      <w:pPr>
        <w:jc w:val="both"/>
        <w:rPr>
          <w:del w:id="2367" w:author="outpost" w:date="2019-03-18T21:48:00Z"/>
          <w:lang w:val="en-CA"/>
          <w:rPrChange w:id="2368" w:author="ilia kassianenko" w:date="2019-03-21T21:37:00Z">
            <w:rPr>
              <w:del w:id="2369" w:author="outpost" w:date="2019-03-18T21:48:00Z"/>
              <w:lang w:val="en-CA" w:eastAsia="ar-SA"/>
            </w:rPr>
          </w:rPrChange>
        </w:rPr>
        <w:pPrChange w:id="2370" w:author="outpost" w:date="2019-03-18T21:50:00Z">
          <w:pPr>
            <w:pStyle w:val="BodyText"/>
          </w:pPr>
        </w:pPrChange>
      </w:pPr>
    </w:p>
    <w:p w14:paraId="10947A84" w14:textId="53314AEC" w:rsidR="004B1FF4" w:rsidRPr="0047260E" w:rsidRDefault="004B1FF4">
      <w:pPr>
        <w:jc w:val="both"/>
        <w:rPr>
          <w:lang w:val="en-CA"/>
          <w:rPrChange w:id="2371" w:author="ilia kassianenko" w:date="2019-03-21T21:37:00Z">
            <w:rPr>
              <w:lang w:val="en-CA" w:eastAsia="ar-SA"/>
            </w:rPr>
          </w:rPrChange>
        </w:rPr>
        <w:pPrChange w:id="2372" w:author="outpost" w:date="2019-03-18T21:50:00Z">
          <w:pPr>
            <w:pStyle w:val="BodyText"/>
          </w:pPr>
        </w:pPrChange>
      </w:pPr>
      <w:del w:id="2373" w:author="outpost" w:date="2019-03-18T21:48:00Z">
        <w:r w:rsidRPr="0047260E" w:rsidDel="003129D2">
          <w:rPr>
            <w:lang w:val="en-CA"/>
            <w:rPrChange w:id="2374" w:author="ilia kassianenko" w:date="2019-03-21T21:37:00Z">
              <w:rPr>
                <w:lang w:val="en-CA" w:eastAsia="ar-SA"/>
              </w:rPr>
            </w:rPrChange>
          </w:rPr>
          <w:delText>Since o</w:delText>
        </w:r>
      </w:del>
      <w:ins w:id="2375" w:author="outpost" w:date="2019-03-18T21:48:00Z">
        <w:r w:rsidR="003129D2" w:rsidRPr="0047260E">
          <w:rPr>
            <w:lang w:val="en-CA"/>
            <w:rPrChange w:id="2376" w:author="ilia kassianenko" w:date="2019-03-21T21:37:00Z">
              <w:rPr>
                <w:lang w:val="en-CA" w:eastAsia="ar-SA"/>
              </w:rPr>
            </w:rPrChange>
          </w:rPr>
          <w:t>O</w:t>
        </w:r>
      </w:ins>
      <w:r w:rsidRPr="0047260E">
        <w:rPr>
          <w:lang w:val="en-CA"/>
          <w:rPrChange w:id="2377" w:author="ilia kassianenko" w:date="2019-03-21T21:37:00Z">
            <w:rPr>
              <w:lang w:val="en-CA" w:eastAsia="ar-SA"/>
            </w:rPr>
          </w:rPrChange>
        </w:rPr>
        <w:t>ur system is informational</w:t>
      </w:r>
      <w:ins w:id="2378" w:author="outpost" w:date="2019-03-18T21:48:00Z">
        <w:r w:rsidR="003129D2" w:rsidRPr="0047260E">
          <w:rPr>
            <w:lang w:val="en-CA"/>
            <w:rPrChange w:id="2379" w:author="ilia kassianenko" w:date="2019-03-21T21:37:00Z">
              <w:rPr>
                <w:lang w:val="en-CA" w:eastAsia="ar-SA"/>
              </w:rPr>
            </w:rPrChange>
          </w:rPr>
          <w:t xml:space="preserve">, rather than </w:t>
        </w:r>
      </w:ins>
      <w:del w:id="2380" w:author="outpost" w:date="2019-03-18T21:48:00Z">
        <w:r w:rsidRPr="0047260E" w:rsidDel="003129D2">
          <w:rPr>
            <w:lang w:val="en-CA"/>
            <w:rPrChange w:id="2381" w:author="ilia kassianenko" w:date="2019-03-21T21:37:00Z">
              <w:rPr>
                <w:lang w:val="en-CA" w:eastAsia="ar-SA"/>
              </w:rPr>
            </w:rPrChange>
          </w:rPr>
          <w:delText xml:space="preserve"> (vs </w:delText>
        </w:r>
      </w:del>
      <w:del w:id="2382" w:author="outpost" w:date="2019-03-18T21:50:00Z">
        <w:r w:rsidRPr="0047260E" w:rsidDel="00483F74">
          <w:rPr>
            <w:lang w:val="en-CA"/>
            <w:rPrChange w:id="2383" w:author="ilia kassianenko" w:date="2019-03-21T21:37:00Z">
              <w:rPr>
                <w:lang w:val="en-CA" w:eastAsia="ar-SA"/>
              </w:rPr>
            </w:rPrChange>
          </w:rPr>
          <w:delText>operational</w:delText>
        </w:r>
      </w:del>
      <w:ins w:id="2384" w:author="outpost" w:date="2019-03-18T21:50:00Z">
        <w:r w:rsidR="00483F74" w:rsidRPr="0047260E">
          <w:rPr>
            <w:lang w:val="en-CA"/>
            <w:rPrChange w:id="2385" w:author="ilia kassianenko" w:date="2019-03-21T21:37:00Z">
              <w:rPr/>
            </w:rPrChange>
          </w:rPr>
          <w:t>operational;</w:t>
        </w:r>
      </w:ins>
      <w:del w:id="2386" w:author="outpost" w:date="2019-03-18T21:48:00Z">
        <w:r w:rsidRPr="0047260E" w:rsidDel="003129D2">
          <w:rPr>
            <w:lang w:val="en-CA"/>
            <w:rPrChange w:id="2387" w:author="ilia kassianenko" w:date="2019-03-21T21:37:00Z">
              <w:rPr>
                <w:lang w:val="en-CA" w:eastAsia="ar-SA"/>
              </w:rPr>
            </w:rPrChange>
          </w:rPr>
          <w:delText>)</w:delText>
        </w:r>
      </w:del>
      <w:r w:rsidRPr="0047260E">
        <w:rPr>
          <w:lang w:val="en-CA"/>
          <w:rPrChange w:id="2388" w:author="ilia kassianenko" w:date="2019-03-21T21:37:00Z">
            <w:rPr>
              <w:lang w:val="en-CA" w:eastAsia="ar-SA"/>
            </w:rPr>
          </w:rPrChange>
        </w:rPr>
        <w:t xml:space="preserve"> we </w:t>
      </w:r>
      <w:ins w:id="2389" w:author="outpost" w:date="2019-03-18T21:48:00Z">
        <w:r w:rsidR="003129D2" w:rsidRPr="0047260E">
          <w:rPr>
            <w:lang w:val="en-CA"/>
            <w:rPrChange w:id="2390" w:author="ilia kassianenko" w:date="2019-03-21T21:37:00Z">
              <w:rPr>
                <w:lang w:val="en-CA" w:eastAsia="ar-SA"/>
              </w:rPr>
            </w:rPrChange>
          </w:rPr>
          <w:t xml:space="preserve">propose to </w:t>
        </w:r>
      </w:ins>
      <w:r w:rsidRPr="0047260E">
        <w:rPr>
          <w:lang w:val="en-CA"/>
          <w:rPrChange w:id="2391" w:author="ilia kassianenko" w:date="2019-03-21T21:37:00Z">
            <w:rPr>
              <w:lang w:val="en-CA" w:eastAsia="ar-SA"/>
            </w:rPr>
          </w:rPrChange>
        </w:rPr>
        <w:t xml:space="preserve">use the BASE property </w:t>
      </w:r>
      <w:ins w:id="2392" w:author="outpost" w:date="2019-03-18T21:48:00Z">
        <w:r w:rsidR="003129D2" w:rsidRPr="0047260E">
          <w:rPr>
            <w:lang w:val="en-CA"/>
            <w:rPrChange w:id="2393" w:author="ilia kassianenko" w:date="2019-03-21T21:37:00Z">
              <w:rPr>
                <w:b/>
                <w:lang w:val="en-CA" w:eastAsia="ar-SA"/>
              </w:rPr>
            </w:rPrChange>
          </w:rPr>
          <w:t xml:space="preserve">of data </w:t>
        </w:r>
      </w:ins>
      <w:r w:rsidRPr="0047260E">
        <w:rPr>
          <w:lang w:val="en-CA"/>
          <w:rPrChange w:id="2394" w:author="ilia kassianenko" w:date="2019-03-21T21:37:00Z">
            <w:rPr>
              <w:lang w:val="en-CA" w:eastAsia="ar-SA"/>
            </w:rPr>
          </w:rPrChange>
        </w:rPr>
        <w:t>for the project:</w:t>
      </w:r>
    </w:p>
    <w:p w14:paraId="750E26AD" w14:textId="3E5E621E" w:rsidR="003129D2" w:rsidRPr="0047260E" w:rsidRDefault="00A71C3C">
      <w:pPr>
        <w:jc w:val="both"/>
        <w:rPr>
          <w:ins w:id="2395" w:author="outpost" w:date="2019-03-18T21:49:00Z"/>
          <w:lang w:val="en-CA"/>
          <w:rPrChange w:id="2396" w:author="ilia kassianenko" w:date="2019-03-21T21:37:00Z">
            <w:rPr>
              <w:ins w:id="2397" w:author="outpost" w:date="2019-03-18T21:49:00Z"/>
              <w:lang w:val="en-CA" w:eastAsia="ar-SA"/>
            </w:rPr>
          </w:rPrChange>
        </w:rPr>
        <w:pPrChange w:id="2398" w:author="outpost" w:date="2019-03-18T21:50:00Z">
          <w:pPr>
            <w:pStyle w:val="BodyText"/>
          </w:pPr>
        </w:pPrChange>
      </w:pPr>
      <w:del w:id="2399" w:author="outpost" w:date="2019-03-18T21:49:00Z">
        <w:r w:rsidRPr="0047260E" w:rsidDel="003129D2">
          <w:rPr>
            <w:lang w:val="en-CA"/>
            <w:rPrChange w:id="2400" w:author="ilia kassianenko" w:date="2019-03-21T21:37:00Z">
              <w:rPr>
                <w:i/>
                <w:lang w:val="en-CA" w:eastAsia="ar-SA"/>
              </w:rPr>
            </w:rPrChange>
          </w:rPr>
          <w:delText xml:space="preserve">As discussed, the Data Property should be Base. </w:delText>
        </w:r>
      </w:del>
      <w:r w:rsidRPr="0047260E">
        <w:rPr>
          <w:lang w:val="en-CA"/>
          <w:rPrChange w:id="2401" w:author="ilia kassianenko" w:date="2019-03-21T21:37:00Z">
            <w:rPr>
              <w:i/>
              <w:lang w:val="en-CA" w:eastAsia="ar-SA"/>
            </w:rPr>
          </w:rPrChange>
        </w:rPr>
        <w:t xml:space="preserve">Specifically, there is an expectation that the </w:t>
      </w:r>
      <w:ins w:id="2402" w:author="Fritz Gyger" w:date="2019-03-21T17:03:00Z">
        <w:r w:rsidR="00EF4393" w:rsidRPr="0047260E">
          <w:rPr>
            <w:lang w:val="en-CA"/>
            <w:rPrChange w:id="2403" w:author="ilia kassianenko" w:date="2019-03-21T21:37:00Z">
              <w:rPr/>
            </w:rPrChange>
          </w:rPr>
          <w:t>new data (</w:t>
        </w:r>
      </w:ins>
      <w:r w:rsidRPr="0047260E">
        <w:rPr>
          <w:lang w:val="en-CA"/>
          <w:rPrChange w:id="2404" w:author="ilia kassianenko" w:date="2019-03-21T21:37:00Z">
            <w:rPr>
              <w:i/>
              <w:lang w:val="en-CA" w:eastAsia="ar-SA"/>
            </w:rPr>
          </w:rPrChange>
        </w:rPr>
        <w:t>CSV</w:t>
      </w:r>
      <w:ins w:id="2405" w:author="Fritz Gyger" w:date="2019-03-21T17:04:00Z">
        <w:r w:rsidR="00EF4393" w:rsidRPr="0047260E">
          <w:rPr>
            <w:lang w:val="en-CA"/>
            <w:rPrChange w:id="2406" w:author="ilia kassianenko" w:date="2019-03-21T21:37:00Z">
              <w:rPr/>
            </w:rPrChange>
          </w:rPr>
          <w:t xml:space="preserve"> files)</w:t>
        </w:r>
      </w:ins>
      <w:r w:rsidRPr="0047260E">
        <w:rPr>
          <w:lang w:val="en-CA"/>
          <w:rPrChange w:id="2407" w:author="ilia kassianenko" w:date="2019-03-21T21:37:00Z">
            <w:rPr>
              <w:i/>
              <w:lang w:val="en-CA" w:eastAsia="ar-SA"/>
            </w:rPr>
          </w:rPrChange>
        </w:rPr>
        <w:t xml:space="preserve"> will be consistently available every Monday at 1 AM EST. Also, the </w:t>
      </w:r>
      <w:del w:id="2408" w:author="outpost" w:date="2019-03-18T21:49:00Z">
        <w:r w:rsidRPr="0047260E" w:rsidDel="003129D2">
          <w:rPr>
            <w:lang w:val="en-CA"/>
            <w:rPrChange w:id="2409" w:author="ilia kassianenko" w:date="2019-03-21T21:37:00Z">
              <w:rPr>
                <w:i/>
                <w:lang w:val="en-CA" w:eastAsia="ar-SA"/>
              </w:rPr>
            </w:rPrChange>
          </w:rPr>
          <w:delText>city of Montreal</w:delText>
        </w:r>
      </w:del>
      <w:ins w:id="2410" w:author="outpost" w:date="2019-03-18T21:49:00Z">
        <w:r w:rsidR="003129D2" w:rsidRPr="0047260E">
          <w:rPr>
            <w:lang w:val="en-CA"/>
            <w:rPrChange w:id="2411" w:author="ilia kassianenko" w:date="2019-03-21T21:37:00Z">
              <w:rPr>
                <w:lang w:val="en-CA" w:eastAsia="ar-SA"/>
              </w:rPr>
            </w:rPrChange>
          </w:rPr>
          <w:t>COM</w:t>
        </w:r>
      </w:ins>
      <w:r w:rsidRPr="0047260E">
        <w:rPr>
          <w:lang w:val="en-CA"/>
          <w:rPrChange w:id="2412" w:author="ilia kassianenko" w:date="2019-03-21T21:37:00Z">
            <w:rPr>
              <w:i/>
              <w:lang w:val="en-CA" w:eastAsia="ar-SA"/>
            </w:rPr>
          </w:rPrChange>
        </w:rPr>
        <w:t xml:space="preserve"> provides a disclaimer that previously released records may be corrected retroactively. </w:t>
      </w:r>
    </w:p>
    <w:p w14:paraId="5A54204A" w14:textId="77777777" w:rsidR="003129D2" w:rsidRPr="0047260E" w:rsidRDefault="00A71C3C">
      <w:pPr>
        <w:jc w:val="both"/>
        <w:rPr>
          <w:ins w:id="2413" w:author="outpost" w:date="2019-03-18T21:49:00Z"/>
          <w:lang w:val="en-CA"/>
          <w:rPrChange w:id="2414" w:author="ilia kassianenko" w:date="2019-03-21T21:37:00Z">
            <w:rPr>
              <w:ins w:id="2415" w:author="outpost" w:date="2019-03-18T21:49:00Z"/>
              <w:lang w:val="en-CA" w:eastAsia="ar-SA"/>
            </w:rPr>
          </w:rPrChange>
        </w:rPr>
        <w:pPrChange w:id="2416" w:author="outpost" w:date="2019-03-18T21:50:00Z">
          <w:pPr>
            <w:pStyle w:val="BodyText"/>
          </w:pPr>
        </w:pPrChange>
      </w:pPr>
      <w:r w:rsidRPr="0047260E">
        <w:rPr>
          <w:lang w:val="en-CA"/>
          <w:rPrChange w:id="2417" w:author="ilia kassianenko" w:date="2019-03-21T21:37:00Z">
            <w:rPr>
              <w:i/>
              <w:lang w:val="en-CA" w:eastAsia="ar-SA"/>
            </w:rPr>
          </w:rPrChange>
        </w:rPr>
        <w:t xml:space="preserve">Service failure is not critical within our environment, since the </w:t>
      </w:r>
      <w:del w:id="2418" w:author="outpost" w:date="2019-03-18T21:49:00Z">
        <w:r w:rsidRPr="0047260E" w:rsidDel="003129D2">
          <w:rPr>
            <w:lang w:val="en-CA"/>
            <w:rPrChange w:id="2419" w:author="ilia kassianenko" w:date="2019-03-21T21:37:00Z">
              <w:rPr>
                <w:i/>
                <w:lang w:val="en-CA" w:eastAsia="ar-SA"/>
              </w:rPr>
            </w:rPrChange>
          </w:rPr>
          <w:delText>city of Montreal</w:delText>
        </w:r>
      </w:del>
      <w:ins w:id="2420" w:author="outpost" w:date="2019-03-18T21:49:00Z">
        <w:r w:rsidR="003129D2" w:rsidRPr="0047260E">
          <w:rPr>
            <w:lang w:val="en-CA"/>
            <w:rPrChange w:id="2421" w:author="ilia kassianenko" w:date="2019-03-21T21:37:00Z">
              <w:rPr>
                <w:lang w:val="en-CA" w:eastAsia="ar-SA"/>
              </w:rPr>
            </w:rPrChange>
          </w:rPr>
          <w:t>COM</w:t>
        </w:r>
      </w:ins>
      <w:r w:rsidRPr="0047260E">
        <w:rPr>
          <w:lang w:val="en-CA"/>
          <w:rPrChange w:id="2422" w:author="ilia kassianenko" w:date="2019-03-21T21:37:00Z">
            <w:rPr>
              <w:i/>
              <w:lang w:val="en-CA" w:eastAsia="ar-SA"/>
            </w:rPr>
          </w:rPrChange>
        </w:rPr>
        <w:t xml:space="preserve"> holds all records. If the portal fails or records become unavailable, the native files are assumed to be available from city of Montreal snow removal management system, in reference to the disclaimer provided</w:t>
      </w:r>
      <w:ins w:id="2423" w:author="outpost" w:date="2019-03-18T21:49:00Z">
        <w:r w:rsidR="003129D2" w:rsidRPr="0047260E">
          <w:rPr>
            <w:lang w:val="en-CA"/>
            <w:rPrChange w:id="2424" w:author="ilia kassianenko" w:date="2019-03-21T21:37:00Z">
              <w:rPr>
                <w:lang w:val="en-CA" w:eastAsia="ar-SA"/>
              </w:rPr>
            </w:rPrChange>
          </w:rPr>
          <w:t xml:space="preserve"> by the COM</w:t>
        </w:r>
      </w:ins>
      <w:r w:rsidRPr="0047260E">
        <w:rPr>
          <w:lang w:val="en-CA"/>
          <w:rPrChange w:id="2425" w:author="ilia kassianenko" w:date="2019-03-21T21:37:00Z">
            <w:rPr>
              <w:i/>
              <w:lang w:val="en-CA" w:eastAsia="ar-SA"/>
            </w:rPr>
          </w:rPrChange>
        </w:rPr>
        <w:t>.</w:t>
      </w:r>
      <w:del w:id="2426" w:author="ilia kassianenko" w:date="2019-03-21T20:18:00Z">
        <w:r w:rsidRPr="0047260E" w:rsidDel="00EF43BF">
          <w:rPr>
            <w:lang w:val="en-CA"/>
            <w:rPrChange w:id="2427" w:author="ilia kassianenko" w:date="2019-03-21T21:37:00Z">
              <w:rPr>
                <w:i/>
                <w:lang w:val="en-CA" w:eastAsia="ar-SA"/>
              </w:rPr>
            </w:rPrChange>
          </w:rPr>
          <w:delText xml:space="preserve"> </w:delText>
        </w:r>
      </w:del>
    </w:p>
    <w:p w14:paraId="1894C378" w14:textId="77777777" w:rsidR="00483F74" w:rsidRPr="0047260E" w:rsidRDefault="00A71C3C">
      <w:pPr>
        <w:jc w:val="both"/>
        <w:rPr>
          <w:ins w:id="2428" w:author="outpost" w:date="2019-03-18T21:50:00Z"/>
          <w:lang w:val="en-CA"/>
          <w:rPrChange w:id="2429" w:author="ilia kassianenko" w:date="2019-03-21T21:37:00Z">
            <w:rPr>
              <w:ins w:id="2430" w:author="outpost" w:date="2019-03-18T21:50:00Z"/>
              <w:lang w:val="en-CA" w:eastAsia="ar-SA"/>
            </w:rPr>
          </w:rPrChange>
        </w:rPr>
        <w:pPrChange w:id="2431" w:author="outpost" w:date="2019-03-18T21:50:00Z">
          <w:pPr>
            <w:pStyle w:val="BodyText"/>
          </w:pPr>
        </w:pPrChange>
      </w:pPr>
      <w:r w:rsidRPr="0047260E">
        <w:rPr>
          <w:lang w:val="en-CA"/>
          <w:rPrChange w:id="2432" w:author="ilia kassianenko" w:date="2019-03-21T21:37:00Z">
            <w:rPr>
              <w:i/>
              <w:lang w:val="en-CA" w:eastAsia="ar-SA"/>
            </w:rPr>
          </w:rPrChange>
        </w:rPr>
        <w:t xml:space="preserve">One transaction and one contract file are downloaded once a week, and one weather report is obtained once a week. There are no other consistent inputs, </w:t>
      </w:r>
      <w:del w:id="2433" w:author="outpost" w:date="2019-03-18T21:50:00Z">
        <w:r w:rsidRPr="0047260E" w:rsidDel="003129D2">
          <w:rPr>
            <w:lang w:val="en-CA"/>
            <w:rPrChange w:id="2434" w:author="ilia kassianenko" w:date="2019-03-21T21:37:00Z">
              <w:rPr>
                <w:i/>
                <w:lang w:val="en-CA" w:eastAsia="ar-SA"/>
              </w:rPr>
            </w:rPrChange>
          </w:rPr>
          <w:delText xml:space="preserve">while </w:delText>
        </w:r>
      </w:del>
      <w:ins w:id="2435" w:author="outpost" w:date="2019-03-18T21:50:00Z">
        <w:r w:rsidR="003129D2" w:rsidRPr="0047260E">
          <w:rPr>
            <w:lang w:val="en-CA"/>
            <w:rPrChange w:id="2436" w:author="ilia kassianenko" w:date="2019-03-21T21:37:00Z">
              <w:rPr>
                <w:lang w:val="en-CA" w:eastAsia="ar-SA"/>
              </w:rPr>
            </w:rPrChange>
          </w:rPr>
          <w:t xml:space="preserve">and </w:t>
        </w:r>
      </w:ins>
      <w:del w:id="2437" w:author="outpost" w:date="2019-03-18T21:50:00Z">
        <w:r w:rsidRPr="0047260E" w:rsidDel="003129D2">
          <w:rPr>
            <w:lang w:val="en-CA"/>
            <w:rPrChange w:id="2438" w:author="ilia kassianenko" w:date="2019-03-21T21:37:00Z">
              <w:rPr>
                <w:i/>
                <w:lang w:val="en-CA" w:eastAsia="ar-SA"/>
              </w:rPr>
            </w:rPrChange>
          </w:rPr>
          <w:delText>D</w:delText>
        </w:r>
      </w:del>
      <w:ins w:id="2439" w:author="outpost" w:date="2019-03-18T21:50:00Z">
        <w:r w:rsidR="003129D2" w:rsidRPr="0047260E">
          <w:rPr>
            <w:lang w:val="en-CA"/>
            <w:rPrChange w:id="2440" w:author="ilia kassianenko" w:date="2019-03-21T21:37:00Z">
              <w:rPr>
                <w:lang w:val="en-CA" w:eastAsia="ar-SA"/>
              </w:rPr>
            </w:rPrChange>
          </w:rPr>
          <w:t>d</w:t>
        </w:r>
      </w:ins>
      <w:r w:rsidRPr="0047260E">
        <w:rPr>
          <w:lang w:val="en-CA"/>
          <w:rPrChange w:id="2441" w:author="ilia kassianenko" w:date="2019-03-21T21:37:00Z">
            <w:rPr>
              <w:i/>
              <w:lang w:val="en-CA" w:eastAsia="ar-SA"/>
            </w:rPr>
          </w:rPrChange>
        </w:rPr>
        <w:t>eports</w:t>
      </w:r>
      <w:ins w:id="2442" w:author="outpost" w:date="2019-03-18T21:50:00Z">
        <w:r w:rsidR="003129D2" w:rsidRPr="0047260E">
          <w:rPr>
            <w:lang w:val="en-CA"/>
            <w:rPrChange w:id="2443" w:author="ilia kassianenko" w:date="2019-03-21T21:37:00Z">
              <w:rPr>
                <w:lang w:val="en-CA" w:eastAsia="ar-SA"/>
              </w:rPr>
            </w:rPrChange>
          </w:rPr>
          <w:t xml:space="preserve"> quantity and properties</w:t>
        </w:r>
      </w:ins>
      <w:r w:rsidRPr="0047260E">
        <w:rPr>
          <w:lang w:val="en-CA"/>
          <w:rPrChange w:id="2444" w:author="ilia kassianenko" w:date="2019-03-21T21:37:00Z">
            <w:rPr>
              <w:i/>
              <w:lang w:val="en-CA" w:eastAsia="ar-SA"/>
            </w:rPr>
          </w:rPrChange>
        </w:rPr>
        <w:t xml:space="preserve"> are assumed to remain unchanged.</w:t>
      </w:r>
      <w:del w:id="2445" w:author="ilia kassianenko" w:date="2019-03-21T20:18:00Z">
        <w:r w:rsidRPr="0047260E" w:rsidDel="00EF43BF">
          <w:rPr>
            <w:lang w:val="en-CA"/>
            <w:rPrChange w:id="2446" w:author="ilia kassianenko" w:date="2019-03-21T21:37:00Z">
              <w:rPr>
                <w:i/>
                <w:lang w:val="en-CA" w:eastAsia="ar-SA"/>
              </w:rPr>
            </w:rPrChange>
          </w:rPr>
          <w:delText xml:space="preserve"> </w:delText>
        </w:r>
      </w:del>
    </w:p>
    <w:p w14:paraId="2B2CD5AC" w14:textId="161E436C" w:rsidR="00A71C3C" w:rsidRPr="0047260E" w:rsidDel="00EF4393" w:rsidRDefault="00A71C3C" w:rsidP="00A71C3C">
      <w:pPr>
        <w:pStyle w:val="BodyText"/>
        <w:rPr>
          <w:del w:id="2447" w:author="Fritz Gyger" w:date="2019-03-21T17:04:00Z"/>
          <w:i/>
          <w:color w:val="FF0000"/>
          <w:lang w:val="en-CA" w:eastAsia="ar-SA"/>
          <w:rPrChange w:id="2448" w:author="ilia kassianenko" w:date="2019-03-21T21:37:00Z">
            <w:rPr>
              <w:del w:id="2449" w:author="Fritz Gyger" w:date="2019-03-21T17:04:00Z"/>
              <w:i/>
              <w:lang w:val="en-CA" w:eastAsia="ar-SA"/>
            </w:rPr>
          </w:rPrChange>
        </w:rPr>
      </w:pPr>
      <w:del w:id="2450" w:author="Fritz Gyger" w:date="2019-03-21T17:04:00Z">
        <w:r w:rsidRPr="0047260E" w:rsidDel="00EF4393">
          <w:rPr>
            <w:i/>
            <w:color w:val="FF0000"/>
            <w:lang w:val="en-CA" w:eastAsia="ar-SA"/>
            <w:rPrChange w:id="2451" w:author="ilia kassianenko" w:date="2019-03-21T21:37:00Z">
              <w:rPr>
                <w:i/>
                <w:lang w:val="en-CA" w:eastAsia="ar-SA"/>
              </w:rPr>
            </w:rPrChange>
          </w:rPr>
          <w:delText>Data may overwritten when the CSV files are downloaded from the city of Montreal open data portal.</w:delText>
        </w:r>
        <w:r w:rsidR="00410D82" w:rsidRPr="0047260E" w:rsidDel="00EF4393">
          <w:rPr>
            <w:i/>
            <w:color w:val="FF0000"/>
            <w:lang w:val="en-CA" w:eastAsia="ar-SA"/>
            <w:rPrChange w:id="2452" w:author="ilia kassianenko" w:date="2019-03-21T21:37:00Z">
              <w:rPr>
                <w:i/>
                <w:lang w:val="en-CA" w:eastAsia="ar-SA"/>
              </w:rPr>
            </w:rPrChange>
          </w:rPr>
          <w:delText xml:space="preserve">  ???</w:delText>
        </w:r>
        <w:bookmarkStart w:id="2453" w:name="_Toc4082387"/>
        <w:bookmarkEnd w:id="2453"/>
      </w:del>
    </w:p>
    <w:p w14:paraId="720DF867" w14:textId="77777777" w:rsidR="00320A42" w:rsidRPr="0047260E" w:rsidDel="006A1391" w:rsidRDefault="00320A42" w:rsidP="00320A42">
      <w:pPr>
        <w:pStyle w:val="BodyText"/>
        <w:rPr>
          <w:del w:id="2454" w:author="Fritz Gyger" w:date="2019-03-11T19:40:00Z"/>
          <w:lang w:val="en-CA" w:eastAsia="ar-SA"/>
          <w:rPrChange w:id="2455" w:author="ilia kassianenko" w:date="2019-03-21T21:37:00Z">
            <w:rPr>
              <w:del w:id="2456" w:author="Fritz Gyger" w:date="2019-03-11T19:40:00Z"/>
              <w:lang w:val="en-CA" w:eastAsia="ar-SA"/>
            </w:rPr>
          </w:rPrChange>
        </w:rPr>
      </w:pPr>
      <w:bookmarkStart w:id="2457" w:name="_Toc4082388"/>
      <w:bookmarkEnd w:id="2457"/>
    </w:p>
    <w:p w14:paraId="1CFF8E37" w14:textId="77777777" w:rsidR="00320A42" w:rsidRPr="0047260E" w:rsidDel="006A1391" w:rsidRDefault="00320A42" w:rsidP="00320A42">
      <w:pPr>
        <w:pStyle w:val="BodyText"/>
        <w:rPr>
          <w:del w:id="2458" w:author="Fritz Gyger" w:date="2019-03-11T19:40:00Z"/>
          <w:lang w:val="en-CA" w:eastAsia="ar-SA"/>
          <w:rPrChange w:id="2459" w:author="ilia kassianenko" w:date="2019-03-21T21:37:00Z">
            <w:rPr>
              <w:del w:id="2460" w:author="Fritz Gyger" w:date="2019-03-11T19:40:00Z"/>
              <w:lang w:val="en-CA" w:eastAsia="ar-SA"/>
            </w:rPr>
          </w:rPrChange>
        </w:rPr>
      </w:pPr>
      <w:bookmarkStart w:id="2461" w:name="_Toc4082389"/>
      <w:bookmarkEnd w:id="2461"/>
    </w:p>
    <w:p w14:paraId="12FFA522" w14:textId="77777777" w:rsidR="00320A42" w:rsidRPr="0047260E" w:rsidDel="006A1391" w:rsidRDefault="00320A42" w:rsidP="00320A42">
      <w:pPr>
        <w:pStyle w:val="BodyText"/>
        <w:rPr>
          <w:del w:id="2462" w:author="Fritz Gyger" w:date="2019-03-11T19:40:00Z"/>
          <w:lang w:val="en-CA" w:eastAsia="ar-SA"/>
          <w:rPrChange w:id="2463" w:author="ilia kassianenko" w:date="2019-03-21T21:37:00Z">
            <w:rPr>
              <w:del w:id="2464" w:author="Fritz Gyger" w:date="2019-03-11T19:40:00Z"/>
              <w:lang w:val="en-CA" w:eastAsia="ar-SA"/>
            </w:rPr>
          </w:rPrChange>
        </w:rPr>
      </w:pPr>
      <w:bookmarkStart w:id="2465" w:name="_Toc4082390"/>
      <w:bookmarkEnd w:id="2465"/>
    </w:p>
    <w:p w14:paraId="746EB1F6" w14:textId="3DF41FD7" w:rsidR="00320A42" w:rsidRPr="0047260E" w:rsidDel="006A1391" w:rsidRDefault="00320A42" w:rsidP="00320A42">
      <w:pPr>
        <w:pStyle w:val="BodyText"/>
        <w:rPr>
          <w:del w:id="2466" w:author="Fritz Gyger" w:date="2019-03-11T19:40:00Z"/>
          <w:lang w:val="en-CA" w:eastAsia="ar-SA"/>
          <w:rPrChange w:id="2467" w:author="ilia kassianenko" w:date="2019-03-21T21:37:00Z">
            <w:rPr>
              <w:del w:id="2468" w:author="Fritz Gyger" w:date="2019-03-11T19:40:00Z"/>
              <w:lang w:val="en-CA" w:eastAsia="ar-SA"/>
            </w:rPr>
          </w:rPrChange>
        </w:rPr>
      </w:pPr>
      <w:bookmarkStart w:id="2469" w:name="_Toc4082391"/>
      <w:bookmarkEnd w:id="2469"/>
    </w:p>
    <w:p w14:paraId="55AE1570" w14:textId="220D319F" w:rsidR="00320A42" w:rsidRPr="0047260E" w:rsidDel="00EF4393" w:rsidRDefault="00320A42" w:rsidP="00320A42">
      <w:pPr>
        <w:pStyle w:val="BodyText"/>
        <w:rPr>
          <w:del w:id="2470" w:author="Fritz Gyger" w:date="2019-03-21T17:04:00Z"/>
          <w:lang w:val="en-CA" w:eastAsia="ar-SA"/>
          <w:rPrChange w:id="2471" w:author="ilia kassianenko" w:date="2019-03-21T21:37:00Z">
            <w:rPr>
              <w:del w:id="2472" w:author="Fritz Gyger" w:date="2019-03-21T17:04:00Z"/>
              <w:lang w:val="en-CA" w:eastAsia="ar-SA"/>
            </w:rPr>
          </w:rPrChange>
        </w:rPr>
      </w:pPr>
      <w:bookmarkStart w:id="2473" w:name="_Toc4082392"/>
      <w:bookmarkEnd w:id="2473"/>
    </w:p>
    <w:p w14:paraId="12795942" w14:textId="546BED7B" w:rsidR="00BB12B8" w:rsidRPr="0047260E" w:rsidRDefault="004B2EA2">
      <w:pPr>
        <w:pStyle w:val="Heading2"/>
        <w:rPr>
          <w:lang w:val="en-CA"/>
          <w:rPrChange w:id="2474" w:author="ilia kassianenko" w:date="2019-03-21T21:37:00Z">
            <w:rPr/>
          </w:rPrChange>
        </w:rPr>
      </w:pPr>
      <w:bookmarkStart w:id="2475" w:name="_Toc432497656"/>
      <w:bookmarkStart w:id="2476" w:name="_Toc4082393"/>
      <w:r w:rsidRPr="0047260E">
        <w:rPr>
          <w:lang w:val="en-CA"/>
          <w:rPrChange w:id="2477" w:author="ilia kassianenko" w:date="2019-03-21T21:37:00Z">
            <w:rPr/>
          </w:rPrChange>
        </w:rPr>
        <w:lastRenderedPageBreak/>
        <w:t>Assumptions/Constraints/Risks</w:t>
      </w:r>
      <w:bookmarkEnd w:id="2475"/>
      <w:bookmarkEnd w:id="2476"/>
    </w:p>
    <w:p w14:paraId="5461FE36" w14:textId="061FCCB4" w:rsidR="00BB12B8" w:rsidRPr="0047260E" w:rsidRDefault="004B2EA2">
      <w:pPr>
        <w:pStyle w:val="Heading3"/>
        <w:numPr>
          <w:ilvl w:val="2"/>
          <w:numId w:val="2"/>
        </w:numPr>
        <w:rPr>
          <w:lang w:val="en-CA"/>
          <w:rPrChange w:id="2478" w:author="ilia kassianenko" w:date="2019-03-21T21:37:00Z">
            <w:rPr/>
          </w:rPrChange>
        </w:rPr>
      </w:pPr>
      <w:bookmarkStart w:id="2479" w:name="_Assumptions"/>
      <w:bookmarkStart w:id="2480" w:name="_Toc432497657"/>
      <w:bookmarkStart w:id="2481" w:name="_Toc4082394"/>
      <w:bookmarkEnd w:id="2479"/>
      <w:r w:rsidRPr="0047260E">
        <w:rPr>
          <w:lang w:val="en-CA"/>
          <w:rPrChange w:id="2482" w:author="ilia kassianenko" w:date="2019-03-21T21:37:00Z">
            <w:rPr/>
          </w:rPrChange>
        </w:rPr>
        <w:t>Assumptions</w:t>
      </w:r>
      <w:bookmarkEnd w:id="2480"/>
      <w:bookmarkEnd w:id="2481"/>
    </w:p>
    <w:p w14:paraId="53A3CEF2" w14:textId="0A55B656" w:rsidR="00B44807" w:rsidRPr="0047260E" w:rsidRDefault="004B2EA2">
      <w:pPr>
        <w:rPr>
          <w:ins w:id="2483" w:author="outpost" w:date="2019-03-18T22:06:00Z"/>
          <w:lang w:val="en-CA"/>
          <w:rPrChange w:id="2484" w:author="ilia kassianenko" w:date="2019-03-21T21:37:00Z">
            <w:rPr>
              <w:ins w:id="2485" w:author="outpost" w:date="2019-03-18T22:06:00Z"/>
            </w:rPr>
          </w:rPrChange>
        </w:rPr>
        <w:pPrChange w:id="2486" w:author="outpost" w:date="2019-03-18T22:06:00Z">
          <w:pPr>
            <w:pStyle w:val="HTMLPreformatted"/>
            <w:shd w:val="clear" w:color="auto" w:fill="FFFFFF"/>
          </w:pPr>
        </w:pPrChange>
      </w:pPr>
      <w:del w:id="2487" w:author="Fritz Gyger" w:date="2019-03-21T17:04:00Z">
        <w:r w:rsidRPr="0047260E" w:rsidDel="00EF4393">
          <w:rPr>
            <w:lang w:val="en-CA"/>
            <w:rPrChange w:id="2488" w:author="ilia kassianenko" w:date="2019-03-21T21:37:00Z">
              <w:rPr/>
            </w:rPrChange>
          </w:rPr>
          <w:delText>Instructions: Describe any assumptions or dependencies regarding the database design for the system. These may concern such issues as: related software or hardware, operating systems, or end-user characteristics.</w:delText>
        </w:r>
      </w:del>
      <w:ins w:id="2489" w:author="outpost" w:date="2019-03-18T22:06:00Z">
        <w:r w:rsidR="00B44807" w:rsidRPr="0047260E">
          <w:rPr>
            <w:lang w:val="en-CA"/>
            <w:rPrChange w:id="2490" w:author="ilia kassianenko" w:date="2019-03-21T21:37:00Z">
              <w:rPr/>
            </w:rPrChange>
          </w:rPr>
          <w:t>There are two online sources for data acquisitions: Ville de Montreal (COM) and Environment Canada.</w:t>
        </w:r>
      </w:ins>
    </w:p>
    <w:p w14:paraId="4628F402" w14:textId="4E470C54" w:rsidR="00A65745" w:rsidRPr="0047260E" w:rsidDel="00B44807" w:rsidRDefault="00A65745" w:rsidP="00A65745">
      <w:pPr>
        <w:pStyle w:val="HTMLPreformatted"/>
        <w:shd w:val="clear" w:color="auto" w:fill="FFFFFF"/>
        <w:rPr>
          <w:ins w:id="2491" w:author="Fritz Gyger" w:date="2019-03-08T16:44:00Z"/>
          <w:del w:id="2492" w:author="outpost" w:date="2019-03-18T22:06:00Z"/>
          <w:rFonts w:ascii="Arial" w:hAnsi="Arial" w:cs="Arial"/>
          <w:color w:val="24292E"/>
          <w:sz w:val="22"/>
          <w:szCs w:val="22"/>
          <w:rPrChange w:id="2493" w:author="ilia kassianenko" w:date="2019-03-21T21:37:00Z">
            <w:rPr>
              <w:ins w:id="2494" w:author="Fritz Gyger" w:date="2019-03-08T16:44:00Z"/>
              <w:del w:id="2495" w:author="outpost" w:date="2019-03-18T22:06:00Z"/>
              <w:rFonts w:ascii="Arial" w:hAnsi="Arial" w:cs="Arial"/>
              <w:b/>
              <w:color w:val="24292E"/>
              <w:sz w:val="22"/>
              <w:szCs w:val="22"/>
              <w:lang w:val="fr-CA"/>
            </w:rPr>
          </w:rPrChange>
        </w:rPr>
      </w:pPr>
      <w:ins w:id="2496" w:author="Fritz Gyger" w:date="2019-03-08T16:45:00Z">
        <w:del w:id="2497" w:author="outpost" w:date="2019-03-18T22:06:00Z">
          <w:r w:rsidRPr="0047260E" w:rsidDel="00B44807">
            <w:rPr>
              <w:rFonts w:cs="Arial"/>
              <w:color w:val="24292E"/>
              <w:szCs w:val="22"/>
              <w:rPrChange w:id="2498" w:author="ilia kassianenko" w:date="2019-03-21T21:37:00Z">
                <w:rPr>
                  <w:rFonts w:cs="Arial"/>
                  <w:b/>
                  <w:color w:val="24292E"/>
                  <w:szCs w:val="22"/>
                  <w:lang w:val="fr-CA"/>
                </w:rPr>
              </w:rPrChange>
            </w:rPr>
            <w:delText>We will</w:delText>
          </w:r>
          <w:r w:rsidR="006A1391" w:rsidRPr="0047260E" w:rsidDel="00B44807">
            <w:rPr>
              <w:rFonts w:ascii="Arial" w:hAnsi="Arial" w:cs="Arial"/>
              <w:color w:val="24292E"/>
              <w:sz w:val="22"/>
              <w:szCs w:val="22"/>
              <w:rPrChange w:id="2499" w:author="ilia kassianenko" w:date="2019-03-21T21:37:00Z">
                <w:rPr>
                  <w:rFonts w:ascii="Arial" w:hAnsi="Arial" w:cs="Arial"/>
                  <w:color w:val="24292E"/>
                  <w:sz w:val="22"/>
                  <w:szCs w:val="22"/>
                </w:rPr>
              </w:rPrChange>
            </w:rPr>
            <w:delText xml:space="preserve"> use the following data sources</w:delText>
          </w:r>
          <w:r w:rsidRPr="0047260E" w:rsidDel="00B44807">
            <w:rPr>
              <w:rFonts w:cs="Arial"/>
              <w:color w:val="24292E"/>
              <w:szCs w:val="22"/>
              <w:rPrChange w:id="2500" w:author="ilia kassianenko" w:date="2019-03-21T21:37:00Z">
                <w:rPr>
                  <w:rFonts w:cs="Arial"/>
                  <w:b/>
                  <w:color w:val="24292E"/>
                  <w:szCs w:val="22"/>
                  <w:lang w:val="fr-CA"/>
                </w:rPr>
              </w:rPrChange>
            </w:rPr>
            <w:delText>:</w:delText>
          </w:r>
        </w:del>
      </w:ins>
      <w:bookmarkStart w:id="2501" w:name="_Toc4005045"/>
      <w:bookmarkStart w:id="2502" w:name="_Toc4082395"/>
      <w:bookmarkEnd w:id="2501"/>
      <w:bookmarkEnd w:id="2502"/>
    </w:p>
    <w:p w14:paraId="2C25D6EE" w14:textId="324C2E3B" w:rsidR="00A65745" w:rsidRPr="0047260E" w:rsidDel="00B44807" w:rsidRDefault="00A65745" w:rsidP="00A65745">
      <w:pPr>
        <w:pStyle w:val="HTMLPreformatted"/>
        <w:shd w:val="clear" w:color="auto" w:fill="FFFFFF"/>
        <w:rPr>
          <w:ins w:id="2503" w:author="Fritz Gyger" w:date="2019-03-08T16:44:00Z"/>
          <w:del w:id="2504" w:author="outpost" w:date="2019-03-18T22:07:00Z"/>
          <w:rFonts w:ascii="Arial" w:hAnsi="Arial" w:cs="Arial"/>
          <w:b/>
          <w:color w:val="24292E"/>
          <w:sz w:val="22"/>
          <w:szCs w:val="22"/>
          <w:rPrChange w:id="2505" w:author="ilia kassianenko" w:date="2019-03-21T21:37:00Z">
            <w:rPr>
              <w:ins w:id="2506" w:author="Fritz Gyger" w:date="2019-03-08T16:44:00Z"/>
              <w:del w:id="2507" w:author="outpost" w:date="2019-03-18T22:07:00Z"/>
              <w:rFonts w:ascii="Arial" w:hAnsi="Arial" w:cs="Arial"/>
              <w:b/>
              <w:color w:val="24292E"/>
              <w:sz w:val="22"/>
              <w:szCs w:val="22"/>
              <w:lang w:val="fr-CA"/>
            </w:rPr>
          </w:rPrChange>
        </w:rPr>
      </w:pPr>
      <w:bookmarkStart w:id="2508" w:name="_Toc4005046"/>
      <w:bookmarkStart w:id="2509" w:name="_Toc4082396"/>
      <w:bookmarkEnd w:id="2508"/>
      <w:bookmarkEnd w:id="2509"/>
    </w:p>
    <w:p w14:paraId="18ABB8A2" w14:textId="4F19F801" w:rsidR="00B44807" w:rsidRPr="0047260E" w:rsidRDefault="00A65745">
      <w:pPr>
        <w:pStyle w:val="Heading4"/>
        <w:rPr>
          <w:ins w:id="2510" w:author="outpost" w:date="2019-03-18T22:06:00Z"/>
          <w:b w:val="0"/>
          <w:lang w:val="en-CA"/>
          <w:rPrChange w:id="2511" w:author="ilia kassianenko" w:date="2019-03-21T21:37:00Z">
            <w:rPr>
              <w:ins w:id="2512" w:author="outpost" w:date="2019-03-18T22:06:00Z"/>
              <w:rFonts w:ascii="Arial" w:hAnsi="Arial" w:cs="Arial"/>
              <w:b/>
              <w:color w:val="24292E"/>
              <w:sz w:val="22"/>
              <w:szCs w:val="22"/>
              <w:lang w:val="fr-CA"/>
            </w:rPr>
          </w:rPrChange>
        </w:rPr>
        <w:pPrChange w:id="2513" w:author="outpost" w:date="2019-03-18T22:06:00Z">
          <w:pPr>
            <w:pStyle w:val="HTMLPreformatted"/>
            <w:shd w:val="clear" w:color="auto" w:fill="FFFFFF"/>
          </w:pPr>
        </w:pPrChange>
      </w:pPr>
      <w:bookmarkStart w:id="2514" w:name="_Toc4082397"/>
      <w:moveToRangeStart w:id="2515" w:author="Fritz Gyger" w:date="2019-03-08T16:44:00Z" w:name="move2955901"/>
      <w:moveTo w:id="2516" w:author="Fritz Gyger" w:date="2019-03-08T16:44:00Z">
        <w:r w:rsidRPr="0047260E">
          <w:rPr>
            <w:lang w:val="en-CA"/>
            <w:rPrChange w:id="2517" w:author="ilia kassianenko" w:date="2019-03-21T21:37:00Z">
              <w:rPr>
                <w:rFonts w:ascii="Arial" w:hAnsi="Arial" w:cs="Arial"/>
                <w:color w:val="24292E"/>
                <w:sz w:val="22"/>
                <w:szCs w:val="22"/>
                <w:lang w:val="fr-CA"/>
              </w:rPr>
            </w:rPrChange>
          </w:rPr>
          <w:t>Ville de Montréal</w:t>
        </w:r>
        <w:bookmarkEnd w:id="2514"/>
        <w:r w:rsidRPr="0047260E">
          <w:rPr>
            <w:lang w:val="en-CA"/>
            <w:rPrChange w:id="2518" w:author="ilia kassianenko" w:date="2019-03-21T21:37:00Z">
              <w:rPr>
                <w:rFonts w:ascii="Arial" w:hAnsi="Arial" w:cs="Arial"/>
                <w:color w:val="24292E"/>
                <w:sz w:val="22"/>
                <w:szCs w:val="22"/>
                <w:lang w:val="fr-CA"/>
              </w:rPr>
            </w:rPrChange>
          </w:rPr>
          <w:t xml:space="preserve"> </w:t>
        </w:r>
      </w:moveTo>
    </w:p>
    <w:p w14:paraId="0A2272DA" w14:textId="184575E4" w:rsidR="00A65745" w:rsidRPr="0047260E" w:rsidDel="00B44807" w:rsidRDefault="00B44807">
      <w:pPr>
        <w:rPr>
          <w:del w:id="2519" w:author="outpost" w:date="2019-03-18T22:07:00Z"/>
          <w:lang w:val="en-CA"/>
          <w:rPrChange w:id="2520" w:author="ilia kassianenko" w:date="2019-03-21T21:37:00Z">
            <w:rPr>
              <w:del w:id="2521" w:author="outpost" w:date="2019-03-18T22:07:00Z"/>
              <w:b/>
              <w:lang w:val="fr-CA"/>
            </w:rPr>
          </w:rPrChange>
        </w:rPr>
        <w:pPrChange w:id="2522" w:author="outpost" w:date="2019-03-18T22:07:00Z">
          <w:pPr>
            <w:pStyle w:val="HTMLPreformatted"/>
            <w:shd w:val="clear" w:color="auto" w:fill="FFFFFF"/>
          </w:pPr>
        </w:pPrChange>
      </w:pPr>
      <w:ins w:id="2523" w:author="outpost" w:date="2019-03-18T22:09:00Z">
        <w:r w:rsidRPr="0047260E">
          <w:rPr>
            <w:lang w:val="en-CA"/>
            <w:rPrChange w:id="2524" w:author="ilia kassianenko" w:date="2019-03-21T21:37:00Z">
              <w:rPr/>
            </w:rPrChange>
          </w:rPr>
          <w:t xml:space="preserve">A portal by </w:t>
        </w:r>
      </w:ins>
      <w:ins w:id="2525" w:author="outpost" w:date="2019-03-18T22:06:00Z">
        <w:r w:rsidRPr="0047260E">
          <w:rPr>
            <w:lang w:val="en-CA"/>
            <w:rPrChange w:id="2526" w:author="ilia kassianenko" w:date="2019-03-21T21:37:00Z">
              <w:rPr>
                <w:lang w:val="fr-CA"/>
              </w:rPr>
            </w:rPrChange>
          </w:rPr>
          <w:t>Ville de Montréal (COM)</w:t>
        </w:r>
      </w:ins>
      <w:ins w:id="2527" w:author="outpost" w:date="2019-03-18T22:09:00Z">
        <w:r w:rsidRPr="0047260E">
          <w:rPr>
            <w:lang w:val="en-CA"/>
            <w:rPrChange w:id="2528" w:author="ilia kassianenko" w:date="2019-03-21T21:37:00Z">
              <w:rPr/>
            </w:rPrChange>
          </w:rPr>
          <w:t xml:space="preserve"> is accessed</w:t>
        </w:r>
      </w:ins>
      <w:ins w:id="2529" w:author="outpost" w:date="2019-03-18T22:06:00Z">
        <w:r w:rsidRPr="0047260E">
          <w:rPr>
            <w:lang w:val="en-CA"/>
            <w:rPrChange w:id="2530" w:author="ilia kassianenko" w:date="2019-03-21T21:37:00Z">
              <w:rPr>
                <w:lang w:val="fr-CA"/>
              </w:rPr>
            </w:rPrChange>
          </w:rPr>
          <w:t xml:space="preserve"> </w:t>
        </w:r>
      </w:ins>
      <w:moveTo w:id="2531" w:author="Fritz Gyger" w:date="2019-03-08T16:44:00Z">
        <w:r w:rsidR="00A65745" w:rsidRPr="0047260E">
          <w:rPr>
            <w:lang w:val="en-CA"/>
            <w:rPrChange w:id="2532" w:author="ilia kassianenko" w:date="2019-03-21T21:37:00Z">
              <w:rPr>
                <w:lang w:val="fr-CA"/>
              </w:rPr>
            </w:rPrChange>
          </w:rPr>
          <w:t xml:space="preserve">for the snow removal </w:t>
        </w:r>
      </w:moveTo>
      <w:ins w:id="2533" w:author="outpost" w:date="2019-03-18T22:07:00Z">
        <w:r w:rsidRPr="0047260E">
          <w:rPr>
            <w:lang w:val="en-CA"/>
            <w:rPrChange w:id="2534" w:author="ilia kassianenko" w:date="2019-03-21T21:37:00Z">
              <w:rPr>
                <w:b/>
                <w:lang w:val="fr-CA"/>
              </w:rPr>
            </w:rPrChange>
          </w:rPr>
          <w:t>data, which is available through an</w:t>
        </w:r>
      </w:ins>
      <w:moveTo w:id="2535" w:author="Fritz Gyger" w:date="2019-03-08T16:44:00Z">
        <w:del w:id="2536" w:author="outpost" w:date="2019-03-18T22:07:00Z">
          <w:r w:rsidR="00A65745" w:rsidRPr="0047260E" w:rsidDel="00B44807">
            <w:rPr>
              <w:lang w:val="en-CA"/>
              <w:rPrChange w:id="2537" w:author="ilia kassianenko" w:date="2019-03-21T21:37:00Z">
                <w:rPr>
                  <w:lang w:val="fr-CA"/>
                </w:rPr>
              </w:rPrChange>
            </w:rPr>
            <w:delText xml:space="preserve">information : </w:delText>
          </w:r>
        </w:del>
      </w:moveTo>
    </w:p>
    <w:p w14:paraId="669CCD64" w14:textId="464CA652" w:rsidR="00A65745" w:rsidRPr="0047260E" w:rsidRDefault="00A65745">
      <w:pPr>
        <w:rPr>
          <w:lang w:val="en-CA"/>
          <w:rPrChange w:id="2538" w:author="ilia kassianenko" w:date="2019-03-21T21:37:00Z">
            <w:rPr>
              <w:lang w:val="en-CA" w:eastAsia="ar-SA"/>
            </w:rPr>
          </w:rPrChange>
        </w:rPr>
        <w:pPrChange w:id="2539" w:author="outpost" w:date="2019-03-18T22:07:00Z">
          <w:pPr>
            <w:pStyle w:val="BodyText"/>
          </w:pPr>
        </w:pPrChange>
      </w:pPr>
      <w:moveTo w:id="2540" w:author="Fritz Gyger" w:date="2019-03-08T16:44:00Z">
        <w:del w:id="2541" w:author="outpost" w:date="2019-03-18T22:07:00Z">
          <w:r w:rsidRPr="0047260E" w:rsidDel="00B44807">
            <w:rPr>
              <w:lang w:val="en-CA"/>
              <w:rPrChange w:id="2542" w:author="ilia kassianenko" w:date="2019-03-21T21:37:00Z">
                <w:rPr>
                  <w:lang w:val="en-CA" w:eastAsia="ar-SA"/>
                </w:rPr>
              </w:rPrChange>
            </w:rPr>
            <w:delText>(Licence:</w:delText>
          </w:r>
        </w:del>
        <w:r w:rsidRPr="0047260E">
          <w:rPr>
            <w:lang w:val="en-CA"/>
            <w:rPrChange w:id="2543" w:author="ilia kassianenko" w:date="2019-03-21T21:37:00Z">
              <w:rPr>
                <w:lang w:val="en-CA" w:eastAsia="ar-SA"/>
              </w:rPr>
            </w:rPrChange>
          </w:rPr>
          <w:t xml:space="preserve"> </w:t>
        </w:r>
        <w:proofErr w:type="gramStart"/>
        <w:r w:rsidRPr="0047260E">
          <w:rPr>
            <w:lang w:val="en-CA"/>
            <w:rPrChange w:id="2544" w:author="ilia kassianenko" w:date="2019-03-21T21:37:00Z">
              <w:rPr>
                <w:lang w:val="en-CA" w:eastAsia="ar-SA"/>
              </w:rPr>
            </w:rPrChange>
          </w:rPr>
          <w:t>Attribution 4.0 international CC BY 4.0</w:t>
        </w:r>
      </w:moveTo>
      <w:ins w:id="2545" w:author="outpost" w:date="2019-03-18T22:07:00Z">
        <w:r w:rsidR="00B44807" w:rsidRPr="0047260E">
          <w:rPr>
            <w:lang w:val="en-CA"/>
            <w:rPrChange w:id="2546" w:author="ilia kassianenko" w:date="2019-03-21T21:37:00Z">
              <w:rPr>
                <w:lang w:eastAsia="ar-SA"/>
              </w:rPr>
            </w:rPrChange>
          </w:rPr>
          <w:t xml:space="preserve"> license.</w:t>
        </w:r>
        <w:proofErr w:type="gramEnd"/>
        <w:r w:rsidR="00B44807" w:rsidRPr="0047260E">
          <w:rPr>
            <w:lang w:val="en-CA"/>
            <w:rPrChange w:id="2547" w:author="ilia kassianenko" w:date="2019-03-21T21:37:00Z">
              <w:rPr/>
            </w:rPrChange>
          </w:rPr>
          <w:t xml:space="preserve"> The data is available through four distinct reports.</w:t>
        </w:r>
      </w:ins>
      <w:moveTo w:id="2548" w:author="Fritz Gyger" w:date="2019-03-08T16:44:00Z">
        <w:del w:id="2549" w:author="outpost" w:date="2019-03-18T22:07:00Z">
          <w:r w:rsidRPr="0047260E" w:rsidDel="00B44807">
            <w:rPr>
              <w:lang w:val="en-CA"/>
              <w:rPrChange w:id="2550" w:author="ilia kassianenko" w:date="2019-03-21T21:37:00Z">
                <w:rPr>
                  <w:lang w:val="en-CA" w:eastAsia="ar-SA"/>
                </w:rPr>
              </w:rPrChange>
            </w:rPr>
            <w:delText>)</w:delText>
          </w:r>
        </w:del>
      </w:moveTo>
    </w:p>
    <w:p w14:paraId="28805803" w14:textId="2BE799D8" w:rsidR="00A65745" w:rsidRPr="0047260E" w:rsidRDefault="00A65745">
      <w:pPr>
        <w:pStyle w:val="ListParagraph"/>
        <w:numPr>
          <w:ilvl w:val="0"/>
          <w:numId w:val="29"/>
        </w:numPr>
        <w:rPr>
          <w:lang w:val="en-CA"/>
          <w:rPrChange w:id="2551" w:author="ilia kassianenko" w:date="2019-03-21T21:37:00Z">
            <w:rPr>
              <w:lang w:val="fr-CA"/>
            </w:rPr>
          </w:rPrChange>
        </w:rPr>
        <w:pPrChange w:id="2552" w:author="outpost" w:date="2019-03-18T22:08:00Z">
          <w:pPr>
            <w:pStyle w:val="HTMLPreformatted"/>
            <w:numPr>
              <w:numId w:val="4"/>
            </w:numPr>
            <w:shd w:val="clear" w:color="auto" w:fill="FFFFFF"/>
            <w:ind w:left="720" w:hanging="360"/>
          </w:pPr>
        </w:pPrChange>
      </w:pPr>
      <w:moveTo w:id="2553" w:author="Fritz Gyger" w:date="2019-03-08T16:44:00Z">
        <w:r w:rsidRPr="0047260E">
          <w:rPr>
            <w:lang w:val="en-CA"/>
            <w:rPrChange w:id="2554" w:author="ilia kassianenko" w:date="2019-03-21T21:37:00Z">
              <w:rPr>
                <w:lang w:val="fr-CA"/>
              </w:rPr>
            </w:rPrChange>
          </w:rPr>
          <w:t xml:space="preserve">Transactions </w:t>
        </w:r>
        <w:proofErr w:type="spellStart"/>
        <w:r w:rsidRPr="0047260E">
          <w:rPr>
            <w:lang w:val="en-CA"/>
            <w:rPrChange w:id="2555" w:author="ilia kassianenko" w:date="2019-03-21T21:37:00Z">
              <w:rPr>
                <w:lang w:val="fr-CA"/>
              </w:rPr>
            </w:rPrChange>
          </w:rPr>
          <w:t>déneigement</w:t>
        </w:r>
        <w:proofErr w:type="spellEnd"/>
        <w:r w:rsidRPr="0047260E">
          <w:rPr>
            <w:lang w:val="en-CA"/>
            <w:rPrChange w:id="2556" w:author="ilia kassianenko" w:date="2019-03-21T21:37:00Z">
              <w:rPr>
                <w:lang w:val="fr-CA"/>
              </w:rPr>
            </w:rPrChange>
          </w:rPr>
          <w:t xml:space="preserve"> (</w:t>
        </w:r>
        <w:proofErr w:type="spellStart"/>
        <w:r w:rsidRPr="0047260E">
          <w:rPr>
            <w:lang w:val="en-CA"/>
            <w:rPrChange w:id="2557" w:author="ilia kassianenko" w:date="2019-03-21T21:37:00Z">
              <w:rPr>
                <w:lang w:val="fr-CA"/>
              </w:rPr>
            </w:rPrChange>
          </w:rPr>
          <w:t>fichier</w:t>
        </w:r>
        <w:proofErr w:type="spellEnd"/>
        <w:r w:rsidRPr="0047260E">
          <w:rPr>
            <w:lang w:val="en-CA"/>
            <w:rPrChange w:id="2558" w:author="ilia kassianenko" w:date="2019-03-21T21:37:00Z">
              <w:rPr>
                <w:lang w:val="fr-CA"/>
              </w:rPr>
            </w:rPrChange>
          </w:rPr>
          <w:t xml:space="preserve"> .</w:t>
        </w:r>
        <w:proofErr w:type="spellStart"/>
        <w:r w:rsidRPr="0047260E">
          <w:rPr>
            <w:lang w:val="en-CA"/>
            <w:rPrChange w:id="2559" w:author="ilia kassianenko" w:date="2019-03-21T21:37:00Z">
              <w:rPr>
                <w:lang w:val="fr-CA"/>
              </w:rPr>
            </w:rPrChange>
          </w:rPr>
          <w:t>csv</w:t>
        </w:r>
        <w:proofErr w:type="spellEnd"/>
        <w:r w:rsidRPr="0047260E">
          <w:rPr>
            <w:lang w:val="en-CA"/>
            <w:rPrChange w:id="2560" w:author="ilia kassianenko" w:date="2019-03-21T21:37:00Z">
              <w:rPr>
                <w:lang w:val="fr-CA"/>
              </w:rPr>
            </w:rPrChange>
          </w:rPr>
          <w:t xml:space="preserve">) </w:t>
        </w:r>
      </w:moveTo>
      <w:ins w:id="2561" w:author="Microsoft Office User" w:date="2019-03-17T12:15:00Z">
        <w:r w:rsidR="00E82A02" w:rsidRPr="0047260E">
          <w:rPr>
            <w:lang w:val="en-CA"/>
            <w:rPrChange w:id="2562" w:author="ilia kassianenko" w:date="2019-03-21T21:37:00Z">
              <w:rPr/>
            </w:rPrChange>
          </w:rPr>
          <w:t>[1]</w:t>
        </w:r>
      </w:ins>
    </w:p>
    <w:p w14:paraId="5EBD2708" w14:textId="6A8BCC1D" w:rsidR="00A65745" w:rsidRPr="0047260E" w:rsidDel="008257AB" w:rsidRDefault="00A65745">
      <w:pPr>
        <w:rPr>
          <w:del w:id="2563" w:author="outpost" w:date="2019-03-18T21:51:00Z"/>
          <w:lang w:val="en-CA"/>
          <w:rPrChange w:id="2564" w:author="ilia kassianenko" w:date="2019-03-21T21:37:00Z">
            <w:rPr>
              <w:del w:id="2565" w:author="outpost" w:date="2019-03-18T21:51:00Z"/>
              <w:lang w:val="fr-CA"/>
            </w:rPr>
          </w:rPrChange>
        </w:rPr>
        <w:pPrChange w:id="2566" w:author="outpost" w:date="2019-03-18T22:08:00Z">
          <w:pPr>
            <w:pStyle w:val="HTMLPreformatted"/>
            <w:shd w:val="clear" w:color="auto" w:fill="FFFFFF"/>
            <w:ind w:left="720"/>
          </w:pPr>
        </w:pPrChange>
      </w:pPr>
      <w:moveTo w:id="2567" w:author="Fritz Gyger" w:date="2019-03-08T16:44:00Z">
        <w:del w:id="2568" w:author="outpost" w:date="2019-03-18T21:51:00Z">
          <w:r w:rsidRPr="0047260E" w:rsidDel="008257AB">
            <w:rPr>
              <w:lang w:val="en-CA"/>
              <w:rPrChange w:id="2569" w:author="ilia kassianenko" w:date="2019-03-21T21:37:00Z">
                <w:rPr>
                  <w:rStyle w:val="Hyperlink"/>
                  <w:rFonts w:cs="Arial"/>
                  <w:szCs w:val="22"/>
                  <w:lang w:val="fr-CA"/>
                </w:rPr>
              </w:rPrChange>
            </w:rPr>
            <w:fldChar w:fldCharType="begin"/>
          </w:r>
          <w:r w:rsidRPr="0047260E" w:rsidDel="008257AB">
            <w:rPr>
              <w:lang w:val="en-CA"/>
              <w:rPrChange w:id="2570" w:author="ilia kassianenko" w:date="2019-03-21T21:37:00Z">
                <w:rPr>
                  <w:rStyle w:val="Hyperlink"/>
                  <w:rFonts w:cs="Arial"/>
                  <w:szCs w:val="22"/>
                  <w:lang w:val="fr-CA"/>
                </w:rPr>
              </w:rPrChange>
            </w:rPr>
            <w:delInstrText xml:space="preserve"> HYPERLINK "http://donnees.ville.montreal.qc.ca/dataset/5bfbd75f-7531-48c2-b6b6-072284f7b9e7/resource/dad68871-51b9-4a82-93b0-31cf20b5aa03/download/transactions_deneigement_saison_2018-2019.csv" </w:delInstrText>
          </w:r>
          <w:r w:rsidRPr="0047260E" w:rsidDel="008257AB">
            <w:rPr>
              <w:lang w:val="en-CA"/>
              <w:rPrChange w:id="2571" w:author="ilia kassianenko" w:date="2019-03-21T21:37:00Z">
                <w:rPr>
                  <w:rStyle w:val="Hyperlink"/>
                  <w:rFonts w:cs="Arial"/>
                  <w:szCs w:val="22"/>
                  <w:lang w:val="fr-CA"/>
                </w:rPr>
              </w:rPrChange>
            </w:rPr>
            <w:fldChar w:fldCharType="separate"/>
          </w:r>
          <w:r w:rsidRPr="0047260E" w:rsidDel="008257AB">
            <w:rPr>
              <w:rStyle w:val="Hyperlink"/>
              <w:lang w:val="en-CA"/>
              <w:rPrChange w:id="2572" w:author="ilia kassianenko" w:date="2019-03-21T21:37:00Z">
                <w:rPr>
                  <w:rStyle w:val="Hyperlink"/>
                  <w:rFonts w:cs="Arial"/>
                  <w:szCs w:val="22"/>
                  <w:lang w:val="fr-CA"/>
                </w:rPr>
              </w:rPrChange>
            </w:rPr>
            <w:delText>http://donnees.ville.montreal.qc.ca/dataset/5bfbd75f-7531-48c2-b6b6-072284f7b9e7/resource/dad68871-51b9-4a82-93b0-31cf20b5aa03/download/transactions_deneigement_saison_2018-2019.csv</w:delText>
          </w:r>
          <w:r w:rsidRPr="0047260E" w:rsidDel="008257AB">
            <w:rPr>
              <w:lang w:val="en-CA"/>
              <w:rPrChange w:id="2573" w:author="ilia kassianenko" w:date="2019-03-21T21:37:00Z">
                <w:rPr>
                  <w:rStyle w:val="Hyperlink"/>
                  <w:rFonts w:cs="Arial"/>
                  <w:szCs w:val="22"/>
                  <w:lang w:val="fr-CA"/>
                </w:rPr>
              </w:rPrChange>
            </w:rPr>
            <w:fldChar w:fldCharType="end"/>
          </w:r>
        </w:del>
      </w:moveTo>
    </w:p>
    <w:p w14:paraId="198F43BD" w14:textId="5B8272FD" w:rsidR="00A65745" w:rsidRPr="0047260E" w:rsidRDefault="00A65745">
      <w:pPr>
        <w:pStyle w:val="ListParagraph"/>
        <w:numPr>
          <w:ilvl w:val="0"/>
          <w:numId w:val="29"/>
        </w:numPr>
        <w:rPr>
          <w:lang w:val="en-CA"/>
          <w:rPrChange w:id="2574" w:author="ilia kassianenko" w:date="2019-03-21T21:37:00Z">
            <w:rPr>
              <w:lang w:val="fr-CA"/>
            </w:rPr>
          </w:rPrChange>
        </w:rPr>
        <w:pPrChange w:id="2575" w:author="outpost" w:date="2019-03-18T22:08:00Z">
          <w:pPr>
            <w:pStyle w:val="HTMLPreformatted"/>
            <w:numPr>
              <w:numId w:val="5"/>
            </w:numPr>
            <w:shd w:val="clear" w:color="auto" w:fill="FFFFFF"/>
            <w:ind w:left="720" w:hanging="360"/>
          </w:pPr>
        </w:pPrChange>
      </w:pPr>
      <w:proofErr w:type="spellStart"/>
      <w:moveTo w:id="2576" w:author="Fritz Gyger" w:date="2019-03-08T16:44:00Z">
        <w:r w:rsidRPr="0047260E">
          <w:rPr>
            <w:lang w:val="en-CA"/>
            <w:rPrChange w:id="2577" w:author="ilia kassianenko" w:date="2019-03-21T21:37:00Z">
              <w:rPr>
                <w:lang w:val="fr-CA"/>
              </w:rPr>
            </w:rPrChange>
          </w:rPr>
          <w:t>Contrats</w:t>
        </w:r>
        <w:proofErr w:type="spellEnd"/>
        <w:r w:rsidRPr="0047260E">
          <w:rPr>
            <w:lang w:val="en-CA"/>
            <w:rPrChange w:id="2578" w:author="ilia kassianenko" w:date="2019-03-21T21:37:00Z">
              <w:rPr>
                <w:lang w:val="fr-CA"/>
              </w:rPr>
            </w:rPrChange>
          </w:rPr>
          <w:t xml:space="preserve"> </w:t>
        </w:r>
        <w:proofErr w:type="spellStart"/>
        <w:r w:rsidRPr="0047260E">
          <w:rPr>
            <w:lang w:val="en-CA"/>
            <w:rPrChange w:id="2579" w:author="ilia kassianenko" w:date="2019-03-21T21:37:00Z">
              <w:rPr>
                <w:lang w:val="fr-CA"/>
              </w:rPr>
            </w:rPrChange>
          </w:rPr>
          <w:t>déneigement</w:t>
        </w:r>
        <w:proofErr w:type="spellEnd"/>
        <w:r w:rsidRPr="0047260E">
          <w:rPr>
            <w:lang w:val="en-CA"/>
            <w:rPrChange w:id="2580" w:author="ilia kassianenko" w:date="2019-03-21T21:37:00Z">
              <w:rPr>
                <w:lang w:val="fr-CA"/>
              </w:rPr>
            </w:rPrChange>
          </w:rPr>
          <w:t xml:space="preserve"> (</w:t>
        </w:r>
        <w:proofErr w:type="spellStart"/>
        <w:r w:rsidRPr="0047260E">
          <w:rPr>
            <w:lang w:val="en-CA"/>
            <w:rPrChange w:id="2581" w:author="ilia kassianenko" w:date="2019-03-21T21:37:00Z">
              <w:rPr>
                <w:lang w:val="fr-CA"/>
              </w:rPr>
            </w:rPrChange>
          </w:rPr>
          <w:t>fichier</w:t>
        </w:r>
        <w:proofErr w:type="spellEnd"/>
        <w:r w:rsidRPr="0047260E">
          <w:rPr>
            <w:lang w:val="en-CA"/>
            <w:rPrChange w:id="2582" w:author="ilia kassianenko" w:date="2019-03-21T21:37:00Z">
              <w:rPr>
                <w:lang w:val="fr-CA"/>
              </w:rPr>
            </w:rPrChange>
          </w:rPr>
          <w:t xml:space="preserve"> .</w:t>
        </w:r>
        <w:proofErr w:type="spellStart"/>
        <w:r w:rsidRPr="0047260E">
          <w:rPr>
            <w:lang w:val="en-CA"/>
            <w:rPrChange w:id="2583" w:author="ilia kassianenko" w:date="2019-03-21T21:37:00Z">
              <w:rPr>
                <w:lang w:val="fr-CA"/>
              </w:rPr>
            </w:rPrChange>
          </w:rPr>
          <w:t>csv</w:t>
        </w:r>
        <w:proofErr w:type="spellEnd"/>
        <w:r w:rsidRPr="0047260E">
          <w:rPr>
            <w:lang w:val="en-CA"/>
            <w:rPrChange w:id="2584" w:author="ilia kassianenko" w:date="2019-03-21T21:37:00Z">
              <w:rPr>
                <w:lang w:val="fr-CA"/>
              </w:rPr>
            </w:rPrChange>
          </w:rPr>
          <w:t xml:space="preserve">) </w:t>
        </w:r>
      </w:moveTo>
      <w:ins w:id="2585" w:author="Fritz Gyger" w:date="2019-03-17T15:13:00Z">
        <w:r w:rsidR="00310E30" w:rsidRPr="0047260E">
          <w:rPr>
            <w:lang w:val="en-CA"/>
            <w:rPrChange w:id="2586" w:author="ilia kassianenko" w:date="2019-03-21T21:37:00Z">
              <w:rPr/>
            </w:rPrChange>
          </w:rPr>
          <w:t>[</w:t>
        </w:r>
      </w:ins>
      <w:ins w:id="2587" w:author="Fritz Gyger" w:date="2019-03-17T15:14:00Z">
        <w:r w:rsidR="00310E30" w:rsidRPr="0047260E">
          <w:rPr>
            <w:lang w:val="en-CA"/>
            <w:rPrChange w:id="2588" w:author="ilia kassianenko" w:date="2019-03-21T21:37:00Z">
              <w:rPr/>
            </w:rPrChange>
          </w:rPr>
          <w:t>2</w:t>
        </w:r>
      </w:ins>
      <w:ins w:id="2589" w:author="Fritz Gyger" w:date="2019-03-17T15:13:00Z">
        <w:r w:rsidR="00310E30" w:rsidRPr="0047260E">
          <w:rPr>
            <w:lang w:val="en-CA"/>
            <w:rPrChange w:id="2590" w:author="ilia kassianenko" w:date="2019-03-21T21:37:00Z">
              <w:rPr/>
            </w:rPrChange>
          </w:rPr>
          <w:t>]</w:t>
        </w:r>
      </w:ins>
    </w:p>
    <w:p w14:paraId="2826575E" w14:textId="5C6CC844" w:rsidR="00A65745" w:rsidRPr="0047260E" w:rsidDel="008257AB" w:rsidRDefault="00A65745">
      <w:pPr>
        <w:rPr>
          <w:del w:id="2591" w:author="outpost" w:date="2019-03-18T21:51:00Z"/>
          <w:lang w:val="en-CA"/>
          <w:rPrChange w:id="2592" w:author="ilia kassianenko" w:date="2019-03-21T21:37:00Z">
            <w:rPr>
              <w:del w:id="2593" w:author="outpost" w:date="2019-03-18T21:51:00Z"/>
              <w:lang w:val="fr-CA"/>
            </w:rPr>
          </w:rPrChange>
        </w:rPr>
        <w:pPrChange w:id="2594" w:author="outpost" w:date="2019-03-18T22:08:00Z">
          <w:pPr>
            <w:pStyle w:val="HTMLPreformatted"/>
            <w:shd w:val="clear" w:color="auto" w:fill="FFFFFF"/>
            <w:ind w:left="720"/>
          </w:pPr>
        </w:pPrChange>
      </w:pPr>
      <w:moveTo w:id="2595" w:author="Fritz Gyger" w:date="2019-03-08T16:44:00Z">
        <w:del w:id="2596" w:author="outpost" w:date="2019-03-18T21:51:00Z">
          <w:r w:rsidRPr="0047260E" w:rsidDel="008257AB">
            <w:rPr>
              <w:lang w:val="en-CA"/>
              <w:rPrChange w:id="2597" w:author="ilia kassianenko" w:date="2019-03-21T21:37:00Z">
                <w:rPr>
                  <w:rStyle w:val="Hyperlink"/>
                  <w:rFonts w:cs="Arial"/>
                  <w:szCs w:val="22"/>
                  <w:lang w:val="fr-CA"/>
                </w:rPr>
              </w:rPrChange>
            </w:rPr>
            <w:fldChar w:fldCharType="begin"/>
          </w:r>
          <w:r w:rsidRPr="0047260E" w:rsidDel="008257AB">
            <w:rPr>
              <w:lang w:val="en-CA"/>
              <w:rPrChange w:id="2598" w:author="ilia kassianenko" w:date="2019-03-21T21:37:00Z">
                <w:rPr>
                  <w:rStyle w:val="Hyperlink"/>
                  <w:rFonts w:cs="Arial"/>
                  <w:szCs w:val="22"/>
                  <w:lang w:val="fr-CA"/>
                </w:rPr>
              </w:rPrChange>
            </w:rPr>
            <w:delInstrText xml:space="preserve"> HYPERLINK "http://donnees.ville.montreal.qc.ca/dataset/5bfbd75f-7531-48c2-b6b6-072284f7b9e7/resource/5dd82872-89f8-439e-9a8a-fff7fea1a28d/download/contrats_deneigement_saison_2018-2019.csv" </w:delInstrText>
          </w:r>
          <w:r w:rsidRPr="0047260E" w:rsidDel="008257AB">
            <w:rPr>
              <w:lang w:val="en-CA"/>
              <w:rPrChange w:id="2599" w:author="ilia kassianenko" w:date="2019-03-21T21:37:00Z">
                <w:rPr>
                  <w:rStyle w:val="Hyperlink"/>
                  <w:rFonts w:cs="Arial"/>
                  <w:szCs w:val="22"/>
                  <w:lang w:val="fr-CA"/>
                </w:rPr>
              </w:rPrChange>
            </w:rPr>
            <w:fldChar w:fldCharType="separate"/>
          </w:r>
          <w:r w:rsidRPr="0047260E" w:rsidDel="008257AB">
            <w:rPr>
              <w:rStyle w:val="Hyperlink"/>
              <w:lang w:val="en-CA"/>
              <w:rPrChange w:id="2600" w:author="ilia kassianenko" w:date="2019-03-21T21:37:00Z">
                <w:rPr>
                  <w:rStyle w:val="Hyperlink"/>
                  <w:rFonts w:cs="Arial"/>
                  <w:szCs w:val="22"/>
                  <w:lang w:val="fr-CA"/>
                </w:rPr>
              </w:rPrChange>
            </w:rPr>
            <w:delText>http://donnees.ville.montreal.qc.ca/dataset/5bfbd75f-7531-48c2-b6b6-072284f7b9e7/resource/5dd82872-89f8-439e-9a8a-fff7fea1a28d/download/contrats_deneigement_saison_2018-2019.csv</w:delText>
          </w:r>
          <w:r w:rsidRPr="0047260E" w:rsidDel="008257AB">
            <w:rPr>
              <w:lang w:val="en-CA"/>
              <w:rPrChange w:id="2601" w:author="ilia kassianenko" w:date="2019-03-21T21:37:00Z">
                <w:rPr>
                  <w:rStyle w:val="Hyperlink"/>
                  <w:rFonts w:cs="Arial"/>
                  <w:szCs w:val="22"/>
                  <w:lang w:val="fr-CA"/>
                </w:rPr>
              </w:rPrChange>
            </w:rPr>
            <w:fldChar w:fldCharType="end"/>
          </w:r>
        </w:del>
      </w:moveTo>
    </w:p>
    <w:p w14:paraId="61F28358" w14:textId="3BC8A8EC" w:rsidR="00A65745" w:rsidRPr="0047260E" w:rsidRDefault="00A65745">
      <w:pPr>
        <w:pStyle w:val="ListParagraph"/>
        <w:numPr>
          <w:ilvl w:val="0"/>
          <w:numId w:val="29"/>
        </w:numPr>
        <w:rPr>
          <w:lang w:val="en-CA"/>
          <w:rPrChange w:id="2602" w:author="ilia kassianenko" w:date="2019-03-21T21:37:00Z">
            <w:rPr>
              <w:lang w:val="fr-CA"/>
            </w:rPr>
          </w:rPrChange>
        </w:rPr>
        <w:pPrChange w:id="2603" w:author="outpost" w:date="2019-03-18T22:08:00Z">
          <w:pPr>
            <w:pStyle w:val="HTMLPreformatted"/>
            <w:numPr>
              <w:numId w:val="5"/>
            </w:numPr>
            <w:shd w:val="clear" w:color="auto" w:fill="FFFFFF"/>
            <w:ind w:left="720" w:hanging="360"/>
          </w:pPr>
        </w:pPrChange>
      </w:pPr>
      <w:proofErr w:type="spellStart"/>
      <w:moveTo w:id="2604" w:author="Fritz Gyger" w:date="2019-03-08T16:44:00Z">
        <w:r w:rsidRPr="0047260E">
          <w:rPr>
            <w:lang w:val="en-CA"/>
            <w:rPrChange w:id="2605" w:author="ilia kassianenko" w:date="2019-03-21T21:37:00Z">
              <w:rPr>
                <w:lang w:val="fr-CA"/>
              </w:rPr>
            </w:rPrChange>
          </w:rPr>
          <w:t>Dépôt</w:t>
        </w:r>
        <w:proofErr w:type="spellEnd"/>
        <w:r w:rsidRPr="0047260E">
          <w:rPr>
            <w:lang w:val="en-CA"/>
            <w:rPrChange w:id="2606" w:author="ilia kassianenko" w:date="2019-03-21T21:37:00Z">
              <w:rPr>
                <w:lang w:val="fr-CA"/>
              </w:rPr>
            </w:rPrChange>
          </w:rPr>
          <w:t xml:space="preserve"> de </w:t>
        </w:r>
        <w:proofErr w:type="spellStart"/>
        <w:r w:rsidRPr="0047260E">
          <w:rPr>
            <w:lang w:val="en-CA"/>
            <w:rPrChange w:id="2607" w:author="ilia kassianenko" w:date="2019-03-21T21:37:00Z">
              <w:rPr>
                <w:lang w:val="fr-CA"/>
              </w:rPr>
            </w:rPrChange>
          </w:rPr>
          <w:t>neige</w:t>
        </w:r>
        <w:proofErr w:type="spellEnd"/>
        <w:r w:rsidRPr="0047260E">
          <w:rPr>
            <w:lang w:val="en-CA"/>
            <w:rPrChange w:id="2608" w:author="ilia kassianenko" w:date="2019-03-21T21:37:00Z">
              <w:rPr>
                <w:lang w:val="fr-CA"/>
              </w:rPr>
            </w:rPrChange>
          </w:rPr>
          <w:t xml:space="preserve"> (</w:t>
        </w:r>
        <w:proofErr w:type="spellStart"/>
        <w:r w:rsidRPr="0047260E">
          <w:rPr>
            <w:lang w:val="en-CA"/>
            <w:rPrChange w:id="2609" w:author="ilia kassianenko" w:date="2019-03-21T21:37:00Z">
              <w:rPr>
                <w:lang w:val="fr-CA"/>
              </w:rPr>
            </w:rPrChange>
          </w:rPr>
          <w:t>fichier</w:t>
        </w:r>
        <w:proofErr w:type="spellEnd"/>
        <w:r w:rsidRPr="0047260E">
          <w:rPr>
            <w:lang w:val="en-CA"/>
            <w:rPrChange w:id="2610" w:author="ilia kassianenko" w:date="2019-03-21T21:37:00Z">
              <w:rPr>
                <w:lang w:val="fr-CA"/>
              </w:rPr>
            </w:rPrChange>
          </w:rPr>
          <w:t xml:space="preserve"> .</w:t>
        </w:r>
        <w:proofErr w:type="spellStart"/>
        <w:r w:rsidRPr="0047260E">
          <w:rPr>
            <w:lang w:val="en-CA"/>
            <w:rPrChange w:id="2611" w:author="ilia kassianenko" w:date="2019-03-21T21:37:00Z">
              <w:rPr>
                <w:lang w:val="fr-CA"/>
              </w:rPr>
            </w:rPrChange>
          </w:rPr>
          <w:t>csv</w:t>
        </w:r>
        <w:proofErr w:type="spellEnd"/>
        <w:r w:rsidRPr="0047260E">
          <w:rPr>
            <w:lang w:val="en-CA"/>
            <w:rPrChange w:id="2612" w:author="ilia kassianenko" w:date="2019-03-21T21:37:00Z">
              <w:rPr>
                <w:lang w:val="fr-CA"/>
              </w:rPr>
            </w:rPrChange>
          </w:rPr>
          <w:t>)</w:t>
        </w:r>
      </w:moveTo>
      <w:ins w:id="2613" w:author="Fritz Gyger" w:date="2019-03-17T15:14:00Z">
        <w:r w:rsidR="00310E30" w:rsidRPr="0047260E">
          <w:rPr>
            <w:lang w:val="en-CA"/>
            <w:rPrChange w:id="2614" w:author="ilia kassianenko" w:date="2019-03-21T21:37:00Z">
              <w:rPr/>
            </w:rPrChange>
          </w:rPr>
          <w:t xml:space="preserve"> [3]</w:t>
        </w:r>
      </w:ins>
    </w:p>
    <w:p w14:paraId="2FA5AAC6" w14:textId="45E9CB11" w:rsidR="00A65745" w:rsidRPr="0047260E" w:rsidDel="008257AB" w:rsidRDefault="00A65745">
      <w:pPr>
        <w:rPr>
          <w:del w:id="2615" w:author="outpost" w:date="2019-03-18T21:51:00Z"/>
          <w:lang w:val="en-CA"/>
          <w:rPrChange w:id="2616" w:author="ilia kassianenko" w:date="2019-03-21T21:37:00Z">
            <w:rPr>
              <w:del w:id="2617" w:author="outpost" w:date="2019-03-18T21:51:00Z"/>
              <w:lang w:val="fr-CA"/>
            </w:rPr>
          </w:rPrChange>
        </w:rPr>
        <w:pPrChange w:id="2618" w:author="outpost" w:date="2019-03-18T22:08:00Z">
          <w:pPr>
            <w:pStyle w:val="HTMLPreformatted"/>
            <w:shd w:val="clear" w:color="auto" w:fill="FFFFFF"/>
            <w:ind w:left="720"/>
          </w:pPr>
        </w:pPrChange>
      </w:pPr>
      <w:moveTo w:id="2619" w:author="Fritz Gyger" w:date="2019-03-08T16:44:00Z">
        <w:del w:id="2620" w:author="outpost" w:date="2019-03-18T21:51:00Z">
          <w:r w:rsidRPr="0047260E" w:rsidDel="008257AB">
            <w:rPr>
              <w:lang w:val="en-CA"/>
              <w:rPrChange w:id="2621" w:author="ilia kassianenko" w:date="2019-03-21T21:37:00Z">
                <w:rPr>
                  <w:rStyle w:val="Hyperlink"/>
                  <w:rFonts w:cs="Arial"/>
                  <w:szCs w:val="22"/>
                  <w:lang w:val="fr-CA"/>
                </w:rPr>
              </w:rPrChange>
            </w:rPr>
            <w:fldChar w:fldCharType="begin"/>
          </w:r>
          <w:r w:rsidRPr="0047260E" w:rsidDel="008257AB">
            <w:rPr>
              <w:lang w:val="en-CA"/>
              <w:rPrChange w:id="2622" w:author="ilia kassianenko" w:date="2019-03-21T21:37:00Z">
                <w:rPr>
                  <w:rStyle w:val="Hyperlink"/>
                  <w:rFonts w:cs="Arial"/>
                  <w:szCs w:val="22"/>
                  <w:lang w:val="fr-CA"/>
                </w:rPr>
              </w:rPrChange>
            </w:rPr>
            <w:delInstrText xml:space="preserve"> HYPERLINK "http://donnees.ville.montreal.qc.ca/dataset/8a1d7d54-c297-46fe-b670-bb205641b13e/resource/9ea7b63a-18e1-4e9a-834e-77fd28e55bf8/download/depots_deneigement_saison_2018-2019.csv" </w:delInstrText>
          </w:r>
          <w:r w:rsidRPr="0047260E" w:rsidDel="008257AB">
            <w:rPr>
              <w:lang w:val="en-CA"/>
              <w:rPrChange w:id="2623" w:author="ilia kassianenko" w:date="2019-03-21T21:37:00Z">
                <w:rPr>
                  <w:rStyle w:val="Hyperlink"/>
                  <w:rFonts w:cs="Arial"/>
                  <w:szCs w:val="22"/>
                  <w:lang w:val="fr-CA"/>
                </w:rPr>
              </w:rPrChange>
            </w:rPr>
            <w:fldChar w:fldCharType="separate"/>
          </w:r>
          <w:r w:rsidRPr="0047260E" w:rsidDel="008257AB">
            <w:rPr>
              <w:rStyle w:val="Hyperlink"/>
              <w:lang w:val="en-CA"/>
              <w:rPrChange w:id="2624" w:author="ilia kassianenko" w:date="2019-03-21T21:37:00Z">
                <w:rPr>
                  <w:rStyle w:val="Hyperlink"/>
                  <w:rFonts w:cs="Arial"/>
                  <w:szCs w:val="22"/>
                  <w:lang w:val="fr-CA"/>
                </w:rPr>
              </w:rPrChange>
            </w:rPr>
            <w:delText>http://donnees.ville.montreal.qc.ca/dataset/8a1d7d54-c297-46fe-b670-bb205641b13e/resource/9ea7b63a-18e1-4e9a-834e-77fd28e55bf8/download/depots_deneigement_saison_2018-2019.csv</w:delText>
          </w:r>
          <w:r w:rsidRPr="0047260E" w:rsidDel="008257AB">
            <w:rPr>
              <w:lang w:val="en-CA"/>
              <w:rPrChange w:id="2625" w:author="ilia kassianenko" w:date="2019-03-21T21:37:00Z">
                <w:rPr>
                  <w:rStyle w:val="Hyperlink"/>
                  <w:rFonts w:cs="Arial"/>
                  <w:szCs w:val="22"/>
                  <w:lang w:val="fr-CA"/>
                </w:rPr>
              </w:rPrChange>
            </w:rPr>
            <w:fldChar w:fldCharType="end"/>
          </w:r>
        </w:del>
      </w:moveTo>
    </w:p>
    <w:p w14:paraId="019545AD" w14:textId="102274BE" w:rsidR="00A65745" w:rsidRPr="0047260E" w:rsidRDefault="00A65745">
      <w:pPr>
        <w:pStyle w:val="ListParagraph"/>
        <w:numPr>
          <w:ilvl w:val="0"/>
          <w:numId w:val="29"/>
        </w:numPr>
        <w:rPr>
          <w:lang w:val="en-CA"/>
          <w:rPrChange w:id="2626" w:author="ilia kassianenko" w:date="2019-03-21T21:37:00Z">
            <w:rPr>
              <w:lang w:val="fr-CA"/>
            </w:rPr>
          </w:rPrChange>
        </w:rPr>
        <w:pPrChange w:id="2627" w:author="outpost" w:date="2019-03-18T22:08:00Z">
          <w:pPr>
            <w:pStyle w:val="HTMLPreformatted"/>
            <w:numPr>
              <w:numId w:val="5"/>
            </w:numPr>
            <w:shd w:val="clear" w:color="auto" w:fill="FFFFFF"/>
            <w:ind w:left="720" w:hanging="360"/>
          </w:pPr>
        </w:pPrChange>
      </w:pPr>
      <w:proofErr w:type="spellStart"/>
      <w:moveTo w:id="2628" w:author="Fritz Gyger" w:date="2019-03-08T16:44:00Z">
        <w:r w:rsidRPr="0047260E">
          <w:rPr>
            <w:lang w:val="en-CA"/>
            <w:rPrChange w:id="2629" w:author="ilia kassianenko" w:date="2019-03-21T21:37:00Z">
              <w:rPr>
                <w:lang w:val="fr-CA"/>
              </w:rPr>
            </w:rPrChange>
          </w:rPr>
          <w:t>Secteur</w:t>
        </w:r>
        <w:proofErr w:type="spellEnd"/>
        <w:r w:rsidRPr="0047260E">
          <w:rPr>
            <w:lang w:val="en-CA"/>
            <w:rPrChange w:id="2630" w:author="ilia kassianenko" w:date="2019-03-21T21:37:00Z">
              <w:rPr>
                <w:lang w:val="fr-CA"/>
              </w:rPr>
            </w:rPrChange>
          </w:rPr>
          <w:t xml:space="preserve"> de </w:t>
        </w:r>
        <w:proofErr w:type="spellStart"/>
        <w:r w:rsidRPr="0047260E">
          <w:rPr>
            <w:lang w:val="en-CA"/>
            <w:rPrChange w:id="2631" w:author="ilia kassianenko" w:date="2019-03-21T21:37:00Z">
              <w:rPr>
                <w:lang w:val="fr-CA"/>
              </w:rPr>
            </w:rPrChange>
          </w:rPr>
          <w:t>déneigement</w:t>
        </w:r>
      </w:moveTo>
      <w:proofErr w:type="spellEnd"/>
      <w:ins w:id="2632" w:author="outpost" w:date="2019-03-18T21:51:00Z">
        <w:r w:rsidR="008257AB" w:rsidRPr="0047260E">
          <w:rPr>
            <w:lang w:val="en-CA"/>
            <w:rPrChange w:id="2633" w:author="ilia kassianenko" w:date="2019-03-21T21:37:00Z">
              <w:rPr>
                <w:lang w:val="fr-CA"/>
              </w:rPr>
            </w:rPrChange>
          </w:rPr>
          <w:t xml:space="preserve"> </w:t>
        </w:r>
      </w:ins>
      <w:ins w:id="2634" w:author="Fritz Gyger" w:date="2019-03-17T15:14:00Z">
        <w:r w:rsidR="00310E30" w:rsidRPr="0047260E">
          <w:rPr>
            <w:lang w:val="en-CA"/>
            <w:rPrChange w:id="2635" w:author="ilia kassianenko" w:date="2019-03-21T21:37:00Z">
              <w:rPr/>
            </w:rPrChange>
          </w:rPr>
          <w:t>[4]</w:t>
        </w:r>
      </w:ins>
    </w:p>
    <w:p w14:paraId="569EA5DC" w14:textId="52DEEE56" w:rsidR="00A65745" w:rsidRPr="0047260E" w:rsidDel="008257AB" w:rsidRDefault="00A65745" w:rsidP="00A65745">
      <w:pPr>
        <w:pStyle w:val="HTMLPreformatted"/>
        <w:shd w:val="clear" w:color="auto" w:fill="FFFFFF"/>
        <w:ind w:left="720"/>
        <w:rPr>
          <w:del w:id="2636" w:author="outpost" w:date="2019-03-18T21:51:00Z"/>
          <w:rFonts w:ascii="Arial Narrow" w:hAnsi="Arial Narrow" w:cstheme="majorBidi"/>
          <w:sz w:val="28"/>
          <w:szCs w:val="28"/>
          <w:rPrChange w:id="2637" w:author="ilia kassianenko" w:date="2019-03-21T21:37:00Z">
            <w:rPr>
              <w:del w:id="2638" w:author="outpost" w:date="2019-03-18T21:51:00Z"/>
              <w:rStyle w:val="Hyperlink"/>
              <w:rFonts w:ascii="Arial" w:hAnsi="Arial" w:cs="Arial"/>
              <w:sz w:val="22"/>
              <w:szCs w:val="22"/>
              <w:lang w:val="fr-CA" w:eastAsia="en-US"/>
            </w:rPr>
          </w:rPrChange>
        </w:rPr>
      </w:pPr>
      <w:moveTo w:id="2639" w:author="Fritz Gyger" w:date="2019-03-08T16:44:00Z">
        <w:del w:id="2640" w:author="outpost" w:date="2019-03-18T21:51:00Z">
          <w:r w:rsidRPr="0047260E" w:rsidDel="008257AB">
            <w:rPr>
              <w:rFonts w:ascii="Arial Narrow" w:hAnsi="Arial Narrow" w:cstheme="majorBidi"/>
              <w:sz w:val="28"/>
              <w:szCs w:val="28"/>
              <w:rPrChange w:id="2641" w:author="ilia kassianenko" w:date="2019-03-21T21:37:00Z">
                <w:rPr>
                  <w:rStyle w:val="Hyperlink"/>
                  <w:rFonts w:cs="Arial"/>
                  <w:szCs w:val="22"/>
                  <w:lang w:val="fr-CA"/>
                </w:rPr>
              </w:rPrChange>
            </w:rPr>
            <w:fldChar w:fldCharType="begin"/>
          </w:r>
          <w:r w:rsidRPr="0047260E" w:rsidDel="008257AB">
            <w:rPr>
              <w:rFonts w:ascii="Arial Narrow" w:hAnsi="Arial Narrow" w:cstheme="majorBidi"/>
              <w:sz w:val="28"/>
              <w:szCs w:val="28"/>
              <w:rPrChange w:id="2642" w:author="ilia kassianenko" w:date="2019-03-21T21:37:00Z">
                <w:rPr>
                  <w:rStyle w:val="Hyperlink"/>
                  <w:rFonts w:cs="Arial"/>
                  <w:szCs w:val="22"/>
                  <w:lang w:val="fr-CA"/>
                </w:rPr>
              </w:rPrChange>
            </w:rPr>
            <w:delInstrText xml:space="preserve"> HYPERLINK "http://donnees.ville.montreal.qc.ca/dataset/9f3911af-3a5f-4c4b-89c7-239ba487b1f1/resource/aa6f2231-9a67-418f-8234-d49462dd6344/download/secteurs_deneigement_saison_2018-2019.csv" </w:delInstrText>
          </w:r>
          <w:r w:rsidRPr="0047260E" w:rsidDel="008257AB">
            <w:rPr>
              <w:rFonts w:ascii="Arial Narrow" w:hAnsi="Arial Narrow" w:cstheme="majorBidi"/>
              <w:sz w:val="28"/>
              <w:szCs w:val="28"/>
              <w:rPrChange w:id="2643" w:author="ilia kassianenko" w:date="2019-03-21T21:37:00Z">
                <w:rPr>
                  <w:rStyle w:val="Hyperlink"/>
                  <w:rFonts w:cs="Arial"/>
                  <w:szCs w:val="22"/>
                  <w:lang w:val="fr-CA"/>
                </w:rPr>
              </w:rPrChange>
            </w:rPr>
            <w:fldChar w:fldCharType="separate"/>
          </w:r>
          <w:r w:rsidRPr="0047260E" w:rsidDel="008257AB">
            <w:rPr>
              <w:rFonts w:ascii="Arial Narrow" w:hAnsi="Arial Narrow" w:cstheme="majorBidi"/>
              <w:sz w:val="28"/>
              <w:szCs w:val="28"/>
              <w:rPrChange w:id="2644" w:author="ilia kassianenko" w:date="2019-03-21T21:37:00Z">
                <w:rPr>
                  <w:rStyle w:val="Hyperlink"/>
                  <w:rFonts w:cs="Arial"/>
                  <w:szCs w:val="22"/>
                  <w:lang w:val="fr-CA"/>
                </w:rPr>
              </w:rPrChange>
            </w:rPr>
            <w:delText>http://donnees.ville.montreal.qc.ca/dataset/9f3911af-3a5f-4c4b-89c7-239ba487b1f1/resource/aa6f2231-9a67-418f-8234-d49462dd6344/download/secteurs_deneigement_saison_2018-2019.csv</w:delText>
          </w:r>
          <w:r w:rsidRPr="0047260E" w:rsidDel="008257AB">
            <w:rPr>
              <w:rFonts w:ascii="Arial Narrow" w:hAnsi="Arial Narrow" w:cstheme="majorBidi"/>
              <w:sz w:val="28"/>
              <w:szCs w:val="28"/>
              <w:rPrChange w:id="2645" w:author="ilia kassianenko" w:date="2019-03-21T21:37:00Z">
                <w:rPr>
                  <w:rStyle w:val="Hyperlink"/>
                  <w:rFonts w:cs="Arial"/>
                  <w:szCs w:val="22"/>
                  <w:lang w:val="fr-CA"/>
                </w:rPr>
              </w:rPrChange>
            </w:rPr>
            <w:fldChar w:fldCharType="end"/>
          </w:r>
        </w:del>
      </w:moveTo>
      <w:bookmarkStart w:id="2646" w:name="_Toc4005048"/>
      <w:bookmarkStart w:id="2647" w:name="_Toc4082398"/>
      <w:bookmarkEnd w:id="2646"/>
      <w:bookmarkEnd w:id="2647"/>
    </w:p>
    <w:p w14:paraId="1F4DC29D" w14:textId="244278CF" w:rsidR="00A65745" w:rsidRPr="0047260E" w:rsidDel="00B44807" w:rsidRDefault="00A65745" w:rsidP="00A65745">
      <w:pPr>
        <w:pStyle w:val="HTMLPreformatted"/>
        <w:shd w:val="clear" w:color="auto" w:fill="FFFFFF"/>
        <w:ind w:left="720"/>
        <w:rPr>
          <w:del w:id="2648" w:author="outpost" w:date="2019-03-18T22:08:00Z"/>
          <w:rFonts w:ascii="Arial Narrow" w:hAnsi="Arial Narrow" w:cstheme="majorBidi"/>
          <w:sz w:val="28"/>
          <w:szCs w:val="28"/>
          <w:rPrChange w:id="2649" w:author="ilia kassianenko" w:date="2019-03-21T21:37:00Z">
            <w:rPr>
              <w:del w:id="2650" w:author="outpost" w:date="2019-03-18T22:08:00Z"/>
              <w:rStyle w:val="Hyperlink"/>
              <w:rFonts w:ascii="Arial" w:hAnsi="Arial" w:cs="Arial"/>
              <w:color w:val="FF0000"/>
              <w:sz w:val="22"/>
              <w:szCs w:val="22"/>
              <w:lang w:val="fr-CA" w:eastAsia="en-US"/>
            </w:rPr>
          </w:rPrChange>
        </w:rPr>
      </w:pPr>
      <w:bookmarkStart w:id="2651" w:name="_Toc4005049"/>
      <w:bookmarkStart w:id="2652" w:name="_Toc4082399"/>
      <w:bookmarkEnd w:id="2651"/>
      <w:bookmarkEnd w:id="2652"/>
    </w:p>
    <w:p w14:paraId="6D530061" w14:textId="165E43FB" w:rsidR="00B44807" w:rsidRPr="0047260E" w:rsidRDefault="00B44807" w:rsidP="00B44807">
      <w:pPr>
        <w:pStyle w:val="Heading4"/>
        <w:rPr>
          <w:ins w:id="2653" w:author="outpost" w:date="2019-03-18T22:08:00Z"/>
          <w:lang w:val="en-CA"/>
          <w:rPrChange w:id="2654" w:author="ilia kassianenko" w:date="2019-03-21T21:37:00Z">
            <w:rPr>
              <w:ins w:id="2655" w:author="outpost" w:date="2019-03-18T22:08:00Z"/>
            </w:rPr>
          </w:rPrChange>
        </w:rPr>
      </w:pPr>
      <w:bookmarkStart w:id="2656" w:name="_Toc4082400"/>
      <w:ins w:id="2657" w:author="outpost" w:date="2019-03-18T22:08:00Z">
        <w:r w:rsidRPr="0047260E">
          <w:rPr>
            <w:lang w:val="en-CA"/>
            <w:rPrChange w:id="2658" w:author="ilia kassianenko" w:date="2019-03-21T21:37:00Z">
              <w:rPr>
                <w:rStyle w:val="Hyperlink"/>
                <w:rFonts w:ascii="Arial" w:hAnsi="Arial" w:cs="Arial"/>
                <w:sz w:val="22"/>
                <w:szCs w:val="22"/>
                <w:lang w:val="fr-CA"/>
              </w:rPr>
            </w:rPrChange>
          </w:rPr>
          <w:t>Environment Canada</w:t>
        </w:r>
        <w:bookmarkEnd w:id="2656"/>
      </w:ins>
    </w:p>
    <w:p w14:paraId="052FD03D" w14:textId="3BC8587C" w:rsidR="00A65745" w:rsidRPr="0047260E" w:rsidDel="006A1391" w:rsidRDefault="00B44807">
      <w:pPr>
        <w:rPr>
          <w:del w:id="2659" w:author="Fritz Gyger" w:date="2019-03-11T19:41:00Z"/>
          <w:lang w:val="en-CA"/>
          <w:rPrChange w:id="2660" w:author="ilia kassianenko" w:date="2019-03-21T21:37:00Z">
            <w:rPr>
              <w:del w:id="2661" w:author="Fritz Gyger" w:date="2019-03-11T19:41:00Z"/>
              <w:rFonts w:ascii="Arial" w:hAnsi="Arial" w:cs="Arial"/>
              <w:color w:val="FF0000"/>
              <w:sz w:val="22"/>
              <w:szCs w:val="22"/>
            </w:rPr>
          </w:rPrChange>
        </w:rPr>
        <w:pPrChange w:id="2662" w:author="outpost" w:date="2019-03-18T22:09:00Z">
          <w:pPr>
            <w:pStyle w:val="HTMLPreformatted"/>
            <w:shd w:val="clear" w:color="auto" w:fill="FFFFFF"/>
            <w:ind w:left="720"/>
          </w:pPr>
        </w:pPrChange>
      </w:pPr>
      <w:ins w:id="2663" w:author="outpost" w:date="2019-03-18T22:09:00Z">
        <w:r w:rsidRPr="0047260E">
          <w:rPr>
            <w:lang w:val="en-CA"/>
            <w:rPrChange w:id="2664" w:author="ilia kassianenko" w:date="2019-03-21T21:37:00Z">
              <w:rPr>
                <w:rStyle w:val="Hyperlink"/>
                <w:rFonts w:cs="Arial"/>
                <w:color w:val="FF0000"/>
                <w:szCs w:val="22"/>
                <w:lang w:val="fr-CA"/>
              </w:rPr>
            </w:rPrChange>
          </w:rPr>
          <w:t xml:space="preserve">A portal for </w:t>
        </w:r>
      </w:ins>
      <w:moveTo w:id="2665" w:author="Fritz Gyger" w:date="2019-03-08T16:44:00Z">
        <w:del w:id="2666" w:author="Fritz Gyger" w:date="2019-03-11T19:41:00Z">
          <w:r w:rsidR="00A65745" w:rsidRPr="0047260E" w:rsidDel="006A1391">
            <w:rPr>
              <w:lang w:val="en-CA"/>
              <w:rPrChange w:id="2667" w:author="ilia kassianenko" w:date="2019-03-21T21:37:00Z">
                <w:rPr>
                  <w:rStyle w:val="Hyperlink"/>
                  <w:rFonts w:cs="Arial"/>
                  <w:color w:val="FF0000"/>
                  <w:szCs w:val="22"/>
                </w:rPr>
              </w:rPrChange>
            </w:rPr>
            <w:delText>Surface per borough??</w:delText>
          </w:r>
        </w:del>
      </w:moveTo>
    </w:p>
    <w:p w14:paraId="1654676A" w14:textId="0FF770C8" w:rsidR="00A65745" w:rsidRPr="0047260E" w:rsidDel="00B44807" w:rsidRDefault="00A65745">
      <w:pPr>
        <w:rPr>
          <w:del w:id="2668" w:author="outpost" w:date="2019-03-18T22:09:00Z"/>
          <w:lang w:val="en-CA"/>
          <w:rPrChange w:id="2669" w:author="ilia kassianenko" w:date="2019-03-21T21:37:00Z">
            <w:rPr>
              <w:del w:id="2670" w:author="outpost" w:date="2019-03-18T22:09:00Z"/>
              <w:rFonts w:ascii="Arial" w:hAnsi="Arial" w:cs="Arial"/>
              <w:color w:val="24292E"/>
              <w:sz w:val="22"/>
              <w:szCs w:val="22"/>
            </w:rPr>
          </w:rPrChange>
        </w:rPr>
        <w:pPrChange w:id="2671" w:author="outpost" w:date="2019-03-18T22:09:00Z">
          <w:pPr>
            <w:pStyle w:val="HTMLPreformatted"/>
            <w:shd w:val="clear" w:color="auto" w:fill="FFFFFF"/>
          </w:pPr>
        </w:pPrChange>
      </w:pPr>
    </w:p>
    <w:p w14:paraId="3F100A46" w14:textId="15213F55" w:rsidR="00A65745" w:rsidRPr="0047260E" w:rsidRDefault="00A65745">
      <w:pPr>
        <w:rPr>
          <w:lang w:val="en-CA"/>
          <w:rPrChange w:id="2672" w:author="ilia kassianenko" w:date="2019-03-21T21:37:00Z">
            <w:rPr>
              <w:b/>
            </w:rPr>
          </w:rPrChange>
        </w:rPr>
        <w:pPrChange w:id="2673" w:author="outpost" w:date="2019-03-18T22:09:00Z">
          <w:pPr>
            <w:pStyle w:val="HTMLPreformatted"/>
            <w:shd w:val="clear" w:color="auto" w:fill="FFFFFF"/>
          </w:pPr>
        </w:pPrChange>
      </w:pPr>
      <w:moveTo w:id="2674" w:author="Fritz Gyger" w:date="2019-03-08T16:44:00Z">
        <w:del w:id="2675" w:author="outpost" w:date="2019-03-18T21:09:00Z">
          <w:r w:rsidRPr="0047260E" w:rsidDel="0011589C">
            <w:rPr>
              <w:lang w:val="en-CA"/>
              <w:rPrChange w:id="2676" w:author="ilia kassianenko" w:date="2019-03-21T21:37:00Z">
                <w:rPr>
                  <w:b/>
                </w:rPr>
              </w:rPrChange>
            </w:rPr>
            <w:delText>Environnement</w:delText>
          </w:r>
        </w:del>
        <w:ins w:id="2677" w:author="outpost" w:date="2019-03-18T21:09:00Z">
          <w:r w:rsidR="0011589C" w:rsidRPr="0047260E">
            <w:rPr>
              <w:lang w:val="en-CA"/>
              <w:rPrChange w:id="2678" w:author="ilia kassianenko" w:date="2019-03-21T21:37:00Z">
                <w:rPr>
                  <w:b/>
                </w:rPr>
              </w:rPrChange>
            </w:rPr>
            <w:t>Environment</w:t>
          </w:r>
        </w:ins>
        <w:r w:rsidRPr="0047260E">
          <w:rPr>
            <w:lang w:val="en-CA"/>
            <w:rPrChange w:id="2679" w:author="ilia kassianenko" w:date="2019-03-21T21:37:00Z">
              <w:rPr>
                <w:b/>
              </w:rPr>
            </w:rPrChange>
          </w:rPr>
          <w:t xml:space="preserve"> Canada</w:t>
        </w:r>
      </w:moveTo>
      <w:ins w:id="2680" w:author="outpost" w:date="2019-03-18T22:09:00Z">
        <w:r w:rsidR="00B44807" w:rsidRPr="0047260E">
          <w:rPr>
            <w:lang w:val="en-CA"/>
            <w:rPrChange w:id="2681" w:author="ilia kassianenko" w:date="2019-03-21T21:37:00Z">
              <w:rPr/>
            </w:rPrChange>
          </w:rPr>
          <w:t xml:space="preserve"> is access</w:t>
        </w:r>
      </w:ins>
      <w:moveTo w:id="2682" w:author="Fritz Gyger" w:date="2019-03-08T16:44:00Z">
        <w:r w:rsidRPr="0047260E">
          <w:rPr>
            <w:lang w:val="en-CA"/>
            <w:rPrChange w:id="2683" w:author="ilia kassianenko" w:date="2019-03-21T21:37:00Z">
              <w:rPr>
                <w:b/>
              </w:rPr>
            </w:rPrChange>
          </w:rPr>
          <w:t xml:space="preserve"> for the weather data</w:t>
        </w:r>
      </w:moveTo>
      <w:ins w:id="2684" w:author="outpost" w:date="2019-03-18T22:09:00Z">
        <w:r w:rsidR="00B44807" w:rsidRPr="0047260E">
          <w:rPr>
            <w:lang w:val="en-CA"/>
            <w:rPrChange w:id="2685" w:author="ilia kassianenko" w:date="2019-03-21T21:37:00Z">
              <w:rPr/>
            </w:rPrChange>
          </w:rPr>
          <w:t xml:space="preserve">. Specifically, a filter is applied in order to obtain data from </w:t>
        </w:r>
      </w:ins>
      <w:moveTo w:id="2686" w:author="Fritz Gyger" w:date="2019-03-08T16:44:00Z">
        <w:del w:id="2687" w:author="outpost" w:date="2019-03-18T22:09:00Z">
          <w:r w:rsidRPr="0047260E" w:rsidDel="00B44807">
            <w:rPr>
              <w:lang w:val="en-CA"/>
              <w:rPrChange w:id="2688" w:author="ilia kassianenko" w:date="2019-03-21T21:37:00Z">
                <w:rPr/>
              </w:rPrChange>
            </w:rPr>
            <w:delText xml:space="preserve"> form the station at </w:delText>
          </w:r>
        </w:del>
        <w:r w:rsidRPr="0047260E">
          <w:rPr>
            <w:lang w:val="en-CA"/>
            <w:rPrChange w:id="2689" w:author="ilia kassianenko" w:date="2019-03-21T21:37:00Z">
              <w:rPr/>
            </w:rPrChange>
          </w:rPr>
          <w:t>Dorval airport</w:t>
        </w:r>
      </w:moveTo>
      <w:ins w:id="2690" w:author="outpost" w:date="2019-03-18T22:09:00Z">
        <w:r w:rsidR="00B44807" w:rsidRPr="0047260E">
          <w:rPr>
            <w:lang w:val="en-CA"/>
            <w:rPrChange w:id="2691" w:author="ilia kassianenko" w:date="2019-03-21T21:37:00Z">
              <w:rPr/>
            </w:rPrChange>
          </w:rPr>
          <w:t xml:space="preserve"> weather station (</w:t>
        </w:r>
      </w:ins>
      <w:ins w:id="2692" w:author="outpost" w:date="2019-03-18T22:10:00Z">
        <w:r w:rsidR="00B44807" w:rsidRPr="0047260E">
          <w:rPr>
            <w:lang w:val="en-CA"/>
            <w:rPrChange w:id="2693" w:author="ilia kassianenko" w:date="2019-03-21T21:37:00Z">
              <w:rPr/>
            </w:rPrChange>
          </w:rPr>
          <w:t>YUL or “PIERRE ELLIOTT TRUDEAU INTL”).</w:t>
        </w:r>
      </w:ins>
      <w:moveTo w:id="2694" w:author="Fritz Gyger" w:date="2019-03-08T16:44:00Z">
        <w:del w:id="2695" w:author="outpost" w:date="2019-03-18T22:09:00Z">
          <w:r w:rsidRPr="0047260E" w:rsidDel="00B44807">
            <w:rPr>
              <w:lang w:val="en-CA"/>
              <w:rPrChange w:id="2696" w:author="ilia kassianenko" w:date="2019-03-21T21:37:00Z">
                <w:rPr>
                  <w:b/>
                </w:rPr>
              </w:rPrChange>
            </w:rPr>
            <w:delText xml:space="preserve">: </w:delText>
          </w:r>
        </w:del>
      </w:moveTo>
    </w:p>
    <w:p w14:paraId="6567052E" w14:textId="099D1269" w:rsidR="00A65745" w:rsidRPr="0047260E" w:rsidDel="008257AB" w:rsidRDefault="00A65745">
      <w:pPr>
        <w:pStyle w:val="ListParagraph"/>
        <w:numPr>
          <w:ilvl w:val="0"/>
          <w:numId w:val="29"/>
        </w:numPr>
        <w:rPr>
          <w:del w:id="2697" w:author="outpost" w:date="2019-03-18T21:52:00Z"/>
          <w:lang w:val="en-CA"/>
          <w:rPrChange w:id="2698" w:author="ilia kassianenko" w:date="2019-03-21T21:37:00Z">
            <w:rPr>
              <w:del w:id="2699" w:author="outpost" w:date="2019-03-18T21:52:00Z"/>
              <w:color w:val="24292E"/>
            </w:rPr>
          </w:rPrChange>
        </w:rPr>
        <w:pPrChange w:id="2700" w:author="outpost" w:date="2019-03-18T22:10:00Z">
          <w:pPr>
            <w:pStyle w:val="HTMLPreformatted"/>
            <w:numPr>
              <w:numId w:val="4"/>
            </w:numPr>
            <w:shd w:val="clear" w:color="auto" w:fill="FFFFFF"/>
            <w:ind w:left="720" w:hanging="360"/>
          </w:pPr>
        </w:pPrChange>
      </w:pPr>
      <w:moveTo w:id="2701" w:author="Fritz Gyger" w:date="2019-03-08T16:44:00Z">
        <w:r w:rsidRPr="0047260E">
          <w:rPr>
            <w:lang w:val="en-CA"/>
            <w:rPrChange w:id="2702" w:author="ilia kassianenko" w:date="2019-03-21T21:37:00Z">
              <w:rPr>
                <w:rFonts w:cs="Arial"/>
                <w:color w:val="24292E"/>
                <w:szCs w:val="22"/>
              </w:rPr>
            </w:rPrChange>
          </w:rPr>
          <w:t xml:space="preserve">Weather data </w:t>
        </w:r>
        <w:del w:id="2703" w:author="outpost" w:date="2019-03-18T22:10:00Z">
          <w:r w:rsidRPr="0047260E" w:rsidDel="00B44807">
            <w:rPr>
              <w:lang w:val="en-CA"/>
              <w:rPrChange w:id="2704" w:author="ilia kassianenko" w:date="2019-03-21T21:37:00Z">
                <w:rPr>
                  <w:rFonts w:cs="Arial"/>
                  <w:color w:val="24292E"/>
                  <w:szCs w:val="22"/>
                </w:rPr>
              </w:rPrChange>
            </w:rPr>
            <w:delText xml:space="preserve">YUL </w:delText>
          </w:r>
        </w:del>
        <w:r w:rsidRPr="0047260E">
          <w:rPr>
            <w:lang w:val="en-CA"/>
            <w:rPrChange w:id="2705" w:author="ilia kassianenko" w:date="2019-03-21T21:37:00Z">
              <w:rPr>
                <w:rFonts w:cs="Arial"/>
                <w:color w:val="24292E"/>
                <w:szCs w:val="22"/>
              </w:rPr>
            </w:rPrChange>
          </w:rPr>
          <w:t>(</w:t>
        </w:r>
        <w:proofErr w:type="spellStart"/>
        <w:r w:rsidRPr="0047260E">
          <w:rPr>
            <w:lang w:val="en-CA"/>
            <w:rPrChange w:id="2706" w:author="ilia kassianenko" w:date="2019-03-21T21:37:00Z">
              <w:rPr>
                <w:rFonts w:cs="Arial"/>
                <w:color w:val="24292E"/>
                <w:szCs w:val="22"/>
              </w:rPr>
            </w:rPrChange>
          </w:rPr>
          <w:t>fichier</w:t>
        </w:r>
        <w:proofErr w:type="spellEnd"/>
        <w:r w:rsidRPr="0047260E">
          <w:rPr>
            <w:lang w:val="en-CA"/>
            <w:rPrChange w:id="2707" w:author="ilia kassianenko" w:date="2019-03-21T21:37:00Z">
              <w:rPr>
                <w:rFonts w:cs="Arial"/>
                <w:color w:val="24292E"/>
                <w:szCs w:val="22"/>
              </w:rPr>
            </w:rPrChange>
          </w:rPr>
          <w:t xml:space="preserve"> .</w:t>
        </w:r>
        <w:proofErr w:type="spellStart"/>
        <w:r w:rsidRPr="0047260E">
          <w:rPr>
            <w:lang w:val="en-CA"/>
            <w:rPrChange w:id="2708" w:author="ilia kassianenko" w:date="2019-03-21T21:37:00Z">
              <w:rPr>
                <w:rFonts w:cs="Arial"/>
                <w:color w:val="24292E"/>
                <w:szCs w:val="22"/>
              </w:rPr>
            </w:rPrChange>
          </w:rPr>
          <w:t>csv</w:t>
        </w:r>
        <w:proofErr w:type="spellEnd"/>
        <w:r w:rsidRPr="0047260E">
          <w:rPr>
            <w:lang w:val="en-CA"/>
            <w:rPrChange w:id="2709" w:author="ilia kassianenko" w:date="2019-03-21T21:37:00Z">
              <w:rPr>
                <w:rFonts w:cs="Arial"/>
                <w:color w:val="24292E"/>
                <w:szCs w:val="22"/>
              </w:rPr>
            </w:rPrChange>
          </w:rPr>
          <w:t xml:space="preserve">) </w:t>
        </w:r>
      </w:moveTo>
      <w:ins w:id="2710" w:author="Fritz Gyger" w:date="2019-03-17T15:14:00Z">
        <w:r w:rsidR="00310E30" w:rsidRPr="0047260E">
          <w:rPr>
            <w:lang w:val="en-CA"/>
            <w:rPrChange w:id="2711" w:author="ilia kassianenko" w:date="2019-03-21T21:37:00Z">
              <w:rPr/>
            </w:rPrChange>
          </w:rPr>
          <w:t>[5]</w:t>
        </w:r>
      </w:ins>
      <w:ins w:id="2712" w:author="outpost" w:date="2019-03-18T21:52:00Z">
        <w:r w:rsidR="008257AB" w:rsidRPr="0047260E">
          <w:rPr>
            <w:lang w:val="en-CA"/>
            <w:rPrChange w:id="2713" w:author="ilia kassianenko" w:date="2019-03-21T21:37:00Z">
              <w:rPr>
                <w:rFonts w:cs="Arial"/>
                <w:szCs w:val="22"/>
              </w:rPr>
            </w:rPrChange>
          </w:rPr>
          <w:t xml:space="preserve"> </w:t>
        </w:r>
      </w:ins>
    </w:p>
    <w:p w14:paraId="3C3EA92D" w14:textId="320E1ADB" w:rsidR="00A65745" w:rsidRPr="0047260E" w:rsidDel="0011589C" w:rsidRDefault="00A65745">
      <w:pPr>
        <w:pStyle w:val="ListParagraph"/>
        <w:numPr>
          <w:ilvl w:val="0"/>
          <w:numId w:val="29"/>
        </w:numPr>
        <w:rPr>
          <w:del w:id="2714" w:author="outpost" w:date="2019-03-18T21:10:00Z"/>
          <w:lang w:val="en-CA"/>
          <w:rPrChange w:id="2715" w:author="ilia kassianenko" w:date="2019-03-21T21:37:00Z">
            <w:rPr>
              <w:del w:id="2716" w:author="outpost" w:date="2019-03-18T21:10:00Z"/>
              <w:rStyle w:val="Hyperlink"/>
              <w:rFonts w:ascii="Arial" w:eastAsiaTheme="majorEastAsia" w:hAnsi="Arial" w:cs="Arial"/>
              <w:color w:val="0366D6"/>
              <w:sz w:val="22"/>
              <w:szCs w:val="22"/>
              <w:lang w:val="fr-CA" w:eastAsia="en-US"/>
            </w:rPr>
          </w:rPrChange>
        </w:rPr>
        <w:pPrChange w:id="2717" w:author="outpost" w:date="2019-03-18T22:10:00Z">
          <w:pPr>
            <w:pStyle w:val="HTMLPreformatted"/>
            <w:shd w:val="clear" w:color="auto" w:fill="FFFFFF"/>
            <w:ind w:left="720"/>
          </w:pPr>
        </w:pPrChange>
      </w:pPr>
      <w:moveTo w:id="2718" w:author="Fritz Gyger" w:date="2019-03-08T16:44:00Z">
        <w:del w:id="2719" w:author="outpost" w:date="2019-03-18T21:52:00Z">
          <w:r w:rsidRPr="0047260E" w:rsidDel="008257AB">
            <w:rPr>
              <w:lang w:val="en-CA"/>
              <w:rPrChange w:id="2720" w:author="ilia kassianenko" w:date="2019-03-21T21:37:00Z">
                <w:rPr>
                  <w:rFonts w:cs="Arial"/>
                  <w:color w:val="24292E"/>
                  <w:szCs w:val="22"/>
                  <w:u w:val="single"/>
                  <w:lang w:val="fr-CA"/>
                </w:rPr>
              </w:rPrChange>
            </w:rPr>
            <w:delText xml:space="preserve">domain: </w:delText>
          </w:r>
          <w:r w:rsidRPr="0047260E" w:rsidDel="008257AB">
            <w:rPr>
              <w:lang w:val="en-CA"/>
              <w:rPrChange w:id="2721" w:author="ilia kassianenko" w:date="2019-03-21T21:37:00Z">
                <w:rPr>
                  <w:rStyle w:val="Hyperlink"/>
                  <w:rFonts w:eastAsiaTheme="majorEastAsia" w:cs="Arial"/>
                  <w:color w:val="0366D6"/>
                  <w:szCs w:val="22"/>
                  <w:lang w:val="fr-CA"/>
                </w:rPr>
              </w:rPrChange>
            </w:rPr>
            <w:fldChar w:fldCharType="begin"/>
          </w:r>
          <w:r w:rsidRPr="0047260E" w:rsidDel="008257AB">
            <w:rPr>
              <w:lang w:val="en-CA"/>
              <w:rPrChange w:id="2722" w:author="ilia kassianenko" w:date="2019-03-21T21:37:00Z">
                <w:rPr>
                  <w:rStyle w:val="Hyperlink"/>
                  <w:rFonts w:eastAsiaTheme="majorEastAsia" w:cs="Arial"/>
                  <w:color w:val="0366D6"/>
                  <w:szCs w:val="22"/>
                  <w:lang w:val="fr-CA"/>
                </w:rPr>
              </w:rPrChange>
            </w:rPr>
            <w:delInstrText xml:space="preserve"> HYPERLINK "http://climate.weather.gc.ca/historical_data/search_historic_data_e.html" </w:delInstrText>
          </w:r>
          <w:r w:rsidRPr="0047260E" w:rsidDel="008257AB">
            <w:rPr>
              <w:lang w:val="en-CA"/>
              <w:rPrChange w:id="2723" w:author="ilia kassianenko" w:date="2019-03-21T21:37:00Z">
                <w:rPr>
                  <w:rStyle w:val="Hyperlink"/>
                  <w:rFonts w:eastAsiaTheme="majorEastAsia" w:cs="Arial"/>
                  <w:color w:val="0366D6"/>
                  <w:szCs w:val="22"/>
                  <w:lang w:val="fr-CA"/>
                </w:rPr>
              </w:rPrChange>
            </w:rPr>
            <w:fldChar w:fldCharType="separate"/>
          </w:r>
          <w:r w:rsidRPr="0047260E" w:rsidDel="008257AB">
            <w:rPr>
              <w:lang w:val="en-CA"/>
              <w:rPrChange w:id="2724" w:author="ilia kassianenko" w:date="2019-03-21T21:37:00Z">
                <w:rPr>
                  <w:rStyle w:val="Hyperlink"/>
                  <w:rFonts w:eastAsiaTheme="majorEastAsia" w:cs="Arial"/>
                  <w:color w:val="0366D6"/>
                  <w:szCs w:val="22"/>
                  <w:lang w:val="fr-CA"/>
                </w:rPr>
              </w:rPrChange>
            </w:rPr>
            <w:delText>http://climate.weather.gc.ca/historical_data/search_historic_data_e.html</w:delText>
          </w:r>
          <w:r w:rsidRPr="0047260E" w:rsidDel="008257AB">
            <w:rPr>
              <w:lang w:val="en-CA"/>
              <w:rPrChange w:id="2725" w:author="ilia kassianenko" w:date="2019-03-21T21:37:00Z">
                <w:rPr>
                  <w:rStyle w:val="Hyperlink"/>
                  <w:rFonts w:eastAsiaTheme="majorEastAsia" w:cs="Arial"/>
                  <w:color w:val="0366D6"/>
                  <w:szCs w:val="22"/>
                  <w:lang w:val="fr-CA"/>
                </w:rPr>
              </w:rPrChange>
            </w:rPr>
            <w:fldChar w:fldCharType="end"/>
          </w:r>
        </w:del>
      </w:moveTo>
    </w:p>
    <w:p w14:paraId="4AECF9AA" w14:textId="4609361A" w:rsidR="00A65745" w:rsidRPr="0047260E" w:rsidRDefault="00310E30">
      <w:pPr>
        <w:pStyle w:val="ListParagraph"/>
        <w:numPr>
          <w:ilvl w:val="0"/>
          <w:numId w:val="29"/>
        </w:numPr>
        <w:rPr>
          <w:lang w:val="en-CA"/>
          <w:rPrChange w:id="2726" w:author="ilia kassianenko" w:date="2019-03-21T21:37:00Z">
            <w:rPr>
              <w:rFonts w:ascii="Helvetica" w:hAnsi="Helvetica" w:cs="Helvetica"/>
              <w:bCs/>
              <w:color w:val="333333"/>
              <w:sz w:val="20"/>
              <w:shd w:val="clear" w:color="auto" w:fill="F9F9F9"/>
              <w:lang w:val="fr-CA" w:eastAsia="en-CA"/>
            </w:rPr>
          </w:rPrChange>
        </w:rPr>
        <w:pPrChange w:id="2727" w:author="outpost" w:date="2019-03-18T22:10: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ins w:id="2728" w:author="Fritz Gyger" w:date="2019-03-17T15:17:00Z">
        <w:del w:id="2729" w:author="outpost" w:date="2019-03-18T21:52:00Z">
          <w:r w:rsidRPr="0047260E" w:rsidDel="008257AB">
            <w:rPr>
              <w:lang w:val="en-CA"/>
              <w:rPrChange w:id="2730" w:author="ilia kassianenko" w:date="2019-03-21T21:37:00Z">
                <w:rPr/>
              </w:rPrChange>
            </w:rPr>
            <w:delText>[</w:delText>
          </w:r>
        </w:del>
      </w:ins>
      <w:ins w:id="2731" w:author="outpost" w:date="2019-03-18T21:52:00Z">
        <w:r w:rsidR="008257AB" w:rsidRPr="0047260E">
          <w:rPr>
            <w:lang w:val="en-CA"/>
            <w:rPrChange w:id="2732" w:author="ilia kassianenko" w:date="2019-03-21T21:37:00Z">
              <w:rPr>
                <w:lang w:val="fr-CA"/>
              </w:rPr>
            </w:rPrChange>
          </w:rPr>
          <w:t>[</w:t>
        </w:r>
      </w:ins>
      <w:ins w:id="2733" w:author="Fritz Gyger" w:date="2019-03-17T15:17:00Z">
        <w:r w:rsidRPr="0047260E">
          <w:rPr>
            <w:lang w:val="en-CA"/>
            <w:rPrChange w:id="2734" w:author="ilia kassianenko" w:date="2019-03-21T21:37:00Z">
              <w:rPr>
                <w:lang w:val="fr-CA"/>
              </w:rPr>
            </w:rPrChange>
          </w:rPr>
          <w:t>6]</w:t>
        </w:r>
      </w:ins>
      <w:ins w:id="2735" w:author="outpost" w:date="2019-03-18T21:52:00Z">
        <w:r w:rsidR="008257AB" w:rsidRPr="0047260E" w:rsidDel="008257AB">
          <w:rPr>
            <w:lang w:val="en-CA"/>
            <w:rPrChange w:id="2736" w:author="ilia kassianenko" w:date="2019-03-21T21:37:00Z">
              <w:rPr>
                <w:lang w:val="fr-CA"/>
              </w:rPr>
            </w:rPrChange>
          </w:rPr>
          <w:t xml:space="preserve"> </w:t>
        </w:r>
      </w:ins>
      <w:ins w:id="2737" w:author="Fritz Gyger" w:date="2019-03-17T15:17:00Z">
        <w:del w:id="2738" w:author="outpost" w:date="2019-03-18T21:52:00Z">
          <w:r w:rsidRPr="0047260E" w:rsidDel="008257AB">
            <w:rPr>
              <w:lang w:val="en-CA"/>
              <w:rPrChange w:id="2739" w:author="ilia kassianenko" w:date="2019-03-21T21:37:00Z">
                <w:rPr/>
              </w:rPrChange>
            </w:rPr>
            <w:delText xml:space="preserve"> </w:delText>
          </w:r>
        </w:del>
      </w:ins>
      <w:moveTo w:id="2740" w:author="Fritz Gyger" w:date="2019-03-08T16:44:00Z">
        <w:del w:id="2741" w:author="outpost" w:date="2019-03-18T21:52:00Z">
          <w:r w:rsidR="00A65745" w:rsidRPr="0047260E" w:rsidDel="008257AB">
            <w:rPr>
              <w:lang w:val="en-CA"/>
              <w:rPrChange w:id="2742" w:author="ilia kassianenko" w:date="2019-03-21T21:37:00Z">
                <w:rPr>
                  <w:rStyle w:val="Hyperlink"/>
                  <w:rFonts w:ascii="Helvetica" w:hAnsi="Helvetica" w:cs="Helvetica"/>
                  <w:bCs/>
                  <w:sz w:val="20"/>
                  <w:shd w:val="clear" w:color="auto" w:fill="F9F9F9"/>
                  <w:lang w:val="fr-CA" w:eastAsia="en-CA"/>
                </w:rPr>
              </w:rPrChange>
            </w:rPr>
            <w:fldChar w:fldCharType="begin"/>
          </w:r>
          <w:r w:rsidR="00A65745" w:rsidRPr="0047260E" w:rsidDel="008257AB">
            <w:rPr>
              <w:lang w:val="en-CA"/>
              <w:rPrChange w:id="2743" w:author="ilia kassianenko" w:date="2019-03-21T21:37:00Z">
                <w:rPr>
                  <w:rStyle w:val="Hyperlink"/>
                  <w:rFonts w:ascii="Helvetica" w:hAnsi="Helvetica" w:cs="Helvetica"/>
                  <w:bCs/>
                  <w:sz w:val="20"/>
                  <w:shd w:val="clear" w:color="auto" w:fill="F9F9F9"/>
                  <w:lang w:val="fr-CA" w:eastAsia="en-CA"/>
                </w:rPr>
              </w:rPrChange>
            </w:rPr>
            <w:delInstrText xml:space="preserve"> HYPERLINK "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 </w:delInstrText>
          </w:r>
          <w:r w:rsidR="00A65745" w:rsidRPr="0047260E" w:rsidDel="008257AB">
            <w:rPr>
              <w:lang w:val="en-CA"/>
              <w:rPrChange w:id="2744" w:author="ilia kassianenko" w:date="2019-03-21T21:37:00Z">
                <w:rPr>
                  <w:rStyle w:val="Hyperlink"/>
                  <w:rFonts w:ascii="Helvetica" w:hAnsi="Helvetica" w:cs="Helvetica"/>
                  <w:bCs/>
                  <w:sz w:val="20"/>
                  <w:shd w:val="clear" w:color="auto" w:fill="F9F9F9"/>
                  <w:lang w:val="fr-CA" w:eastAsia="en-CA"/>
                </w:rPr>
              </w:rPrChange>
            </w:rPr>
            <w:fldChar w:fldCharType="separate"/>
          </w:r>
          <w:r w:rsidR="00A65745" w:rsidRPr="0047260E" w:rsidDel="008257AB">
            <w:rPr>
              <w:rStyle w:val="Hyperlink"/>
              <w:lang w:val="en-CA"/>
              <w:rPrChange w:id="2745" w:author="ilia kassianenko" w:date="2019-03-21T21:37:00Z">
                <w:rPr>
                  <w:rStyle w:val="Hyperlink"/>
                  <w:rFonts w:ascii="Helvetica" w:hAnsi="Helvetica" w:cs="Helvetica"/>
                  <w:bCs/>
                  <w:sz w:val="20"/>
                  <w:shd w:val="clear" w:color="auto" w:fill="F9F9F9"/>
                  <w:lang w:val="fr-CA" w:eastAsia="en-CA"/>
                </w:rPr>
              </w:rPrChange>
            </w:rPr>
            <w:delText>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w:delText>
          </w:r>
          <w:r w:rsidR="00A65745" w:rsidRPr="0047260E" w:rsidDel="008257AB">
            <w:rPr>
              <w:lang w:val="en-CA"/>
              <w:rPrChange w:id="2746" w:author="ilia kassianenko" w:date="2019-03-21T21:37:00Z">
                <w:rPr>
                  <w:rStyle w:val="Hyperlink"/>
                  <w:rFonts w:ascii="Helvetica" w:hAnsi="Helvetica" w:cs="Helvetica"/>
                  <w:bCs/>
                  <w:sz w:val="20"/>
                  <w:shd w:val="clear" w:color="auto" w:fill="F9F9F9"/>
                  <w:lang w:val="fr-CA" w:eastAsia="en-CA"/>
                </w:rPr>
              </w:rPrChange>
            </w:rPr>
            <w:fldChar w:fldCharType="end"/>
          </w:r>
        </w:del>
      </w:moveTo>
    </w:p>
    <w:p w14:paraId="0032D231" w14:textId="77777777" w:rsidR="00A65745" w:rsidRPr="0047260E" w:rsidRDefault="00A65745">
      <w:pPr>
        <w:pStyle w:val="HTMLPreformatted"/>
        <w:shd w:val="clear" w:color="auto" w:fill="FFFFFF"/>
        <w:ind w:left="720"/>
        <w:rPr>
          <w:rFonts w:cs="Arial"/>
          <w:color w:val="24292E"/>
          <w:szCs w:val="22"/>
          <w:rPrChange w:id="2747" w:author="ilia kassianenko" w:date="2019-03-21T21:37:00Z">
            <w:rPr>
              <w:rFonts w:cs="Arial"/>
              <w:color w:val="24292E"/>
              <w:szCs w:val="22"/>
              <w:lang w:val="fr-CA"/>
            </w:rPr>
          </w:rPrChange>
        </w:rPr>
        <w:pPrChange w:id="2748" w:author="outpost" w:date="2019-03-18T21:5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p>
    <w:p w14:paraId="3A67BC93" w14:textId="1540AA61" w:rsidR="007645C1" w:rsidRPr="0047260E" w:rsidDel="00EF4393" w:rsidRDefault="00A65745" w:rsidP="00A6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del w:id="2749" w:author="Fritz Gyger" w:date="2019-03-21T17:05:00Z"/>
          <w:rFonts w:cs="Arial"/>
          <w:color w:val="24292E"/>
          <w:szCs w:val="22"/>
          <w:lang w:val="en-CA" w:eastAsia="en-CA"/>
          <w:rPrChange w:id="2750" w:author="ilia kassianenko" w:date="2019-03-21T21:37:00Z">
            <w:rPr>
              <w:del w:id="2751" w:author="Fritz Gyger" w:date="2019-03-21T17:05:00Z"/>
              <w:rFonts w:cs="Arial"/>
              <w:color w:val="24292E"/>
              <w:szCs w:val="22"/>
              <w:lang w:val="en-CA" w:eastAsia="en-CA"/>
            </w:rPr>
          </w:rPrChange>
        </w:rPr>
      </w:pPr>
      <w:moveTo w:id="2752" w:author="Fritz Gyger" w:date="2019-03-08T16:44:00Z">
        <w:del w:id="2753" w:author="Fritz Gyger" w:date="2019-03-11T19:41:00Z">
          <w:r w:rsidRPr="0047260E" w:rsidDel="006A1391">
            <w:rPr>
              <w:rFonts w:cs="Arial"/>
              <w:color w:val="24292E"/>
              <w:szCs w:val="22"/>
              <w:lang w:val="en-CA" w:eastAsia="en-CA"/>
              <w:rPrChange w:id="2754" w:author="ilia kassianenko" w:date="2019-03-21T21:37:00Z">
                <w:rPr>
                  <w:rFonts w:cs="Arial"/>
                  <w:color w:val="24292E"/>
                  <w:szCs w:val="22"/>
                  <w:lang w:val="fr-CA" w:eastAsia="en-CA"/>
                </w:rPr>
              </w:rPrChange>
            </w:rPr>
            <w:tab/>
          </w:r>
          <w:r w:rsidRPr="0047260E" w:rsidDel="006A1391">
            <w:rPr>
              <w:rFonts w:cs="Arial"/>
              <w:color w:val="FF0000"/>
              <w:szCs w:val="22"/>
              <w:lang w:val="en-CA" w:eastAsia="en-CA"/>
              <w:rPrChange w:id="2755" w:author="ilia kassianenko" w:date="2019-03-21T21:37:00Z">
                <w:rPr>
                  <w:rFonts w:cs="Arial"/>
                  <w:color w:val="FF0000"/>
                  <w:szCs w:val="22"/>
                  <w:lang w:val="en-CA" w:eastAsia="en-CA"/>
                </w:rPr>
              </w:rPrChange>
            </w:rPr>
            <w:delText>Forecast???</w:delText>
          </w:r>
        </w:del>
      </w:moveTo>
    </w:p>
    <w:p w14:paraId="412AB904" w14:textId="67DEBF08" w:rsidR="007645C1" w:rsidRPr="0047260E" w:rsidRDefault="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cs="Arial"/>
          <w:szCs w:val="22"/>
          <w:lang w:val="en-CA" w:eastAsia="en-CA"/>
          <w:rPrChange w:id="2756" w:author="ilia kassianenko" w:date="2019-03-21T21:37:00Z">
            <w:rPr>
              <w:rFonts w:cs="Arial"/>
              <w:color w:val="24292E"/>
              <w:szCs w:val="22"/>
              <w:lang w:val="en-CA" w:eastAsia="en-CA"/>
            </w:rPr>
          </w:rPrChange>
        </w:rPr>
        <w:pPrChange w:id="2757" w:author="outpost" w:date="2019-03-18T21:51: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moveToRangeStart w:id="2758" w:author="Fritz Gyger" w:date="2019-03-08T16:49:00Z" w:name="move2956186"/>
      <w:moveToRangeEnd w:id="2515"/>
      <w:moveTo w:id="2759" w:author="Fritz Gyger" w:date="2019-03-08T16:49:00Z">
        <w:del w:id="2760" w:author="Fritz Gyger" w:date="2019-03-08T16:49:00Z">
          <w:r w:rsidRPr="0047260E" w:rsidDel="007645C1">
            <w:rPr>
              <w:rFonts w:cs="Arial"/>
              <w:szCs w:val="22"/>
              <w:lang w:val="en-CA" w:eastAsia="en-CA"/>
              <w:rPrChange w:id="2761" w:author="ilia kassianenko" w:date="2019-03-21T21:37:00Z">
                <w:rPr>
                  <w:rFonts w:cs="Arial"/>
                  <w:color w:val="24292E"/>
                  <w:szCs w:val="22"/>
                  <w:lang w:val="en-CA" w:eastAsia="en-CA"/>
                </w:rPr>
              </w:rPrChange>
            </w:rPr>
            <w:delText>Additionally,</w:delText>
          </w:r>
        </w:del>
      </w:moveTo>
      <w:ins w:id="2762" w:author="Fritz Gyger" w:date="2019-03-08T16:49:00Z">
        <w:r w:rsidRPr="0047260E">
          <w:rPr>
            <w:rFonts w:cs="Arial"/>
            <w:szCs w:val="22"/>
            <w:lang w:val="en-CA" w:eastAsia="en-CA"/>
            <w:rPrChange w:id="2763" w:author="ilia kassianenko" w:date="2019-03-21T21:37:00Z">
              <w:rPr>
                <w:rFonts w:cs="Arial"/>
                <w:color w:val="24292E"/>
                <w:szCs w:val="22"/>
                <w:lang w:val="en-CA" w:eastAsia="en-CA"/>
              </w:rPr>
            </w:rPrChange>
          </w:rPr>
          <w:t>T</w:t>
        </w:r>
      </w:ins>
      <w:moveTo w:id="2764" w:author="Fritz Gyger" w:date="2019-03-08T16:49:00Z">
        <w:del w:id="2765" w:author="Fritz Gyger" w:date="2019-03-08T16:49:00Z">
          <w:r w:rsidRPr="0047260E" w:rsidDel="007645C1">
            <w:rPr>
              <w:rFonts w:cs="Arial"/>
              <w:szCs w:val="22"/>
              <w:lang w:val="en-CA" w:eastAsia="en-CA"/>
              <w:rPrChange w:id="2766" w:author="ilia kassianenko" w:date="2019-03-21T21:37:00Z">
                <w:rPr>
                  <w:rFonts w:cs="Arial"/>
                  <w:color w:val="24292E"/>
                  <w:szCs w:val="22"/>
                  <w:lang w:val="en-CA" w:eastAsia="en-CA"/>
                </w:rPr>
              </w:rPrChange>
            </w:rPr>
            <w:delText xml:space="preserve"> t</w:delText>
          </w:r>
        </w:del>
        <w:r w:rsidRPr="0047260E">
          <w:rPr>
            <w:rFonts w:cs="Arial"/>
            <w:szCs w:val="22"/>
            <w:lang w:val="en-CA" w:eastAsia="en-CA"/>
            <w:rPrChange w:id="2767" w:author="ilia kassianenko" w:date="2019-03-21T21:37:00Z">
              <w:rPr>
                <w:rFonts w:cs="Arial"/>
                <w:color w:val="24292E"/>
                <w:szCs w:val="22"/>
                <w:lang w:val="en-CA" w:eastAsia="en-CA"/>
              </w:rPr>
            </w:rPrChange>
          </w:rPr>
          <w:t xml:space="preserve">he </w:t>
        </w:r>
        <w:r w:rsidRPr="0047260E">
          <w:rPr>
            <w:rFonts w:cs="Arial"/>
            <w:szCs w:val="22"/>
            <w:u w:val="single"/>
            <w:lang w:val="en-CA" w:eastAsia="en-CA"/>
            <w:rPrChange w:id="2768" w:author="ilia kassianenko" w:date="2019-03-21T21:37:00Z">
              <w:rPr>
                <w:rFonts w:cs="Arial"/>
                <w:color w:val="24292E"/>
                <w:szCs w:val="22"/>
                <w:u w:val="single"/>
                <w:lang w:val="en-CA" w:eastAsia="en-CA"/>
              </w:rPr>
            </w:rPrChange>
          </w:rPr>
          <w:t>amount of precipitation</w:t>
        </w:r>
        <w:r w:rsidRPr="0047260E">
          <w:rPr>
            <w:rFonts w:cs="Arial"/>
            <w:szCs w:val="22"/>
            <w:lang w:val="en-CA" w:eastAsia="en-CA"/>
            <w:rPrChange w:id="2769" w:author="ilia kassianenko" w:date="2019-03-21T21:37:00Z">
              <w:rPr>
                <w:rFonts w:cs="Arial"/>
                <w:color w:val="24292E"/>
                <w:szCs w:val="22"/>
                <w:lang w:val="en-CA" w:eastAsia="en-CA"/>
              </w:rPr>
            </w:rPrChange>
          </w:rPr>
          <w:t xml:space="preserve"> is recorded at the Montreal YUL international airport as an average depth in centimeters. Also, it is assumed for this project that the quantity of precipitation recorded at the Montreal YUL international airport is treated as the uniform distribution of precipitation across the area, which is being </w:t>
        </w:r>
        <w:del w:id="2770" w:author="ilia kassianenko" w:date="2019-03-21T20:06:00Z">
          <w:r w:rsidRPr="0047260E" w:rsidDel="00C550B2">
            <w:rPr>
              <w:rFonts w:cs="Arial"/>
              <w:szCs w:val="22"/>
              <w:lang w:val="en-CA" w:eastAsia="en-CA"/>
              <w:rPrChange w:id="2771" w:author="ilia kassianenko" w:date="2019-03-21T21:37:00Z">
                <w:rPr>
                  <w:rFonts w:cs="Arial"/>
                  <w:color w:val="24292E"/>
                  <w:szCs w:val="22"/>
                  <w:lang w:val="en-CA" w:eastAsia="en-CA"/>
                </w:rPr>
              </w:rPrChange>
            </w:rPr>
            <w:delText>consider</w:delText>
          </w:r>
        </w:del>
        <w:ins w:id="2772" w:author="ilia kassianenko" w:date="2019-03-21T20:06:00Z">
          <w:r w:rsidR="00C550B2" w:rsidRPr="0047260E">
            <w:rPr>
              <w:rFonts w:cs="Arial"/>
              <w:szCs w:val="22"/>
              <w:lang w:val="en-CA" w:eastAsia="en-CA"/>
              <w:rPrChange w:id="2773" w:author="ilia kassianenko" w:date="2019-03-21T21:37:00Z">
                <w:rPr>
                  <w:rFonts w:cs="Arial"/>
                  <w:szCs w:val="22"/>
                  <w:lang w:val="en-CA" w:eastAsia="en-CA"/>
                </w:rPr>
              </w:rPrChange>
            </w:rPr>
            <w:t>considered</w:t>
          </w:r>
        </w:ins>
        <w:r w:rsidRPr="0047260E">
          <w:rPr>
            <w:rFonts w:cs="Arial"/>
            <w:szCs w:val="22"/>
            <w:lang w:val="en-CA" w:eastAsia="en-CA"/>
            <w:rPrChange w:id="2774" w:author="ilia kassianenko" w:date="2019-03-21T21:37:00Z">
              <w:rPr>
                <w:rFonts w:cs="Arial"/>
                <w:color w:val="24292E"/>
                <w:szCs w:val="22"/>
                <w:lang w:val="en-CA" w:eastAsia="en-CA"/>
              </w:rPr>
            </w:rPrChange>
          </w:rPr>
          <w:t xml:space="preserve"> for this analysis. Therefore, all locations serviced by vehicles with a </w:t>
        </w:r>
        <w:r w:rsidRPr="0047260E">
          <w:rPr>
            <w:rFonts w:cs="Arial"/>
            <w:b/>
            <w:szCs w:val="22"/>
            <w:u w:val="single"/>
            <w:lang w:val="en-CA" w:eastAsia="en-CA"/>
            <w:rPrChange w:id="2775" w:author="ilia kassianenko" w:date="2019-03-21T21:37:00Z">
              <w:rPr>
                <w:rFonts w:cs="Arial"/>
                <w:b/>
                <w:color w:val="24292E"/>
                <w:szCs w:val="22"/>
                <w:u w:val="single"/>
                <w:lang w:val="en-CA" w:eastAsia="en-CA"/>
              </w:rPr>
            </w:rPrChange>
          </w:rPr>
          <w:t>contract</w:t>
        </w:r>
        <w:r w:rsidRPr="0047260E">
          <w:rPr>
            <w:rFonts w:cs="Arial"/>
            <w:szCs w:val="22"/>
            <w:u w:val="single"/>
            <w:lang w:val="en-CA" w:eastAsia="en-CA"/>
            <w:rPrChange w:id="2776" w:author="ilia kassianenko" w:date="2019-03-21T21:37:00Z">
              <w:rPr>
                <w:rFonts w:cs="Arial"/>
                <w:color w:val="24292E"/>
                <w:szCs w:val="22"/>
                <w:u w:val="single"/>
                <w:lang w:val="en-CA" w:eastAsia="en-CA"/>
              </w:rPr>
            </w:rPrChange>
          </w:rPr>
          <w:t xml:space="preserve"> </w:t>
        </w:r>
        <w:r w:rsidRPr="0047260E">
          <w:rPr>
            <w:rFonts w:cs="Arial"/>
            <w:b/>
            <w:szCs w:val="22"/>
            <w:u w:val="single"/>
            <w:lang w:val="en-CA" w:eastAsia="en-CA"/>
            <w:rPrChange w:id="2777" w:author="ilia kassianenko" w:date="2019-03-21T21:37:00Z">
              <w:rPr>
                <w:rFonts w:cs="Arial"/>
                <w:b/>
                <w:color w:val="24292E"/>
                <w:szCs w:val="22"/>
                <w:u w:val="single"/>
                <w:lang w:val="en-CA" w:eastAsia="en-CA"/>
              </w:rPr>
            </w:rPrChange>
          </w:rPr>
          <w:t>ID</w:t>
        </w:r>
        <w:r w:rsidRPr="0047260E">
          <w:rPr>
            <w:rFonts w:cs="Arial"/>
            <w:szCs w:val="22"/>
            <w:lang w:val="en-CA" w:eastAsia="en-CA"/>
            <w:rPrChange w:id="2778" w:author="ilia kassianenko" w:date="2019-03-21T21:37:00Z">
              <w:rPr>
                <w:rFonts w:cs="Arial"/>
                <w:color w:val="24292E"/>
                <w:szCs w:val="22"/>
                <w:lang w:val="en-CA" w:eastAsia="en-CA"/>
              </w:rPr>
            </w:rPrChange>
          </w:rPr>
          <w:t xml:space="preserve"> are assumed to have received the same amount of precipitation as the aforementioned airport.</w:t>
        </w:r>
      </w:moveTo>
    </w:p>
    <w:p w14:paraId="1F089F61" w14:textId="77777777" w:rsidR="007645C1" w:rsidRPr="0047260E" w:rsidRDefault="007645C1" w:rsidP="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2779" w:author="outpost" w:date="2019-03-20T20:14:00Z"/>
          <w:rFonts w:cs="Arial"/>
          <w:color w:val="24292E"/>
          <w:szCs w:val="22"/>
          <w:lang w:val="en-CA" w:eastAsia="en-CA"/>
          <w:rPrChange w:id="2780" w:author="ilia kassianenko" w:date="2019-03-21T21:37:00Z">
            <w:rPr>
              <w:ins w:id="2781" w:author="outpost" w:date="2019-03-20T20:14:00Z"/>
              <w:rFonts w:cs="Arial"/>
              <w:color w:val="24292E"/>
              <w:szCs w:val="22"/>
              <w:lang w:val="en-CA" w:eastAsia="en-CA"/>
            </w:rPr>
          </w:rPrChange>
        </w:rPr>
      </w:pPr>
    </w:p>
    <w:p w14:paraId="1F797DEF" w14:textId="78D02462" w:rsidR="009C328C" w:rsidRPr="0047260E" w:rsidRDefault="009C328C" w:rsidP="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2782" w:author="outpost" w:date="2019-03-20T20:37:00Z"/>
          <w:rFonts w:cs="Arial"/>
          <w:szCs w:val="22"/>
          <w:lang w:val="en-CA" w:eastAsia="en-CA"/>
          <w:rPrChange w:id="2783" w:author="ilia kassianenko" w:date="2019-03-21T21:37:00Z">
            <w:rPr>
              <w:ins w:id="2784" w:author="outpost" w:date="2019-03-20T20:37:00Z"/>
              <w:rFonts w:cs="Arial"/>
              <w:color w:val="FF0000"/>
              <w:szCs w:val="22"/>
              <w:lang w:val="en-CA" w:eastAsia="en-CA"/>
            </w:rPr>
          </w:rPrChange>
        </w:rPr>
      </w:pPr>
      <w:ins w:id="2785" w:author="outpost" w:date="2019-03-20T20:14:00Z">
        <w:r w:rsidRPr="0047260E">
          <w:rPr>
            <w:rFonts w:cs="Arial"/>
            <w:szCs w:val="22"/>
            <w:lang w:val="en-CA" w:eastAsia="en-CA"/>
            <w:rPrChange w:id="2786" w:author="ilia kassianenko" w:date="2019-03-21T21:37:00Z">
              <w:rPr>
                <w:rFonts w:cs="Arial"/>
                <w:color w:val="24292E"/>
                <w:szCs w:val="22"/>
                <w:lang w:val="en-CA" w:eastAsia="en-CA"/>
              </w:rPr>
            </w:rPrChange>
          </w:rPr>
          <w:t>Additionally, the amount of precipitation is recorded at the Montreal YUL international airport as an average depth in centimeters</w:t>
        </w:r>
      </w:ins>
      <w:ins w:id="2787" w:author="ilia kassianenko" w:date="2019-03-21T20:06:00Z">
        <w:r w:rsidR="00C550B2" w:rsidRPr="0047260E">
          <w:rPr>
            <w:rFonts w:cs="Arial"/>
            <w:szCs w:val="22"/>
            <w:lang w:val="en-CA" w:eastAsia="en-CA"/>
            <w:rPrChange w:id="2788" w:author="ilia kassianenko" w:date="2019-03-21T21:37:00Z">
              <w:rPr>
                <w:rFonts w:cs="Arial"/>
                <w:szCs w:val="22"/>
                <w:lang w:val="en-CA" w:eastAsia="en-CA"/>
              </w:rPr>
            </w:rPrChange>
          </w:rPr>
          <w:t>. Precipitation is recorded for both snow and rainfall,</w:t>
        </w:r>
      </w:ins>
      <w:ins w:id="2789" w:author="ilia kassianenko" w:date="2019-03-21T20:07:00Z">
        <w:r w:rsidR="00C550B2" w:rsidRPr="0047260E">
          <w:rPr>
            <w:rFonts w:cs="Arial"/>
            <w:szCs w:val="22"/>
            <w:lang w:val="en-CA" w:eastAsia="en-CA"/>
            <w:rPrChange w:id="2790" w:author="ilia kassianenko" w:date="2019-03-21T21:37:00Z">
              <w:rPr>
                <w:rFonts w:cs="Arial"/>
                <w:szCs w:val="22"/>
                <w:lang w:val="en-CA" w:eastAsia="en-CA"/>
              </w:rPr>
            </w:rPrChange>
          </w:rPr>
          <w:t xml:space="preserve"> while</w:t>
        </w:r>
      </w:ins>
      <w:ins w:id="2791" w:author="ilia kassianenko" w:date="2019-03-21T20:06:00Z">
        <w:r w:rsidR="00C550B2" w:rsidRPr="0047260E">
          <w:rPr>
            <w:rFonts w:cs="Arial"/>
            <w:szCs w:val="22"/>
            <w:lang w:val="en-CA" w:eastAsia="en-CA"/>
            <w:rPrChange w:id="2792" w:author="ilia kassianenko" w:date="2019-03-21T21:37:00Z">
              <w:rPr>
                <w:rFonts w:cs="Arial"/>
                <w:szCs w:val="22"/>
                <w:lang w:val="en-CA" w:eastAsia="en-CA"/>
              </w:rPr>
            </w:rPrChange>
          </w:rPr>
          <w:t xml:space="preserve"> only the snow depth is considered</w:t>
        </w:r>
      </w:ins>
      <w:ins w:id="2793" w:author="ilia kassianenko" w:date="2019-03-21T20:07:00Z">
        <w:r w:rsidR="00C550B2" w:rsidRPr="0047260E">
          <w:rPr>
            <w:rFonts w:cs="Arial"/>
            <w:szCs w:val="22"/>
            <w:lang w:val="en-CA" w:eastAsia="en-CA"/>
            <w:rPrChange w:id="2794" w:author="ilia kassianenko" w:date="2019-03-21T21:37:00Z">
              <w:rPr>
                <w:rFonts w:cs="Arial"/>
                <w:szCs w:val="22"/>
                <w:lang w:val="en-CA" w:eastAsia="en-CA"/>
              </w:rPr>
            </w:rPrChange>
          </w:rPr>
          <w:t xml:space="preserve">. The impact of </w:t>
        </w:r>
      </w:ins>
      <w:ins w:id="2795" w:author="ilia kassianenko" w:date="2019-03-21T20:08:00Z">
        <w:r w:rsidR="00C550B2" w:rsidRPr="0047260E">
          <w:rPr>
            <w:rFonts w:cs="Arial"/>
            <w:szCs w:val="22"/>
            <w:lang w:val="en-CA" w:eastAsia="en-CA"/>
            <w:rPrChange w:id="2796" w:author="ilia kassianenko" w:date="2019-03-21T21:37:00Z">
              <w:rPr>
                <w:rFonts w:cs="Arial"/>
                <w:szCs w:val="22"/>
                <w:lang w:val="en-CA" w:eastAsia="en-CA"/>
              </w:rPr>
            </w:rPrChange>
          </w:rPr>
          <w:t>rainfall on snow, in terms of added weight at the time of snow collection, is not considered.</w:t>
        </w:r>
      </w:ins>
    </w:p>
    <w:p w14:paraId="1D3F2244" w14:textId="77777777" w:rsidR="00A40FBE" w:rsidRPr="0047260E" w:rsidRDefault="00A40FBE" w:rsidP="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2797" w:author="outpost" w:date="2019-03-20T20:37:00Z"/>
          <w:rFonts w:cs="Arial"/>
          <w:color w:val="FF0000"/>
          <w:szCs w:val="22"/>
          <w:lang w:val="en-CA" w:eastAsia="en-CA"/>
          <w:rPrChange w:id="2798" w:author="ilia kassianenko" w:date="2019-03-21T21:37:00Z">
            <w:rPr>
              <w:ins w:id="2799" w:author="outpost" w:date="2019-03-20T20:37:00Z"/>
              <w:rFonts w:cs="Arial"/>
              <w:color w:val="FF0000"/>
              <w:szCs w:val="22"/>
              <w:lang w:val="en-CA" w:eastAsia="en-CA"/>
            </w:rPr>
          </w:rPrChange>
        </w:rPr>
      </w:pPr>
    </w:p>
    <w:p w14:paraId="1610B389" w14:textId="34C436B9" w:rsidR="00A40FBE" w:rsidRPr="0047260E" w:rsidDel="00A40FBE" w:rsidRDefault="00A40FBE" w:rsidP="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del w:id="2800" w:author="outpost" w:date="2019-03-20T20:37:00Z"/>
          <w:rFonts w:cs="Arial"/>
          <w:color w:val="FF0000"/>
          <w:szCs w:val="22"/>
          <w:lang w:val="en-CA" w:eastAsia="en-CA"/>
          <w:rPrChange w:id="2801" w:author="ilia kassianenko" w:date="2019-03-21T21:37:00Z">
            <w:rPr>
              <w:del w:id="2802" w:author="outpost" w:date="2019-03-20T20:37:00Z"/>
              <w:rFonts w:cs="Arial"/>
              <w:color w:val="24292E"/>
              <w:szCs w:val="22"/>
              <w:lang w:val="en-CA" w:eastAsia="en-CA"/>
            </w:rPr>
          </w:rPrChange>
        </w:rPr>
      </w:pPr>
      <w:ins w:id="2803" w:author="outpost" w:date="2019-03-20T20:37:00Z">
        <w:r w:rsidRPr="0047260E">
          <w:rPr>
            <w:lang w:val="en-CA" w:eastAsia="ar-SA"/>
            <w:rPrChange w:id="2804" w:author="ilia kassianenko" w:date="2019-03-21T21:37:00Z">
              <w:rPr>
                <w:lang w:eastAsia="ar-SA"/>
              </w:rPr>
            </w:rPrChange>
          </w:rPr>
          <w:t>The source URL for each file is dependent on the chosen time period for which records are exported, and it is not unique. The file is exported manually from the EC portal.</w:t>
        </w:r>
      </w:ins>
    </w:p>
    <w:moveToRangeEnd w:id="2758"/>
    <w:p w14:paraId="62D587B6" w14:textId="77777777" w:rsidR="00A40FBE" w:rsidRPr="0047260E" w:rsidRDefault="00A40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2805" w:author="outpost" w:date="2019-03-20T20:37:00Z"/>
          <w:lang w:val="en-CA"/>
          <w:rPrChange w:id="2806" w:author="ilia kassianenko" w:date="2019-03-21T21:37:00Z">
            <w:rPr>
              <w:ins w:id="2807" w:author="outpost" w:date="2019-03-20T20:37:00Z"/>
              <w:lang w:val="en-CA"/>
            </w:rPr>
          </w:rPrChange>
        </w:rPr>
        <w:pPrChange w:id="2808" w:author="outpost" w:date="2019-03-20T20:37:00Z">
          <w:pPr>
            <w:spacing w:before="0" w:after="0"/>
          </w:pPr>
        </w:pPrChange>
      </w:pPr>
    </w:p>
    <w:p w14:paraId="35B2097B" w14:textId="2547EE9A" w:rsidR="002E7C13" w:rsidRPr="0047260E" w:rsidRDefault="002E7C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2809" w:author="outpost" w:date="2019-03-18T22:10:00Z"/>
          <w:lang w:val="en-CA"/>
          <w:rPrChange w:id="2810" w:author="ilia kassianenko" w:date="2019-03-21T21:37:00Z">
            <w:rPr>
              <w:ins w:id="2811" w:author="outpost" w:date="2019-03-18T22:10:00Z"/>
              <w:lang w:val="en-CA"/>
            </w:rPr>
          </w:rPrChange>
        </w:rPr>
        <w:pPrChange w:id="2812" w:author="outpost" w:date="2019-03-20T20:37:00Z">
          <w:pPr>
            <w:spacing w:before="0" w:after="0"/>
          </w:pPr>
        </w:pPrChange>
      </w:pPr>
      <w:ins w:id="2813" w:author="outpost" w:date="2019-03-18T22:10:00Z">
        <w:del w:id="2814" w:author="ilia kassianenko" w:date="2019-03-21T22:30:00Z">
          <w:r w:rsidRPr="0047260E" w:rsidDel="00496F06">
            <w:rPr>
              <w:lang w:val="en-CA"/>
              <w:rPrChange w:id="2815" w:author="ilia kassianenko" w:date="2019-03-21T21:37:00Z">
                <w:rPr>
                  <w:lang w:val="en-CA"/>
                </w:rPr>
              </w:rPrChange>
            </w:rPr>
            <w:br w:type="page"/>
          </w:r>
        </w:del>
      </w:ins>
    </w:p>
    <w:p w14:paraId="53995E8A" w14:textId="3DCCB0BF" w:rsidR="00A65745" w:rsidRPr="0047260E" w:rsidDel="002E7C13" w:rsidRDefault="00A65745">
      <w:pPr>
        <w:pStyle w:val="BodyText"/>
        <w:rPr>
          <w:del w:id="2816" w:author="outpost" w:date="2019-03-18T22:10:00Z"/>
          <w:lang w:val="en-CA"/>
          <w:rPrChange w:id="2817" w:author="ilia kassianenko" w:date="2019-03-21T21:37:00Z">
            <w:rPr>
              <w:del w:id="2818" w:author="outpost" w:date="2019-03-18T22:10:00Z"/>
            </w:rPr>
          </w:rPrChange>
        </w:rPr>
        <w:pPrChange w:id="2819" w:author="Fritz Gyger" w:date="2019-03-08T16:44:00Z">
          <w:pPr>
            <w:pStyle w:val="InstructionalText"/>
          </w:pPr>
        </w:pPrChange>
      </w:pPr>
      <w:bookmarkStart w:id="2820" w:name="_Toc4005051"/>
      <w:bookmarkStart w:id="2821" w:name="_Toc4082401"/>
      <w:bookmarkEnd w:id="2820"/>
      <w:bookmarkEnd w:id="2821"/>
    </w:p>
    <w:p w14:paraId="2804E00A" w14:textId="3C7D4AFA" w:rsidR="00BB12B8" w:rsidRPr="0047260E" w:rsidRDefault="004B2EA2">
      <w:pPr>
        <w:pStyle w:val="Heading3"/>
        <w:numPr>
          <w:ilvl w:val="2"/>
          <w:numId w:val="2"/>
        </w:numPr>
        <w:rPr>
          <w:ins w:id="2822" w:author="Fritz Gyger" w:date="2019-03-21T17:06:00Z"/>
          <w:lang w:val="en-CA"/>
          <w:rPrChange w:id="2823" w:author="ilia kassianenko" w:date="2019-03-21T21:37:00Z">
            <w:rPr>
              <w:ins w:id="2824" w:author="Fritz Gyger" w:date="2019-03-21T17:06:00Z"/>
            </w:rPr>
          </w:rPrChange>
        </w:rPr>
      </w:pPr>
      <w:bookmarkStart w:id="2825" w:name="_Toc432497658"/>
      <w:bookmarkStart w:id="2826" w:name="_Toc4082402"/>
      <w:r w:rsidRPr="0047260E">
        <w:rPr>
          <w:lang w:val="en-CA"/>
          <w:rPrChange w:id="2827" w:author="ilia kassianenko" w:date="2019-03-21T21:37:00Z">
            <w:rPr/>
          </w:rPrChange>
        </w:rPr>
        <w:t>Constraints</w:t>
      </w:r>
      <w:bookmarkEnd w:id="2825"/>
      <w:bookmarkEnd w:id="2826"/>
    </w:p>
    <w:p w14:paraId="7431687B" w14:textId="77777777" w:rsidR="00EF4393" w:rsidRPr="0047260E" w:rsidRDefault="00EF4393">
      <w:pPr>
        <w:rPr>
          <w:lang w:val="en-CA"/>
          <w:rPrChange w:id="2828" w:author="ilia kassianenko" w:date="2019-03-21T21:37:00Z">
            <w:rPr/>
          </w:rPrChange>
        </w:rPr>
        <w:pPrChange w:id="2829" w:author="Fritz Gyger" w:date="2019-03-21T17:06:00Z">
          <w:pPr>
            <w:pStyle w:val="Heading3"/>
            <w:numPr>
              <w:numId w:val="2"/>
            </w:numPr>
          </w:pPr>
        </w:pPrChange>
      </w:pPr>
    </w:p>
    <w:p w14:paraId="5E13B9EB" w14:textId="4661346E" w:rsidR="00BB12B8" w:rsidRPr="0047260E" w:rsidDel="00EF4393" w:rsidRDefault="004B2EA2">
      <w:pPr>
        <w:pStyle w:val="InstructionalText"/>
        <w:rPr>
          <w:del w:id="2830" w:author="Fritz Gyger" w:date="2019-03-21T17:05:00Z"/>
          <w:lang w:val="en-CA"/>
          <w:rPrChange w:id="2831" w:author="ilia kassianenko" w:date="2019-03-21T21:37:00Z">
            <w:rPr>
              <w:del w:id="2832" w:author="Fritz Gyger" w:date="2019-03-21T17:05:00Z"/>
            </w:rPr>
          </w:rPrChange>
        </w:rPr>
      </w:pPr>
      <w:del w:id="2833" w:author="Fritz Gyger" w:date="2019-03-21T17:05:00Z">
        <w:r w:rsidRPr="0047260E" w:rsidDel="00EF4393">
          <w:rPr>
            <w:lang w:val="en-CA"/>
            <w:rPrChange w:id="2834" w:author="ilia kassianenko" w:date="2019-03-21T21:37:00Z">
              <w:rPr/>
            </w:rPrChange>
          </w:rPr>
          <w:delText>Instructions: Describe any limitations or constraints that have a significant impact on the database design for the system.</w:delText>
        </w:r>
      </w:del>
    </w:p>
    <w:p w14:paraId="35D067DB" w14:textId="68244B2D" w:rsidR="00E537B5" w:rsidRPr="0047260E" w:rsidRDefault="00A40FBE">
      <w:pPr>
        <w:pStyle w:val="BodyText"/>
        <w:numPr>
          <w:ilvl w:val="0"/>
          <w:numId w:val="4"/>
        </w:numPr>
        <w:jc w:val="both"/>
        <w:rPr>
          <w:lang w:val="en-CA" w:eastAsia="ar-SA"/>
          <w:rPrChange w:id="2835" w:author="ilia kassianenko" w:date="2019-03-21T21:37:00Z">
            <w:rPr>
              <w:lang w:val="en-CA" w:eastAsia="ar-SA"/>
            </w:rPr>
          </w:rPrChange>
        </w:rPr>
        <w:pPrChange w:id="2836" w:author="outpost" w:date="2019-03-20T21:16:00Z">
          <w:pPr>
            <w:pStyle w:val="BodyText"/>
            <w:numPr>
              <w:numId w:val="4"/>
            </w:numPr>
            <w:ind w:left="720" w:hanging="360"/>
          </w:pPr>
        </w:pPrChange>
      </w:pPr>
      <w:ins w:id="2837" w:author="outpost" w:date="2019-03-20T20:37:00Z">
        <w:r w:rsidRPr="0047260E">
          <w:rPr>
            <w:lang w:val="en-CA" w:eastAsia="ar-SA"/>
            <w:rPrChange w:id="2838" w:author="ilia kassianenko" w:date="2019-03-21T21:37:00Z">
              <w:rPr>
                <w:lang w:val="en-CA" w:eastAsia="ar-SA"/>
              </w:rPr>
            </w:rPrChange>
          </w:rPr>
          <w:t xml:space="preserve">For the 2018-2019 season, by using the same source URL, automated </w:t>
        </w:r>
      </w:ins>
      <w:del w:id="2839" w:author="outpost" w:date="2019-03-20T20:38:00Z">
        <w:r w:rsidR="00E537B5" w:rsidRPr="0047260E" w:rsidDel="00A40FBE">
          <w:rPr>
            <w:lang w:val="en-CA" w:eastAsia="ar-SA"/>
            <w:rPrChange w:id="2840" w:author="ilia kassianenko" w:date="2019-03-21T21:37:00Z">
              <w:rPr>
                <w:lang w:val="en-CA" w:eastAsia="ar-SA"/>
              </w:rPr>
            </w:rPrChange>
          </w:rPr>
          <w:delText>W</w:delText>
        </w:r>
      </w:del>
      <w:ins w:id="2841" w:author="outpost" w:date="2019-03-20T20:38:00Z">
        <w:r w:rsidRPr="0047260E">
          <w:rPr>
            <w:lang w:val="en-CA" w:eastAsia="ar-SA"/>
            <w:rPrChange w:id="2842" w:author="ilia kassianenko" w:date="2019-03-21T21:37:00Z">
              <w:rPr>
                <w:lang w:val="en-CA" w:eastAsia="ar-SA"/>
              </w:rPr>
            </w:rPrChange>
          </w:rPr>
          <w:t>w</w:t>
        </w:r>
      </w:ins>
      <w:r w:rsidR="00E537B5" w:rsidRPr="0047260E">
        <w:rPr>
          <w:lang w:val="en-CA" w:eastAsia="ar-SA"/>
          <w:rPrChange w:id="2843" w:author="ilia kassianenko" w:date="2019-03-21T21:37:00Z">
            <w:rPr>
              <w:lang w:val="en-CA" w:eastAsia="ar-SA"/>
            </w:rPr>
          </w:rPrChange>
        </w:rPr>
        <w:t xml:space="preserve">eekly extractions </w:t>
      </w:r>
      <w:ins w:id="2844" w:author="outpost" w:date="2019-03-20T20:38:00Z">
        <w:r w:rsidRPr="0047260E">
          <w:rPr>
            <w:lang w:val="en-CA" w:eastAsia="ar-SA"/>
            <w:rPrChange w:id="2845" w:author="ilia kassianenko" w:date="2019-03-21T21:37:00Z">
              <w:rPr>
                <w:lang w:val="en-CA" w:eastAsia="ar-SA"/>
              </w:rPr>
            </w:rPrChange>
          </w:rPr>
          <w:t xml:space="preserve">are possible, </w:t>
        </w:r>
      </w:ins>
      <w:r w:rsidR="00E537B5" w:rsidRPr="0047260E">
        <w:rPr>
          <w:lang w:val="en-CA" w:eastAsia="ar-SA"/>
          <w:rPrChange w:id="2846" w:author="ilia kassianenko" w:date="2019-03-21T21:37:00Z">
            <w:rPr>
              <w:lang w:val="en-CA" w:eastAsia="ar-SA"/>
            </w:rPr>
          </w:rPrChange>
        </w:rPr>
        <w:t>as the files</w:t>
      </w:r>
      <w:r w:rsidR="00E678AD" w:rsidRPr="0047260E">
        <w:rPr>
          <w:lang w:val="en-CA" w:eastAsia="ar-SA"/>
          <w:rPrChange w:id="2847" w:author="ilia kassianenko" w:date="2019-03-21T21:37:00Z">
            <w:rPr>
              <w:lang w:val="en-CA" w:eastAsia="ar-SA"/>
            </w:rPr>
          </w:rPrChange>
        </w:rPr>
        <w:t xml:space="preserve"> are updated weekly by the </w:t>
      </w:r>
      <w:del w:id="2848" w:author="outpost" w:date="2019-03-20T20:38:00Z">
        <w:r w:rsidR="00E678AD" w:rsidRPr="0047260E" w:rsidDel="00A40FBE">
          <w:rPr>
            <w:lang w:val="en-CA" w:eastAsia="ar-SA"/>
            <w:rPrChange w:id="2849" w:author="ilia kassianenko" w:date="2019-03-21T21:37:00Z">
              <w:rPr>
                <w:lang w:val="en-CA" w:eastAsia="ar-SA"/>
              </w:rPr>
            </w:rPrChange>
          </w:rPr>
          <w:delText>city</w:delText>
        </w:r>
      </w:del>
      <w:ins w:id="2850" w:author="outpost" w:date="2019-03-20T20:38:00Z">
        <w:r w:rsidRPr="0047260E">
          <w:rPr>
            <w:lang w:val="en-CA" w:eastAsia="ar-SA"/>
            <w:rPrChange w:id="2851" w:author="ilia kassianenko" w:date="2019-03-21T21:37:00Z">
              <w:rPr>
                <w:lang w:val="en-CA" w:eastAsia="ar-SA"/>
              </w:rPr>
            </w:rPrChange>
          </w:rPr>
          <w:t>COM</w:t>
        </w:r>
      </w:ins>
      <w:r w:rsidR="00E678AD" w:rsidRPr="0047260E">
        <w:rPr>
          <w:lang w:val="en-CA" w:eastAsia="ar-SA"/>
          <w:rPrChange w:id="2852" w:author="ilia kassianenko" w:date="2019-03-21T21:37:00Z">
            <w:rPr>
              <w:lang w:val="en-CA" w:eastAsia="ar-SA"/>
            </w:rPr>
          </w:rPrChange>
        </w:rPr>
        <w:t>, every Monday at 1</w:t>
      </w:r>
      <w:r w:rsidR="0070447E" w:rsidRPr="0047260E">
        <w:rPr>
          <w:lang w:val="en-CA" w:eastAsia="ar-SA"/>
          <w:rPrChange w:id="2853" w:author="ilia kassianenko" w:date="2019-03-21T21:37:00Z">
            <w:rPr>
              <w:lang w:val="en-CA" w:eastAsia="ar-SA"/>
            </w:rPr>
          </w:rPrChange>
        </w:rPr>
        <w:t>am EST between November 1</w:t>
      </w:r>
      <w:r w:rsidR="0070447E" w:rsidRPr="0047260E">
        <w:rPr>
          <w:vertAlign w:val="superscript"/>
          <w:lang w:val="en-CA" w:eastAsia="ar-SA"/>
          <w:rPrChange w:id="2854" w:author="ilia kassianenko" w:date="2019-03-21T21:37:00Z">
            <w:rPr>
              <w:vertAlign w:val="superscript"/>
              <w:lang w:val="en-CA" w:eastAsia="ar-SA"/>
            </w:rPr>
          </w:rPrChange>
        </w:rPr>
        <w:t>st</w:t>
      </w:r>
      <w:r w:rsidR="0070447E" w:rsidRPr="0047260E">
        <w:rPr>
          <w:lang w:val="en-CA" w:eastAsia="ar-SA"/>
          <w:rPrChange w:id="2855" w:author="ilia kassianenko" w:date="2019-03-21T21:37:00Z">
            <w:rPr>
              <w:lang w:val="en-CA" w:eastAsia="ar-SA"/>
            </w:rPr>
          </w:rPrChange>
        </w:rPr>
        <w:t xml:space="preserve"> – April 1</w:t>
      </w:r>
      <w:r w:rsidR="0070447E" w:rsidRPr="0047260E">
        <w:rPr>
          <w:vertAlign w:val="superscript"/>
          <w:lang w:val="en-CA" w:eastAsia="ar-SA"/>
          <w:rPrChange w:id="2856" w:author="ilia kassianenko" w:date="2019-03-21T21:37:00Z">
            <w:rPr>
              <w:vertAlign w:val="superscript"/>
              <w:lang w:val="en-CA" w:eastAsia="ar-SA"/>
            </w:rPr>
          </w:rPrChange>
        </w:rPr>
        <w:t>st</w:t>
      </w:r>
      <w:r w:rsidR="0070447E" w:rsidRPr="0047260E">
        <w:rPr>
          <w:lang w:val="en-CA" w:eastAsia="ar-SA"/>
          <w:rPrChange w:id="2857" w:author="ilia kassianenko" w:date="2019-03-21T21:37:00Z">
            <w:rPr>
              <w:lang w:val="en-CA" w:eastAsia="ar-SA"/>
            </w:rPr>
          </w:rPrChange>
        </w:rPr>
        <w:t xml:space="preserve">. </w:t>
      </w:r>
      <w:del w:id="2858" w:author="Fritz Gyger" w:date="2019-03-11T19:42:00Z">
        <w:r w:rsidR="0070447E" w:rsidRPr="0047260E" w:rsidDel="006A1391">
          <w:rPr>
            <w:lang w:val="en-CA" w:eastAsia="ar-SA"/>
            <w:rPrChange w:id="2859" w:author="ilia kassianenko" w:date="2019-03-21T21:37:00Z">
              <w:rPr>
                <w:lang w:val="en-CA" w:eastAsia="ar-SA"/>
              </w:rPr>
            </w:rPrChange>
          </w:rPr>
          <w:delText>(</w:delText>
        </w:r>
        <w:r w:rsidR="0070447E" w:rsidRPr="0047260E" w:rsidDel="006A1391">
          <w:rPr>
            <w:color w:val="FF0000"/>
            <w:lang w:val="en-CA" w:eastAsia="ar-SA"/>
            <w:rPrChange w:id="2860" w:author="ilia kassianenko" w:date="2019-03-21T21:37:00Z">
              <w:rPr>
                <w:color w:val="FF0000"/>
                <w:lang w:val="en-CA" w:eastAsia="ar-SA"/>
              </w:rPr>
            </w:rPrChange>
          </w:rPr>
          <w:delText>weather Canada tbc - Ilia?)</w:delText>
        </w:r>
      </w:del>
    </w:p>
    <w:p w14:paraId="172CFD39" w14:textId="5ECB9BB2" w:rsidR="0070447E" w:rsidRPr="0047260E" w:rsidRDefault="006A1391">
      <w:pPr>
        <w:pStyle w:val="BodyText"/>
        <w:numPr>
          <w:ilvl w:val="0"/>
          <w:numId w:val="4"/>
        </w:numPr>
        <w:jc w:val="both"/>
        <w:rPr>
          <w:lang w:val="en-CA" w:eastAsia="ar-SA"/>
          <w:rPrChange w:id="2861" w:author="ilia kassianenko" w:date="2019-03-21T21:37:00Z">
            <w:rPr>
              <w:lang w:val="en-CA" w:eastAsia="ar-SA"/>
            </w:rPr>
          </w:rPrChange>
        </w:rPr>
        <w:pPrChange w:id="2862" w:author="outpost" w:date="2019-03-20T21:16:00Z">
          <w:pPr>
            <w:pStyle w:val="BodyText"/>
            <w:numPr>
              <w:numId w:val="4"/>
            </w:numPr>
            <w:ind w:left="720" w:hanging="360"/>
          </w:pPr>
        </w:pPrChange>
      </w:pPr>
      <w:ins w:id="2863" w:author="Fritz Gyger" w:date="2019-03-11T19:42:00Z">
        <w:r w:rsidRPr="0047260E">
          <w:rPr>
            <w:lang w:val="en-CA" w:eastAsia="ar-SA"/>
            <w:rPrChange w:id="2864" w:author="ilia kassianenko" w:date="2019-03-21T21:37:00Z">
              <w:rPr>
                <w:lang w:val="en-CA" w:eastAsia="ar-SA"/>
              </w:rPr>
            </w:rPrChange>
          </w:rPr>
          <w:t>Extraction</w:t>
        </w:r>
      </w:ins>
      <w:ins w:id="2865" w:author="Fritz Gyger" w:date="2019-03-11T19:41:00Z">
        <w:r w:rsidRPr="0047260E">
          <w:rPr>
            <w:lang w:val="en-CA" w:eastAsia="ar-SA"/>
            <w:rPrChange w:id="2866" w:author="ilia kassianenko" w:date="2019-03-21T21:37:00Z">
              <w:rPr>
                <w:lang w:val="en-CA" w:eastAsia="ar-SA"/>
              </w:rPr>
            </w:rPrChange>
          </w:rPr>
          <w:t xml:space="preserve"> of weather data from Environment Canad</w:t>
        </w:r>
      </w:ins>
      <w:ins w:id="2867" w:author="Fritz Gyger" w:date="2019-03-11T19:42:00Z">
        <w:r w:rsidRPr="0047260E">
          <w:rPr>
            <w:lang w:val="en-CA" w:eastAsia="ar-SA"/>
            <w:rPrChange w:id="2868" w:author="ilia kassianenko" w:date="2019-03-21T21:37:00Z">
              <w:rPr>
                <w:lang w:val="en-CA" w:eastAsia="ar-SA"/>
              </w:rPr>
            </w:rPrChange>
          </w:rPr>
          <w:t xml:space="preserve">a </w:t>
        </w:r>
      </w:ins>
      <w:ins w:id="2869" w:author="outpost" w:date="2019-03-20T21:15:00Z">
        <w:r w:rsidR="005C0BC5" w:rsidRPr="0047260E">
          <w:rPr>
            <w:lang w:val="en-CA" w:eastAsia="ar-SA"/>
            <w:rPrChange w:id="2870" w:author="ilia kassianenko" w:date="2019-03-21T21:37:00Z">
              <w:rPr>
                <w:lang w:val="en-CA" w:eastAsia="ar-SA"/>
              </w:rPr>
            </w:rPrChange>
          </w:rPr>
          <w:t xml:space="preserve">is performed manually every Monday at 1am EST </w:t>
        </w:r>
        <w:proofErr w:type="gramStart"/>
        <w:r w:rsidR="005C0BC5" w:rsidRPr="0047260E">
          <w:rPr>
            <w:lang w:val="en-CA" w:eastAsia="ar-SA"/>
            <w:rPrChange w:id="2871" w:author="ilia kassianenko" w:date="2019-03-21T21:37:00Z">
              <w:rPr>
                <w:lang w:val="en-CA" w:eastAsia="ar-SA"/>
              </w:rPr>
            </w:rPrChange>
          </w:rPr>
          <w:t>between November 1</w:t>
        </w:r>
        <w:r w:rsidR="005C0BC5" w:rsidRPr="0047260E">
          <w:rPr>
            <w:vertAlign w:val="superscript"/>
            <w:lang w:val="en-CA" w:eastAsia="ar-SA"/>
            <w:rPrChange w:id="2872" w:author="ilia kassianenko" w:date="2019-03-21T21:37:00Z">
              <w:rPr>
                <w:vertAlign w:val="superscript"/>
                <w:lang w:val="en-CA" w:eastAsia="ar-SA"/>
              </w:rPr>
            </w:rPrChange>
          </w:rPr>
          <w:t>st</w:t>
        </w:r>
        <w:r w:rsidR="005C0BC5" w:rsidRPr="0047260E">
          <w:rPr>
            <w:lang w:val="en-CA" w:eastAsia="ar-SA"/>
            <w:rPrChange w:id="2873" w:author="ilia kassianenko" w:date="2019-03-21T21:37:00Z">
              <w:rPr>
                <w:lang w:val="en-CA" w:eastAsia="ar-SA"/>
              </w:rPr>
            </w:rPrChange>
          </w:rPr>
          <w:t xml:space="preserve"> – April 1</w:t>
        </w:r>
        <w:r w:rsidR="005C0BC5" w:rsidRPr="0047260E">
          <w:rPr>
            <w:vertAlign w:val="superscript"/>
            <w:lang w:val="en-CA" w:eastAsia="ar-SA"/>
            <w:rPrChange w:id="2874" w:author="ilia kassianenko" w:date="2019-03-21T21:37:00Z">
              <w:rPr>
                <w:vertAlign w:val="superscript"/>
                <w:lang w:val="en-CA" w:eastAsia="ar-SA"/>
              </w:rPr>
            </w:rPrChange>
          </w:rPr>
          <w:t>st</w:t>
        </w:r>
      </w:ins>
      <w:proofErr w:type="gramEnd"/>
      <w:ins w:id="2875" w:author="Fritz Gyger" w:date="2019-03-11T19:42:00Z">
        <w:del w:id="2876" w:author="outpost" w:date="2019-03-20T21:15:00Z">
          <w:r w:rsidRPr="0047260E" w:rsidDel="005C0BC5">
            <w:rPr>
              <w:lang w:val="en-CA" w:eastAsia="ar-SA"/>
              <w:rPrChange w:id="2877" w:author="ilia kassianenko" w:date="2019-03-21T21:37:00Z">
                <w:rPr>
                  <w:lang w:val="en-CA" w:eastAsia="ar-SA"/>
                </w:rPr>
              </w:rPrChange>
            </w:rPr>
            <w:delText>at the same time as the one from the city</w:delText>
          </w:r>
        </w:del>
      </w:ins>
      <w:ins w:id="2878" w:author="outpost" w:date="2019-03-20T21:16:00Z">
        <w:r w:rsidR="005C0BC5" w:rsidRPr="0047260E">
          <w:rPr>
            <w:lang w:val="en-CA" w:eastAsia="ar-SA"/>
            <w:rPrChange w:id="2879" w:author="ilia kassianenko" w:date="2019-03-21T21:37:00Z">
              <w:rPr>
                <w:lang w:val="en-CA" w:eastAsia="ar-SA"/>
              </w:rPr>
            </w:rPrChange>
          </w:rPr>
          <w:t xml:space="preserve">. This method is used until an automated method is </w:t>
        </w:r>
      </w:ins>
      <w:ins w:id="2880" w:author="outpost" w:date="2019-03-20T21:17:00Z">
        <w:r w:rsidR="005C0BC5" w:rsidRPr="0047260E">
          <w:rPr>
            <w:lang w:val="en-CA" w:eastAsia="ar-SA"/>
            <w:rPrChange w:id="2881" w:author="ilia kassianenko" w:date="2019-03-21T21:37:00Z">
              <w:rPr>
                <w:lang w:val="en-CA" w:eastAsia="ar-SA"/>
              </w:rPr>
            </w:rPrChange>
          </w:rPr>
          <w:t>determined to be possible</w:t>
        </w:r>
      </w:ins>
      <w:ins w:id="2882" w:author="outpost" w:date="2019-03-20T21:16:00Z">
        <w:r w:rsidR="005C0BC5" w:rsidRPr="0047260E">
          <w:rPr>
            <w:lang w:val="en-CA" w:eastAsia="ar-SA"/>
            <w:rPrChange w:id="2883" w:author="ilia kassianenko" w:date="2019-03-21T21:37:00Z">
              <w:rPr>
                <w:lang w:val="en-CA" w:eastAsia="ar-SA"/>
              </w:rPr>
            </w:rPrChange>
          </w:rPr>
          <w:t>.</w:t>
        </w:r>
      </w:ins>
      <w:ins w:id="2884" w:author="Fritz Gyger" w:date="2019-03-11T19:42:00Z">
        <w:del w:id="2885" w:author="outpost" w:date="2019-03-20T21:16:00Z">
          <w:r w:rsidRPr="0047260E" w:rsidDel="005C0BC5">
            <w:rPr>
              <w:lang w:val="en-CA" w:eastAsia="ar-SA"/>
              <w:rPrChange w:id="2886" w:author="ilia kassianenko" w:date="2019-03-21T21:37:00Z">
                <w:rPr>
                  <w:lang w:val="en-CA" w:eastAsia="ar-SA"/>
                </w:rPr>
              </w:rPrChange>
            </w:rPr>
            <w:delText>.</w:delText>
          </w:r>
        </w:del>
        <w:del w:id="2887" w:author="outpost" w:date="2019-03-20T21:15:00Z">
          <w:r w:rsidRPr="0047260E" w:rsidDel="005C0BC5">
            <w:rPr>
              <w:lang w:val="en-CA" w:eastAsia="ar-SA"/>
              <w:rPrChange w:id="2888" w:author="ilia kassianenko" w:date="2019-03-21T21:37:00Z">
                <w:rPr>
                  <w:lang w:val="en-CA" w:eastAsia="ar-SA"/>
                </w:rPr>
              </w:rPrChange>
            </w:rPr>
            <w:delText xml:space="preserve"> </w:delText>
          </w:r>
        </w:del>
      </w:ins>
      <w:ins w:id="2889" w:author="Fritz Gyger" w:date="2019-03-11T19:41:00Z">
        <w:r w:rsidRPr="0047260E">
          <w:rPr>
            <w:lang w:val="en-CA" w:eastAsia="ar-SA"/>
            <w:rPrChange w:id="2890" w:author="ilia kassianenko" w:date="2019-03-21T21:37:00Z">
              <w:rPr>
                <w:lang w:val="en-CA" w:eastAsia="ar-SA"/>
              </w:rPr>
            </w:rPrChange>
          </w:rPr>
          <w:t xml:space="preserve"> </w:t>
        </w:r>
      </w:ins>
    </w:p>
    <w:p w14:paraId="33FB442E" w14:textId="77777777" w:rsidR="00E537B5" w:rsidRPr="0047260E" w:rsidRDefault="00E537B5" w:rsidP="00E537B5">
      <w:pPr>
        <w:pStyle w:val="BodyText"/>
        <w:rPr>
          <w:lang w:val="en-CA" w:eastAsia="ar-SA"/>
          <w:rPrChange w:id="2891" w:author="ilia kassianenko" w:date="2019-03-21T21:37:00Z">
            <w:rPr>
              <w:lang w:val="en-CA" w:eastAsia="ar-SA"/>
            </w:rPr>
          </w:rPrChange>
        </w:rPr>
      </w:pPr>
    </w:p>
    <w:p w14:paraId="497375B2" w14:textId="4F944B76" w:rsidR="00BB12B8" w:rsidRPr="0047260E" w:rsidRDefault="004B2EA2">
      <w:pPr>
        <w:pStyle w:val="Heading3"/>
        <w:numPr>
          <w:ilvl w:val="2"/>
          <w:numId w:val="2"/>
        </w:numPr>
        <w:rPr>
          <w:lang w:val="en-CA"/>
          <w:rPrChange w:id="2892" w:author="ilia kassianenko" w:date="2019-03-21T21:37:00Z">
            <w:rPr/>
          </w:rPrChange>
        </w:rPr>
      </w:pPr>
      <w:bookmarkStart w:id="2893" w:name="_Toc294191293"/>
      <w:bookmarkStart w:id="2894" w:name="_Toc432497659"/>
      <w:bookmarkStart w:id="2895" w:name="_Toc4082403"/>
      <w:bookmarkEnd w:id="2893"/>
      <w:r w:rsidRPr="0047260E">
        <w:rPr>
          <w:lang w:val="en-CA"/>
          <w:rPrChange w:id="2896" w:author="ilia kassianenko" w:date="2019-03-21T21:37:00Z">
            <w:rPr/>
          </w:rPrChange>
        </w:rPr>
        <w:t>Risks</w:t>
      </w:r>
      <w:bookmarkEnd w:id="2894"/>
      <w:bookmarkEnd w:id="2895"/>
    </w:p>
    <w:p w14:paraId="6D771776" w14:textId="0330BC27" w:rsidR="00BB12B8" w:rsidRPr="0047260E" w:rsidDel="00EF4393" w:rsidRDefault="004B2EA2">
      <w:pPr>
        <w:pStyle w:val="InstructionalText"/>
        <w:ind w:left="360"/>
        <w:rPr>
          <w:del w:id="2897" w:author="Fritz Gyger" w:date="2019-03-21T17:05:00Z"/>
          <w:lang w:val="en-CA"/>
          <w:rPrChange w:id="2898" w:author="ilia kassianenko" w:date="2019-03-21T21:37:00Z">
            <w:rPr>
              <w:del w:id="2899" w:author="Fritz Gyger" w:date="2019-03-21T17:05:00Z"/>
            </w:rPr>
          </w:rPrChange>
        </w:rPr>
        <w:pPrChange w:id="2900" w:author="Fritz Gyger" w:date="2019-03-21T17:06:00Z">
          <w:pPr>
            <w:pStyle w:val="InstructionalText"/>
          </w:pPr>
        </w:pPrChange>
      </w:pPr>
      <w:del w:id="2901" w:author="Fritz Gyger" w:date="2019-03-21T17:05:00Z">
        <w:r w:rsidRPr="0047260E" w:rsidDel="00EF4393">
          <w:rPr>
            <w:lang w:val="en-CA"/>
            <w:rPrChange w:id="2902" w:author="ilia kassianenko" w:date="2019-03-21T21:37:00Z">
              <w:rPr/>
            </w:rPrChange>
          </w:rPr>
          <w:delText>Instructions: Describe any risks associated with the database design and proposed mitigation strategies.</w:delText>
        </w:r>
      </w:del>
    </w:p>
    <w:p w14:paraId="7FAEE919" w14:textId="77777777" w:rsidR="00EF4393" w:rsidRPr="0047260E" w:rsidRDefault="00EF4393">
      <w:pPr>
        <w:pStyle w:val="BodyText"/>
        <w:ind w:left="360"/>
        <w:jc w:val="both"/>
        <w:rPr>
          <w:ins w:id="2903" w:author="Fritz Gyger" w:date="2019-03-21T17:05:00Z"/>
          <w:lang w:val="en-CA" w:eastAsia="ar-SA"/>
          <w:rPrChange w:id="2904" w:author="ilia kassianenko" w:date="2019-03-21T21:37:00Z">
            <w:rPr>
              <w:ins w:id="2905" w:author="Fritz Gyger" w:date="2019-03-21T17:05:00Z"/>
              <w:lang w:eastAsia="ar-SA"/>
            </w:rPr>
          </w:rPrChange>
        </w:rPr>
        <w:pPrChange w:id="2906" w:author="Fritz Gyger" w:date="2019-03-21T17:06:00Z">
          <w:pPr>
            <w:pStyle w:val="BodyText"/>
            <w:numPr>
              <w:numId w:val="6"/>
            </w:numPr>
            <w:ind w:left="720" w:hanging="360"/>
          </w:pPr>
        </w:pPrChange>
      </w:pPr>
    </w:p>
    <w:p w14:paraId="6853838F" w14:textId="2F6D596B" w:rsidR="00A40FBE" w:rsidRPr="0047260E" w:rsidRDefault="00F57892">
      <w:pPr>
        <w:pStyle w:val="BodyText"/>
        <w:numPr>
          <w:ilvl w:val="0"/>
          <w:numId w:val="6"/>
        </w:numPr>
        <w:jc w:val="both"/>
        <w:rPr>
          <w:ins w:id="2907" w:author="outpost" w:date="2019-03-20T20:34:00Z"/>
          <w:lang w:val="en-CA" w:eastAsia="ar-SA"/>
          <w:rPrChange w:id="2908" w:author="ilia kassianenko" w:date="2019-03-21T21:37:00Z">
            <w:rPr>
              <w:ins w:id="2909" w:author="outpost" w:date="2019-03-20T20:34:00Z"/>
              <w:lang w:eastAsia="ar-SA"/>
            </w:rPr>
          </w:rPrChange>
        </w:rPr>
        <w:pPrChange w:id="2910" w:author="outpost" w:date="2019-03-20T21:05:00Z">
          <w:pPr>
            <w:pStyle w:val="BodyText"/>
            <w:numPr>
              <w:numId w:val="6"/>
            </w:numPr>
            <w:ind w:left="720" w:hanging="360"/>
          </w:pPr>
        </w:pPrChange>
      </w:pPr>
      <w:ins w:id="2911" w:author="outpost" w:date="2019-03-20T20:22:00Z">
        <w:r w:rsidRPr="0047260E">
          <w:rPr>
            <w:lang w:val="en-CA" w:eastAsia="ar-SA"/>
            <w:rPrChange w:id="2912" w:author="ilia kassianenko" w:date="2019-03-21T21:37:00Z">
              <w:rPr>
                <w:lang w:eastAsia="ar-SA"/>
              </w:rPr>
            </w:rPrChange>
          </w:rPr>
          <w:t xml:space="preserve">The COM can </w:t>
        </w:r>
      </w:ins>
      <w:del w:id="2913" w:author="outpost" w:date="2019-03-20T20:22:00Z">
        <w:r w:rsidR="0070447E" w:rsidRPr="0047260E" w:rsidDel="00F57892">
          <w:rPr>
            <w:lang w:val="en-CA" w:eastAsia="ar-SA"/>
            <w:rPrChange w:id="2914" w:author="ilia kassianenko" w:date="2019-03-21T21:37:00Z">
              <w:rPr>
                <w:lang w:eastAsia="ar-SA"/>
              </w:rPr>
            </w:rPrChange>
          </w:rPr>
          <w:delText>C</w:delText>
        </w:r>
      </w:del>
      <w:ins w:id="2915" w:author="outpost" w:date="2019-03-20T20:22:00Z">
        <w:r w:rsidRPr="0047260E">
          <w:rPr>
            <w:lang w:val="en-CA" w:eastAsia="ar-SA"/>
            <w:rPrChange w:id="2916" w:author="ilia kassianenko" w:date="2019-03-21T21:37:00Z">
              <w:rPr>
                <w:lang w:eastAsia="ar-SA"/>
              </w:rPr>
            </w:rPrChange>
          </w:rPr>
          <w:t>c</w:t>
        </w:r>
      </w:ins>
      <w:r w:rsidR="0070447E" w:rsidRPr="0047260E">
        <w:rPr>
          <w:lang w:val="en-CA" w:eastAsia="ar-SA"/>
          <w:rPrChange w:id="2917" w:author="ilia kassianenko" w:date="2019-03-21T21:37:00Z">
            <w:rPr>
              <w:lang w:eastAsia="ar-SA"/>
            </w:rPr>
          </w:rPrChange>
        </w:rPr>
        <w:t>hange</w:t>
      </w:r>
      <w:del w:id="2918" w:author="outpost" w:date="2019-03-20T20:57:00Z">
        <w:r w:rsidR="0070447E" w:rsidRPr="0047260E" w:rsidDel="00B71C3B">
          <w:rPr>
            <w:lang w:val="en-CA" w:eastAsia="ar-SA"/>
            <w:rPrChange w:id="2919" w:author="ilia kassianenko" w:date="2019-03-21T21:37:00Z">
              <w:rPr>
                <w:lang w:eastAsia="ar-SA"/>
              </w:rPr>
            </w:rPrChange>
          </w:rPr>
          <w:delText>s</w:delText>
        </w:r>
      </w:del>
      <w:r w:rsidR="0070447E" w:rsidRPr="0047260E">
        <w:rPr>
          <w:lang w:val="en-CA" w:eastAsia="ar-SA"/>
          <w:rPrChange w:id="2920" w:author="ilia kassianenko" w:date="2019-03-21T21:37:00Z">
            <w:rPr>
              <w:lang w:eastAsia="ar-SA"/>
            </w:rPr>
          </w:rPrChange>
        </w:rPr>
        <w:t xml:space="preserve"> of </w:t>
      </w:r>
      <w:ins w:id="2921" w:author="outpost" w:date="2019-03-20T20:22:00Z">
        <w:r w:rsidRPr="0047260E">
          <w:rPr>
            <w:lang w:val="en-CA" w:eastAsia="ar-SA"/>
            <w:rPrChange w:id="2922" w:author="ilia kassianenko" w:date="2019-03-21T21:37:00Z">
              <w:rPr>
                <w:lang w:eastAsia="ar-SA"/>
              </w:rPr>
            </w:rPrChange>
          </w:rPr>
          <w:t xml:space="preserve">the </w:t>
        </w:r>
      </w:ins>
      <w:r w:rsidR="0070447E" w:rsidRPr="0047260E">
        <w:rPr>
          <w:lang w:val="en-CA" w:eastAsia="ar-SA"/>
          <w:rPrChange w:id="2923" w:author="ilia kassianenko" w:date="2019-03-21T21:37:00Z">
            <w:rPr>
              <w:lang w:eastAsia="ar-SA"/>
            </w:rPr>
          </w:rPrChange>
        </w:rPr>
        <w:t>source URL</w:t>
      </w:r>
      <w:r w:rsidR="00410D82" w:rsidRPr="0047260E">
        <w:rPr>
          <w:lang w:val="en-CA" w:eastAsia="ar-SA"/>
          <w:rPrChange w:id="2924" w:author="ilia kassianenko" w:date="2019-03-21T21:37:00Z">
            <w:rPr>
              <w:lang w:eastAsia="ar-SA"/>
            </w:rPr>
          </w:rPrChange>
        </w:rPr>
        <w:t xml:space="preserve"> </w:t>
      </w:r>
      <w:del w:id="2925" w:author="outpost" w:date="2019-03-20T20:22:00Z">
        <w:r w:rsidR="00410D82" w:rsidRPr="0047260E" w:rsidDel="00F57892">
          <w:rPr>
            <w:lang w:val="en-CA" w:eastAsia="ar-SA"/>
            <w:rPrChange w:id="2926" w:author="ilia kassianenko" w:date="2019-03-21T21:37:00Z">
              <w:rPr>
                <w:lang w:eastAsia="ar-SA"/>
              </w:rPr>
            </w:rPrChange>
          </w:rPr>
          <w:delText>&amp; s</w:delText>
        </w:r>
        <w:r w:rsidR="0070447E" w:rsidRPr="0047260E" w:rsidDel="00F57892">
          <w:rPr>
            <w:lang w:val="en-CA" w:eastAsia="ar-SA"/>
            <w:rPrChange w:id="2927" w:author="ilia kassianenko" w:date="2019-03-21T21:37:00Z">
              <w:rPr>
                <w:lang w:eastAsia="ar-SA"/>
              </w:rPr>
            </w:rPrChange>
          </w:rPr>
          <w:delText>ource</w:delText>
        </w:r>
      </w:del>
      <w:ins w:id="2928" w:author="outpost" w:date="2019-03-20T20:22:00Z">
        <w:r w:rsidRPr="0047260E">
          <w:rPr>
            <w:lang w:val="en-CA" w:eastAsia="ar-SA"/>
            <w:rPrChange w:id="2929" w:author="ilia kassianenko" w:date="2019-03-21T21:37:00Z">
              <w:rPr>
                <w:lang w:eastAsia="ar-SA"/>
              </w:rPr>
            </w:rPrChange>
          </w:rPr>
          <w:t>and the file</w:t>
        </w:r>
      </w:ins>
      <w:r w:rsidR="0070447E" w:rsidRPr="0047260E">
        <w:rPr>
          <w:lang w:val="en-CA" w:eastAsia="ar-SA"/>
          <w:rPrChange w:id="2930" w:author="ilia kassianenko" w:date="2019-03-21T21:37:00Z">
            <w:rPr>
              <w:lang w:eastAsia="ar-SA"/>
            </w:rPr>
          </w:rPrChange>
        </w:rPr>
        <w:t xml:space="preserve"> format</w:t>
      </w:r>
      <w:ins w:id="2931" w:author="outpost" w:date="2019-03-20T20:22:00Z">
        <w:r w:rsidRPr="0047260E">
          <w:rPr>
            <w:lang w:val="en-CA" w:eastAsia="ar-SA"/>
            <w:rPrChange w:id="2932" w:author="ilia kassianenko" w:date="2019-03-21T21:37:00Z">
              <w:rPr>
                <w:lang w:eastAsia="ar-SA"/>
              </w:rPr>
            </w:rPrChange>
          </w:rPr>
          <w:t xml:space="preserve"> without providing notice</w:t>
        </w:r>
      </w:ins>
      <w:ins w:id="2933" w:author="outpost" w:date="2019-03-20T21:01:00Z">
        <w:r w:rsidR="00B71C3B" w:rsidRPr="0047260E">
          <w:rPr>
            <w:lang w:val="en-CA" w:eastAsia="ar-SA"/>
            <w:rPrChange w:id="2934" w:author="ilia kassianenko" w:date="2019-03-21T21:37:00Z">
              <w:rPr>
                <w:lang w:eastAsia="ar-SA"/>
              </w:rPr>
            </w:rPrChange>
          </w:rPr>
          <w:t xml:space="preserve"> to its users</w:t>
        </w:r>
      </w:ins>
      <w:ins w:id="2935" w:author="outpost" w:date="2019-03-20T20:23:00Z">
        <w:r w:rsidRPr="0047260E">
          <w:rPr>
            <w:lang w:val="en-CA" w:eastAsia="ar-SA"/>
            <w:rPrChange w:id="2936" w:author="ilia kassianenko" w:date="2019-03-21T21:37:00Z">
              <w:rPr>
                <w:lang w:eastAsia="ar-SA"/>
              </w:rPr>
            </w:rPrChange>
          </w:rPr>
          <w:t>.</w:t>
        </w:r>
      </w:ins>
      <w:ins w:id="2937" w:author="outpost" w:date="2019-03-20T20:32:00Z">
        <w:r w:rsidR="00C926A0" w:rsidRPr="0047260E">
          <w:rPr>
            <w:lang w:val="en-CA" w:eastAsia="ar-SA"/>
            <w:rPrChange w:id="2938" w:author="ilia kassianenko" w:date="2019-03-21T21:37:00Z">
              <w:rPr>
                <w:lang w:eastAsia="ar-SA"/>
              </w:rPr>
            </w:rPrChange>
          </w:rPr>
          <w:t xml:space="preserve"> </w:t>
        </w:r>
      </w:ins>
    </w:p>
    <w:p w14:paraId="0CCBF5FE" w14:textId="110C35FD" w:rsidR="00410D82" w:rsidRPr="0047260E" w:rsidRDefault="00A40FBE">
      <w:pPr>
        <w:pStyle w:val="BodyText"/>
        <w:numPr>
          <w:ilvl w:val="0"/>
          <w:numId w:val="6"/>
        </w:numPr>
        <w:jc w:val="both"/>
        <w:rPr>
          <w:lang w:val="en-CA" w:eastAsia="ar-SA"/>
          <w:rPrChange w:id="2939" w:author="ilia kassianenko" w:date="2019-03-21T21:37:00Z">
            <w:rPr>
              <w:lang w:eastAsia="ar-SA"/>
            </w:rPr>
          </w:rPrChange>
        </w:rPr>
        <w:pPrChange w:id="2940" w:author="outpost" w:date="2019-03-20T21:05:00Z">
          <w:pPr>
            <w:pStyle w:val="BodyText"/>
            <w:numPr>
              <w:numId w:val="6"/>
            </w:numPr>
            <w:ind w:left="720" w:hanging="360"/>
          </w:pPr>
        </w:pPrChange>
      </w:pPr>
      <w:ins w:id="2941" w:author="outpost" w:date="2019-03-20T20:34:00Z">
        <w:r w:rsidRPr="0047260E">
          <w:rPr>
            <w:lang w:val="en-CA" w:eastAsia="ar-SA"/>
            <w:rPrChange w:id="2942" w:author="ilia kassianenko" w:date="2019-03-21T21:37:00Z">
              <w:rPr>
                <w:lang w:eastAsia="ar-SA"/>
              </w:rPr>
            </w:rPrChange>
          </w:rPr>
          <w:t>EC can also make changes to the file format without providing notice</w:t>
        </w:r>
      </w:ins>
      <w:ins w:id="2943" w:author="outpost" w:date="2019-03-20T21:01:00Z">
        <w:r w:rsidR="00B71C3B" w:rsidRPr="0047260E">
          <w:rPr>
            <w:lang w:val="en-CA" w:eastAsia="ar-SA"/>
            <w:rPrChange w:id="2944" w:author="ilia kassianenko" w:date="2019-03-21T21:37:00Z">
              <w:rPr>
                <w:lang w:eastAsia="ar-SA"/>
              </w:rPr>
            </w:rPrChange>
          </w:rPr>
          <w:t xml:space="preserve"> to its users</w:t>
        </w:r>
      </w:ins>
      <w:ins w:id="2945" w:author="outpost" w:date="2019-03-20T20:34:00Z">
        <w:r w:rsidRPr="0047260E">
          <w:rPr>
            <w:lang w:val="en-CA" w:eastAsia="ar-SA"/>
            <w:rPrChange w:id="2946" w:author="ilia kassianenko" w:date="2019-03-21T21:37:00Z">
              <w:rPr>
                <w:lang w:eastAsia="ar-SA"/>
              </w:rPr>
            </w:rPrChange>
          </w:rPr>
          <w:t>.</w:t>
        </w:r>
      </w:ins>
      <w:ins w:id="2947" w:author="outpost" w:date="2019-03-20T20:35:00Z">
        <w:r w:rsidRPr="0047260E">
          <w:rPr>
            <w:lang w:val="en-CA" w:eastAsia="ar-SA"/>
            <w:rPrChange w:id="2948" w:author="ilia kassianenko" w:date="2019-03-21T21:37:00Z">
              <w:rPr>
                <w:lang w:eastAsia="ar-SA"/>
              </w:rPr>
            </w:rPrChange>
          </w:rPr>
          <w:t xml:space="preserve"> </w:t>
        </w:r>
      </w:ins>
    </w:p>
    <w:p w14:paraId="1C7FF5C4" w14:textId="295287CE" w:rsidR="00B71C3B" w:rsidRPr="0047260E" w:rsidRDefault="00B71C3B">
      <w:pPr>
        <w:pStyle w:val="BodyText"/>
        <w:numPr>
          <w:ilvl w:val="0"/>
          <w:numId w:val="6"/>
        </w:numPr>
        <w:jc w:val="both"/>
        <w:rPr>
          <w:ins w:id="2949" w:author="outpost" w:date="2019-03-20T21:01:00Z"/>
          <w:lang w:val="en-CA" w:eastAsia="ar-SA"/>
          <w:rPrChange w:id="2950" w:author="ilia kassianenko" w:date="2019-03-21T21:37:00Z">
            <w:rPr>
              <w:ins w:id="2951" w:author="outpost" w:date="2019-03-20T21:01:00Z"/>
              <w:lang w:eastAsia="ar-SA"/>
            </w:rPr>
          </w:rPrChange>
        </w:rPr>
        <w:pPrChange w:id="2952" w:author="outpost" w:date="2019-03-20T21:05:00Z">
          <w:pPr>
            <w:pStyle w:val="BodyText"/>
            <w:numPr>
              <w:numId w:val="6"/>
            </w:numPr>
            <w:ind w:left="720" w:hanging="360"/>
          </w:pPr>
        </w:pPrChange>
      </w:pPr>
      <w:ins w:id="2953" w:author="outpost" w:date="2019-03-20T21:01:00Z">
        <w:r w:rsidRPr="0047260E">
          <w:rPr>
            <w:lang w:val="en-CA" w:eastAsia="ar-SA"/>
            <w:rPrChange w:id="2954" w:author="ilia kassianenko" w:date="2019-03-21T21:37:00Z">
              <w:rPr>
                <w:lang w:eastAsia="ar-SA"/>
              </w:rPr>
            </w:rPrChange>
          </w:rPr>
          <w:t>COM provides a disclaimer that previously released records may be corrected retroactively</w:t>
        </w:r>
      </w:ins>
      <w:ins w:id="2955" w:author="outpost" w:date="2019-03-20T21:03:00Z">
        <w:r w:rsidRPr="0047260E">
          <w:rPr>
            <w:lang w:val="en-CA" w:eastAsia="ar-SA"/>
            <w:rPrChange w:id="2956" w:author="ilia kassianenko" w:date="2019-03-21T21:37:00Z">
              <w:rPr>
                <w:lang w:eastAsia="ar-SA"/>
              </w:rPr>
            </w:rPrChange>
          </w:rPr>
          <w:t xml:space="preserve"> [3*]</w:t>
        </w:r>
      </w:ins>
      <w:ins w:id="2957" w:author="outpost" w:date="2019-03-20T21:01:00Z">
        <w:r w:rsidRPr="0047260E">
          <w:rPr>
            <w:lang w:val="en-CA" w:eastAsia="ar-SA"/>
            <w:rPrChange w:id="2958" w:author="ilia kassianenko" w:date="2019-03-21T21:37:00Z">
              <w:rPr>
                <w:lang w:eastAsia="ar-SA"/>
              </w:rPr>
            </w:rPrChange>
          </w:rPr>
          <w:t xml:space="preserve">. </w:t>
        </w:r>
      </w:ins>
      <w:ins w:id="2959" w:author="outpost" w:date="2019-03-20T21:03:00Z">
        <w:r w:rsidRPr="0047260E">
          <w:rPr>
            <w:lang w:val="en-CA" w:eastAsia="ar-SA"/>
            <w:rPrChange w:id="2960" w:author="ilia kassianenko" w:date="2019-03-21T21:37:00Z">
              <w:rPr>
                <w:lang w:eastAsia="ar-SA"/>
              </w:rPr>
            </w:rPrChange>
          </w:rPr>
          <w:t>Previously, reported and analy</w:t>
        </w:r>
      </w:ins>
      <w:ins w:id="2961" w:author="outpost" w:date="2019-03-20T21:04:00Z">
        <w:r w:rsidRPr="0047260E">
          <w:rPr>
            <w:lang w:val="en-CA" w:eastAsia="ar-SA"/>
            <w:rPrChange w:id="2962" w:author="ilia kassianenko" w:date="2019-03-21T21:37:00Z">
              <w:rPr>
                <w:lang w:eastAsia="ar-SA"/>
              </w:rPr>
            </w:rPrChange>
          </w:rPr>
          <w:t>z</w:t>
        </w:r>
      </w:ins>
      <w:ins w:id="2963" w:author="outpost" w:date="2019-03-20T21:03:00Z">
        <w:r w:rsidRPr="0047260E">
          <w:rPr>
            <w:lang w:val="en-CA" w:eastAsia="ar-SA"/>
            <w:rPrChange w:id="2964" w:author="ilia kassianenko" w:date="2019-03-21T21:37:00Z">
              <w:rPr>
                <w:lang w:eastAsia="ar-SA"/>
              </w:rPr>
            </w:rPrChange>
          </w:rPr>
          <w:t xml:space="preserve">ed data may </w:t>
        </w:r>
      </w:ins>
      <w:ins w:id="2965" w:author="outpost" w:date="2019-03-20T21:04:00Z">
        <w:r w:rsidRPr="0047260E">
          <w:rPr>
            <w:lang w:val="en-CA" w:eastAsia="ar-SA"/>
            <w:rPrChange w:id="2966" w:author="ilia kassianenko" w:date="2019-03-21T21:37:00Z">
              <w:rPr>
                <w:lang w:eastAsia="ar-SA"/>
              </w:rPr>
            </w:rPrChange>
          </w:rPr>
          <w:t>overwrite</w:t>
        </w:r>
      </w:ins>
      <w:ins w:id="2967" w:author="outpost" w:date="2019-03-20T21:03:00Z">
        <w:r w:rsidRPr="0047260E">
          <w:rPr>
            <w:lang w:val="en-CA" w:eastAsia="ar-SA"/>
            <w:rPrChange w:id="2968" w:author="ilia kassianenko" w:date="2019-03-21T21:37:00Z">
              <w:rPr>
                <w:lang w:eastAsia="ar-SA"/>
              </w:rPr>
            </w:rPrChange>
          </w:rPr>
          <w:t>.</w:t>
        </w:r>
      </w:ins>
    </w:p>
    <w:p w14:paraId="00CC0A2B" w14:textId="7D006135" w:rsidR="0011589C" w:rsidRPr="0047260E" w:rsidRDefault="00410D82">
      <w:pPr>
        <w:pStyle w:val="BodyText"/>
        <w:numPr>
          <w:ilvl w:val="0"/>
          <w:numId w:val="6"/>
        </w:numPr>
        <w:jc w:val="both"/>
        <w:rPr>
          <w:ins w:id="2969" w:author="outpost" w:date="2019-03-20T21:06:00Z"/>
          <w:lang w:val="en-CA" w:eastAsia="ar-SA"/>
          <w:rPrChange w:id="2970" w:author="ilia kassianenko" w:date="2019-03-21T21:37:00Z">
            <w:rPr>
              <w:ins w:id="2971" w:author="outpost" w:date="2019-03-20T21:06:00Z"/>
              <w:lang w:val="en-CA" w:eastAsia="ar-SA"/>
            </w:rPr>
          </w:rPrChange>
        </w:rPr>
        <w:pPrChange w:id="2972" w:author="outpost" w:date="2019-03-20T21:05:00Z">
          <w:pPr>
            <w:pStyle w:val="BodyText"/>
            <w:numPr>
              <w:numId w:val="6"/>
            </w:numPr>
            <w:ind w:left="720" w:hanging="360"/>
          </w:pPr>
        </w:pPrChange>
      </w:pPr>
      <w:del w:id="2973" w:author="outpost" w:date="2019-03-20T21:04:00Z">
        <w:r w:rsidRPr="0047260E" w:rsidDel="00B71C3B">
          <w:rPr>
            <w:lang w:val="en-CA" w:eastAsia="ar-SA"/>
            <w:rPrChange w:id="2974" w:author="ilia kassianenko" w:date="2019-03-21T21:37:00Z">
              <w:rPr>
                <w:lang w:eastAsia="ar-SA"/>
              </w:rPr>
            </w:rPrChange>
          </w:rPr>
          <w:delText xml:space="preserve">Inconsistency of data </w:delText>
        </w:r>
      </w:del>
      <w:del w:id="2975" w:author="outpost" w:date="2019-03-20T21:02:00Z">
        <w:r w:rsidRPr="0047260E" w:rsidDel="00B71C3B">
          <w:rPr>
            <w:lang w:val="en-CA" w:eastAsia="ar-SA"/>
            <w:rPrChange w:id="2976" w:author="ilia kassianenko" w:date="2019-03-21T21:37:00Z">
              <w:rPr>
                <w:lang w:eastAsia="ar-SA"/>
              </w:rPr>
            </w:rPrChange>
          </w:rPr>
          <w:delText>(</w:delText>
        </w:r>
        <w:r w:rsidRPr="0047260E" w:rsidDel="00B71C3B">
          <w:rPr>
            <w:i/>
            <w:lang w:val="en-CA" w:eastAsia="ar-SA"/>
            <w:rPrChange w:id="2977" w:author="ilia kassianenko" w:date="2019-03-21T21:37:00Z">
              <w:rPr>
                <w:i/>
                <w:lang w:val="en-CA" w:eastAsia="ar-SA"/>
              </w:rPr>
            </w:rPrChange>
          </w:rPr>
          <w:delText xml:space="preserve">the city of Montreal provides a disclaimer that previously released records may be corrected retroactively). </w:delText>
        </w:r>
      </w:del>
      <w:ins w:id="2978" w:author="outpost" w:date="2019-03-18T21:11:00Z">
        <w:r w:rsidR="0011589C" w:rsidRPr="0047260E">
          <w:rPr>
            <w:lang w:val="en-CA" w:eastAsia="ar-SA"/>
            <w:rPrChange w:id="2979" w:author="ilia kassianenko" w:date="2019-03-21T21:37:00Z">
              <w:rPr>
                <w:i/>
                <w:lang w:val="en-CA" w:eastAsia="ar-SA"/>
              </w:rPr>
            </w:rPrChange>
          </w:rPr>
          <w:t>Digital Ocean is a private</w:t>
        </w:r>
      </w:ins>
      <w:ins w:id="2980" w:author="outpost" w:date="2019-03-20T21:04:00Z">
        <w:r w:rsidR="00B71C3B" w:rsidRPr="0047260E">
          <w:rPr>
            <w:lang w:val="en-CA" w:eastAsia="ar-SA"/>
            <w:rPrChange w:id="2981" w:author="ilia kassianenko" w:date="2019-03-21T21:37:00Z">
              <w:rPr>
                <w:lang w:val="en-CA" w:eastAsia="ar-SA"/>
              </w:rPr>
            </w:rPrChange>
          </w:rPr>
          <w:t>ly</w:t>
        </w:r>
      </w:ins>
      <w:ins w:id="2982" w:author="outpost" w:date="2019-03-18T21:11:00Z">
        <w:r w:rsidR="0011589C" w:rsidRPr="0047260E">
          <w:rPr>
            <w:lang w:val="en-CA" w:eastAsia="ar-SA"/>
            <w:rPrChange w:id="2983" w:author="ilia kassianenko" w:date="2019-03-21T21:37:00Z">
              <w:rPr>
                <w:lang w:val="en-CA" w:eastAsia="ar-SA"/>
              </w:rPr>
            </w:rPrChange>
          </w:rPr>
          <w:t xml:space="preserve"> funded entity</w:t>
        </w:r>
      </w:ins>
      <w:ins w:id="2984" w:author="outpost" w:date="2019-03-20T21:04:00Z">
        <w:r w:rsidR="00B71C3B" w:rsidRPr="0047260E">
          <w:rPr>
            <w:lang w:val="en-CA" w:eastAsia="ar-SA"/>
            <w:rPrChange w:id="2985" w:author="ilia kassianenko" w:date="2019-03-21T21:37:00Z">
              <w:rPr>
                <w:lang w:val="en-CA" w:eastAsia="ar-SA"/>
              </w:rPr>
            </w:rPrChange>
          </w:rPr>
          <w:t>, which may include Venture Capital as a funding source, as shown with</w:t>
        </w:r>
      </w:ins>
      <w:ins w:id="2986" w:author="outpost" w:date="2019-03-18T21:12:00Z">
        <w:r w:rsidR="0011589C" w:rsidRPr="0047260E">
          <w:rPr>
            <w:lang w:val="en-CA" w:eastAsia="ar-SA"/>
            <w:rPrChange w:id="2987" w:author="ilia kassianenko" w:date="2019-03-21T21:37:00Z">
              <w:rPr>
                <w:lang w:val="en-CA" w:eastAsia="ar-SA"/>
              </w:rPr>
            </w:rPrChange>
          </w:rPr>
          <w:t xml:space="preserve"> </w:t>
        </w:r>
      </w:ins>
      <w:ins w:id="2988" w:author="outpost" w:date="2019-03-20T21:04:00Z">
        <w:r w:rsidR="00B71C3B" w:rsidRPr="0047260E">
          <w:rPr>
            <w:lang w:val="en-CA" w:eastAsia="ar-SA"/>
            <w:rPrChange w:id="2989" w:author="ilia kassianenko" w:date="2019-03-21T21:37:00Z">
              <w:rPr>
                <w:lang w:val="en-CA" w:eastAsia="ar-SA"/>
              </w:rPr>
            </w:rPrChange>
          </w:rPr>
          <w:t>p</w:t>
        </w:r>
      </w:ins>
      <w:ins w:id="2990" w:author="outpost" w:date="2019-03-18T21:12:00Z">
        <w:r w:rsidR="0011589C" w:rsidRPr="0047260E">
          <w:rPr>
            <w:lang w:val="en-CA" w:eastAsia="ar-SA"/>
            <w:rPrChange w:id="2991" w:author="ilia kassianenko" w:date="2019-03-21T21:37:00Z">
              <w:rPr>
                <w:lang w:val="en-CA" w:eastAsia="ar-SA"/>
              </w:rPr>
            </w:rPrChange>
          </w:rPr>
          <w:t>rior rounds of fundi</w:t>
        </w:r>
        <w:r w:rsidR="00B71C3B" w:rsidRPr="0047260E">
          <w:rPr>
            <w:lang w:val="en-CA" w:eastAsia="ar-SA"/>
            <w:rPrChange w:id="2992" w:author="ilia kassianenko" w:date="2019-03-21T21:37:00Z">
              <w:rPr>
                <w:lang w:val="en-CA" w:eastAsia="ar-SA"/>
              </w:rPr>
            </w:rPrChange>
          </w:rPr>
          <w:t xml:space="preserve">ng are documented on </w:t>
        </w:r>
        <w:proofErr w:type="spellStart"/>
        <w:r w:rsidR="00B71C3B" w:rsidRPr="0047260E">
          <w:rPr>
            <w:lang w:val="en-CA" w:eastAsia="ar-SA"/>
            <w:rPrChange w:id="2993" w:author="ilia kassianenko" w:date="2019-03-21T21:37:00Z">
              <w:rPr>
                <w:lang w:val="en-CA" w:eastAsia="ar-SA"/>
              </w:rPr>
            </w:rPrChange>
          </w:rPr>
          <w:t>Crunchbase</w:t>
        </w:r>
      </w:ins>
      <w:proofErr w:type="spellEnd"/>
      <w:ins w:id="2994" w:author="outpost" w:date="2019-03-18T21:11:00Z">
        <w:r w:rsidR="0011589C" w:rsidRPr="0047260E">
          <w:rPr>
            <w:lang w:val="en-CA" w:eastAsia="ar-SA"/>
            <w:rPrChange w:id="2995" w:author="ilia kassianenko" w:date="2019-03-21T21:37:00Z">
              <w:rPr>
                <w:lang w:val="en-CA" w:eastAsia="ar-SA"/>
              </w:rPr>
            </w:rPrChange>
          </w:rPr>
          <w:t xml:space="preserve"> [3*]</w:t>
        </w:r>
      </w:ins>
      <w:ins w:id="2996" w:author="outpost" w:date="2019-03-20T21:04:00Z">
        <w:r w:rsidR="00B71C3B" w:rsidRPr="0047260E">
          <w:rPr>
            <w:lang w:val="en-CA" w:eastAsia="ar-SA"/>
            <w:rPrChange w:id="2997" w:author="ilia kassianenko" w:date="2019-03-21T21:37:00Z">
              <w:rPr>
                <w:lang w:val="en-CA" w:eastAsia="ar-SA"/>
              </w:rPr>
            </w:rPrChange>
          </w:rPr>
          <w:t xml:space="preserve">. </w:t>
        </w:r>
      </w:ins>
      <w:ins w:id="2998" w:author="outpost" w:date="2019-03-20T21:06:00Z">
        <w:r w:rsidR="00B71C3B" w:rsidRPr="0047260E">
          <w:rPr>
            <w:lang w:val="en-CA" w:eastAsia="ar-SA"/>
            <w:rPrChange w:id="2999" w:author="ilia kassianenko" w:date="2019-03-21T21:37:00Z">
              <w:rPr>
                <w:lang w:val="en-CA" w:eastAsia="ar-SA"/>
              </w:rPr>
            </w:rPrChange>
          </w:rPr>
          <w:t>A privately funded entity is</w:t>
        </w:r>
      </w:ins>
      <w:ins w:id="3000" w:author="outpost" w:date="2019-03-20T21:05:00Z">
        <w:r w:rsidR="00B71C3B" w:rsidRPr="0047260E">
          <w:rPr>
            <w:lang w:val="en-CA" w:eastAsia="ar-SA"/>
            <w:rPrChange w:id="3001" w:author="ilia kassianenko" w:date="2019-03-21T21:37:00Z">
              <w:rPr>
                <w:lang w:val="en-CA" w:eastAsia="ar-SA"/>
              </w:rPr>
            </w:rPrChange>
          </w:rPr>
          <w:t xml:space="preserve"> not mandated to publish publicly it</w:t>
        </w:r>
      </w:ins>
      <w:ins w:id="3002" w:author="outpost" w:date="2019-03-20T21:06:00Z">
        <w:r w:rsidR="00B71C3B" w:rsidRPr="0047260E">
          <w:rPr>
            <w:lang w:val="en-CA" w:eastAsia="ar-SA"/>
            <w:rPrChange w:id="3003" w:author="ilia kassianenko" w:date="2019-03-21T21:37:00Z">
              <w:rPr>
                <w:lang w:val="en-CA" w:eastAsia="ar-SA"/>
              </w:rPr>
            </w:rPrChange>
          </w:rPr>
          <w:t xml:space="preserve">s financial statements. </w:t>
        </w:r>
      </w:ins>
    </w:p>
    <w:p w14:paraId="4C7343E4" w14:textId="2425CAAA" w:rsidR="00B71C3B" w:rsidRPr="0047260E" w:rsidRDefault="00B71C3B">
      <w:pPr>
        <w:pStyle w:val="BodyText"/>
        <w:numPr>
          <w:ilvl w:val="1"/>
          <w:numId w:val="6"/>
        </w:numPr>
        <w:jc w:val="both"/>
        <w:rPr>
          <w:ins w:id="3004" w:author="outpost" w:date="2019-03-20T21:11:00Z"/>
          <w:lang w:val="en-CA" w:eastAsia="ar-SA"/>
          <w:rPrChange w:id="3005" w:author="ilia kassianenko" w:date="2019-03-21T21:37:00Z">
            <w:rPr>
              <w:ins w:id="3006" w:author="outpost" w:date="2019-03-20T21:11:00Z"/>
              <w:lang w:val="en-CA" w:eastAsia="ar-SA"/>
            </w:rPr>
          </w:rPrChange>
        </w:rPr>
        <w:pPrChange w:id="3007" w:author="outpost" w:date="2019-03-20T21:06:00Z">
          <w:pPr>
            <w:pStyle w:val="BodyText"/>
            <w:numPr>
              <w:numId w:val="6"/>
            </w:numPr>
            <w:ind w:left="720" w:hanging="360"/>
          </w:pPr>
        </w:pPrChange>
      </w:pPr>
      <w:ins w:id="3008" w:author="outpost" w:date="2019-03-20T21:06:00Z">
        <w:r w:rsidRPr="0047260E">
          <w:rPr>
            <w:lang w:val="en-CA" w:eastAsia="ar-SA"/>
            <w:rPrChange w:id="3009" w:author="ilia kassianenko" w:date="2019-03-21T21:37:00Z">
              <w:rPr>
                <w:lang w:val="en-CA" w:eastAsia="ar-SA"/>
              </w:rPr>
            </w:rPrChange>
          </w:rPr>
          <w:t>The solvency of this entity cannot be assessed</w:t>
        </w:r>
      </w:ins>
      <w:ins w:id="3010" w:author="outpost" w:date="2019-03-20T21:07:00Z">
        <w:r w:rsidR="005C0BC5" w:rsidRPr="0047260E">
          <w:rPr>
            <w:lang w:val="en-CA" w:eastAsia="ar-SA"/>
            <w:rPrChange w:id="3011" w:author="ilia kassianenko" w:date="2019-03-21T21:37:00Z">
              <w:rPr>
                <w:lang w:val="en-CA" w:eastAsia="ar-SA"/>
              </w:rPr>
            </w:rPrChange>
          </w:rPr>
          <w:t xml:space="preserve"> and a credit scope is not publicly available</w:t>
        </w:r>
      </w:ins>
      <w:ins w:id="3012" w:author="outpost" w:date="2019-03-20T21:06:00Z">
        <w:r w:rsidRPr="0047260E">
          <w:rPr>
            <w:lang w:val="en-CA" w:eastAsia="ar-SA"/>
            <w:rPrChange w:id="3013" w:author="ilia kassianenko" w:date="2019-03-21T21:37:00Z">
              <w:rPr>
                <w:lang w:val="en-CA" w:eastAsia="ar-SA"/>
              </w:rPr>
            </w:rPrChange>
          </w:rPr>
          <w:t xml:space="preserve">. In case of </w:t>
        </w:r>
      </w:ins>
      <w:ins w:id="3014" w:author="outpost" w:date="2019-03-20T21:11:00Z">
        <w:r w:rsidR="005C0BC5" w:rsidRPr="0047260E">
          <w:rPr>
            <w:lang w:val="en-CA" w:eastAsia="ar-SA"/>
            <w:rPrChange w:id="3015" w:author="ilia kassianenko" w:date="2019-03-21T21:37:00Z">
              <w:rPr>
                <w:lang w:val="en-CA" w:eastAsia="ar-SA"/>
              </w:rPr>
            </w:rPrChange>
          </w:rPr>
          <w:t xml:space="preserve">its </w:t>
        </w:r>
      </w:ins>
      <w:ins w:id="3016" w:author="outpost" w:date="2019-03-20T21:06:00Z">
        <w:r w:rsidRPr="0047260E">
          <w:rPr>
            <w:lang w:val="en-CA" w:eastAsia="ar-SA"/>
            <w:rPrChange w:id="3017" w:author="ilia kassianenko" w:date="2019-03-21T21:37:00Z">
              <w:rPr>
                <w:lang w:val="en-CA" w:eastAsia="ar-SA"/>
              </w:rPr>
            </w:rPrChange>
          </w:rPr>
          <w:t>insolvency</w:t>
        </w:r>
      </w:ins>
      <w:ins w:id="3018" w:author="outpost" w:date="2019-03-20T21:07:00Z">
        <w:r w:rsidR="005C0BC5" w:rsidRPr="0047260E">
          <w:rPr>
            <w:lang w:val="en-CA" w:eastAsia="ar-SA"/>
            <w:rPrChange w:id="3019" w:author="ilia kassianenko" w:date="2019-03-21T21:37:00Z">
              <w:rPr>
                <w:lang w:val="en-CA" w:eastAsia="ar-SA"/>
              </w:rPr>
            </w:rPrChange>
          </w:rPr>
          <w:t xml:space="preserve">, the entity </w:t>
        </w:r>
      </w:ins>
      <w:ins w:id="3020" w:author="outpost" w:date="2019-03-20T21:11:00Z">
        <w:r w:rsidR="005C0BC5" w:rsidRPr="0047260E">
          <w:rPr>
            <w:lang w:val="en-CA" w:eastAsia="ar-SA"/>
            <w:rPrChange w:id="3021" w:author="ilia kassianenko" w:date="2019-03-21T21:37:00Z">
              <w:rPr>
                <w:lang w:val="en-CA" w:eastAsia="ar-SA"/>
              </w:rPr>
            </w:rPrChange>
          </w:rPr>
          <w:t>may not provide notice to its users.</w:t>
        </w:r>
      </w:ins>
    </w:p>
    <w:p w14:paraId="714CA368" w14:textId="7085663C" w:rsidR="005C0BC5" w:rsidRPr="0047260E" w:rsidRDefault="005C0BC5">
      <w:pPr>
        <w:pStyle w:val="BodyText"/>
        <w:numPr>
          <w:ilvl w:val="1"/>
          <w:numId w:val="6"/>
        </w:numPr>
        <w:jc w:val="both"/>
        <w:rPr>
          <w:lang w:val="en-CA" w:eastAsia="ar-SA"/>
          <w:rPrChange w:id="3022" w:author="ilia kassianenko" w:date="2019-03-21T21:37:00Z">
            <w:rPr>
              <w:lang w:eastAsia="ar-SA"/>
            </w:rPr>
          </w:rPrChange>
        </w:rPr>
        <w:pPrChange w:id="3023" w:author="outpost" w:date="2019-03-20T21:06:00Z">
          <w:pPr>
            <w:pStyle w:val="BodyText"/>
            <w:numPr>
              <w:numId w:val="6"/>
            </w:numPr>
            <w:ind w:left="720" w:hanging="360"/>
          </w:pPr>
        </w:pPrChange>
      </w:pPr>
      <w:ins w:id="3024" w:author="outpost" w:date="2019-03-20T21:11:00Z">
        <w:r w:rsidRPr="0047260E">
          <w:rPr>
            <w:lang w:val="en-CA" w:eastAsia="ar-SA"/>
            <w:rPrChange w:id="3025" w:author="ilia kassianenko" w:date="2019-03-21T21:37:00Z">
              <w:rPr>
                <w:lang w:val="en-CA" w:eastAsia="ar-SA"/>
              </w:rPr>
            </w:rPrChange>
          </w:rPr>
          <w:t xml:space="preserve">In case of systemic insolvency, which includes </w:t>
        </w:r>
      </w:ins>
      <w:ins w:id="3026" w:author="outpost" w:date="2019-03-20T21:12:00Z">
        <w:r w:rsidRPr="0047260E">
          <w:rPr>
            <w:lang w:val="en-CA" w:eastAsia="ar-SA"/>
            <w:rPrChange w:id="3027" w:author="ilia kassianenko" w:date="2019-03-21T21:37:00Z">
              <w:rPr>
                <w:lang w:val="en-CA" w:eastAsia="ar-SA"/>
              </w:rPr>
            </w:rPrChange>
          </w:rPr>
          <w:t xml:space="preserve">other </w:t>
        </w:r>
      </w:ins>
      <w:ins w:id="3028" w:author="outpost" w:date="2019-03-20T21:11:00Z">
        <w:r w:rsidRPr="0047260E">
          <w:rPr>
            <w:lang w:val="en-CA" w:eastAsia="ar-SA"/>
            <w:rPrChange w:id="3029" w:author="ilia kassianenko" w:date="2019-03-21T21:37:00Z">
              <w:rPr>
                <w:lang w:val="en-CA" w:eastAsia="ar-SA"/>
              </w:rPr>
            </w:rPrChange>
          </w:rPr>
          <w:t xml:space="preserve">entities operating within the same sector, </w:t>
        </w:r>
      </w:ins>
      <w:ins w:id="3030" w:author="outpost" w:date="2019-03-20T21:12:00Z">
        <w:r w:rsidRPr="0047260E">
          <w:rPr>
            <w:lang w:val="en-CA" w:eastAsia="ar-SA"/>
            <w:rPrChange w:id="3031" w:author="ilia kassianenko" w:date="2019-03-21T21:37:00Z">
              <w:rPr>
                <w:lang w:val="en-CA" w:eastAsia="ar-SA"/>
              </w:rPr>
            </w:rPrChange>
          </w:rPr>
          <w:t>a possible alternative may not be available for individual use and within the same magnitude for price.</w:t>
        </w:r>
      </w:ins>
    </w:p>
    <w:p w14:paraId="06BB0CDE" w14:textId="50E94FDA" w:rsidR="00E537B5" w:rsidRPr="0047260E" w:rsidRDefault="00F57892">
      <w:pPr>
        <w:spacing w:before="0" w:after="0"/>
        <w:rPr>
          <w:lang w:val="en-CA" w:eastAsia="ar-SA"/>
          <w:rPrChange w:id="3032" w:author="ilia kassianenko" w:date="2019-03-21T21:37:00Z">
            <w:rPr>
              <w:lang w:eastAsia="ar-SA"/>
            </w:rPr>
          </w:rPrChange>
        </w:rPr>
        <w:pPrChange w:id="3033" w:author="outpost" w:date="2019-03-20T20:22:00Z">
          <w:pPr>
            <w:pStyle w:val="BodyText"/>
          </w:pPr>
        </w:pPrChange>
      </w:pPr>
      <w:ins w:id="3034" w:author="outpost" w:date="2019-03-20T20:22:00Z">
        <w:r w:rsidRPr="0047260E">
          <w:rPr>
            <w:lang w:val="en-CA" w:eastAsia="ar-SA"/>
            <w:rPrChange w:id="3035" w:author="ilia kassianenko" w:date="2019-03-21T21:37:00Z">
              <w:rPr>
                <w:lang w:eastAsia="ar-SA"/>
              </w:rPr>
            </w:rPrChange>
          </w:rPr>
          <w:br w:type="page"/>
        </w:r>
      </w:ins>
    </w:p>
    <w:p w14:paraId="1D3FF181" w14:textId="65B5F932" w:rsidR="00BB12B8" w:rsidRPr="0047260E" w:rsidRDefault="004B2EA2">
      <w:pPr>
        <w:pStyle w:val="Heading2"/>
        <w:rPr>
          <w:lang w:val="en-CA"/>
          <w:rPrChange w:id="3036" w:author="ilia kassianenko" w:date="2019-03-21T21:37:00Z">
            <w:rPr/>
          </w:rPrChange>
        </w:rPr>
      </w:pPr>
      <w:bookmarkStart w:id="3037" w:name="_Toc432497660"/>
      <w:bookmarkStart w:id="3038" w:name="_Toc4082404"/>
      <w:r w:rsidRPr="0047260E">
        <w:rPr>
          <w:lang w:val="en-CA"/>
          <w:rPrChange w:id="3039" w:author="ilia kassianenko" w:date="2019-03-21T21:37:00Z">
            <w:rPr/>
          </w:rPrChange>
        </w:rPr>
        <w:t>Design Decisions</w:t>
      </w:r>
      <w:bookmarkEnd w:id="3037"/>
      <w:bookmarkEnd w:id="3038"/>
    </w:p>
    <w:p w14:paraId="39209EC8" w14:textId="5F369FCC" w:rsidR="00BB12B8" w:rsidRPr="0047260E" w:rsidDel="00EF4393" w:rsidRDefault="004B2EA2">
      <w:pPr>
        <w:pStyle w:val="InstructionalText"/>
        <w:rPr>
          <w:del w:id="3040" w:author="Fritz Gyger" w:date="2019-03-21T17:06:00Z"/>
          <w:lang w:val="en-CA"/>
          <w:rPrChange w:id="3041" w:author="ilia kassianenko" w:date="2019-03-21T21:37:00Z">
            <w:rPr>
              <w:del w:id="3042" w:author="Fritz Gyger" w:date="2019-03-21T17:06:00Z"/>
            </w:rPr>
          </w:rPrChange>
        </w:rPr>
      </w:pPr>
      <w:del w:id="3043" w:author="Fritz Gyger" w:date="2019-03-21T17:06:00Z">
        <w:r w:rsidRPr="0047260E" w:rsidDel="00EF4393">
          <w:rPr>
            <w:lang w:val="en-CA"/>
            <w:rPrChange w:id="3044" w:author="ilia kassianenko" w:date="2019-03-21T21:37:00Z">
              <w:rPr/>
            </w:rPrChange>
          </w:rPr>
          <w:delText>Instructions: Utilizing the following subsections, describe decisions made that impact the proposed database design. This should include the platform and database management system (DBMS) chosen for the project. Include any other information relevant to the database design decisions (e.g., Data Conversion Plan, Service Level Agreements (SLAs)). The Design Decisions section is written at a higher level than the subsequent Detailed Database Design section, and provides an understanding and rationale for the content in the Detailed Database Design section.</w:delText>
        </w:r>
      </w:del>
    </w:p>
    <w:p w14:paraId="00885B0D" w14:textId="19ACBA15" w:rsidR="0054279C" w:rsidRPr="0047260E" w:rsidDel="00EF4393" w:rsidRDefault="00AB16E4">
      <w:pPr>
        <w:pStyle w:val="InstructionalText"/>
        <w:rPr>
          <w:ins w:id="3045" w:author="outpost" w:date="2019-03-20T21:19:00Z"/>
          <w:del w:id="3046" w:author="Fritz Gyger" w:date="2019-03-21T17:06:00Z"/>
          <w:color w:val="000000" w:themeColor="text1"/>
          <w:highlight w:val="yellow"/>
          <w:lang w:val="en-CA"/>
          <w:rPrChange w:id="3047" w:author="ilia kassianenko" w:date="2019-03-21T21:37:00Z">
            <w:rPr>
              <w:ins w:id="3048" w:author="outpost" w:date="2019-03-20T21:19:00Z"/>
              <w:del w:id="3049" w:author="Fritz Gyger" w:date="2019-03-21T17:06:00Z"/>
              <w:color w:val="000000" w:themeColor="text1"/>
              <w:highlight w:val="yellow"/>
            </w:rPr>
          </w:rPrChange>
        </w:rPr>
        <w:pPrChange w:id="3050" w:author="outpost" w:date="2019-03-20T21:20:00Z">
          <w:pPr>
            <w:pStyle w:val="BodyText"/>
          </w:pPr>
        </w:pPrChange>
      </w:pPr>
      <w:ins w:id="3051" w:author="Pawel Kaluski" w:date="2019-03-13T20:07:00Z">
        <w:del w:id="3052" w:author="Fritz Gyger" w:date="2019-03-21T17:06:00Z">
          <w:r w:rsidRPr="0047260E" w:rsidDel="00EF4393">
            <w:rPr>
              <w:i w:val="0"/>
              <w:color w:val="000000" w:themeColor="text1"/>
              <w:highlight w:val="yellow"/>
              <w:lang w:val="en-CA"/>
              <w:rPrChange w:id="3053" w:author="ilia kassianenko" w:date="2019-03-21T21:37:00Z">
                <w:rPr>
                  <w:i/>
                  <w:color w:val="FFC000"/>
                </w:rPr>
              </w:rPrChange>
            </w:rPr>
            <w:delText>We used captera</w:delText>
          </w:r>
        </w:del>
      </w:ins>
      <w:ins w:id="3054" w:author="Microsoft Office User" w:date="2019-03-17T12:02:00Z">
        <w:del w:id="3055" w:author="Fritz Gyger" w:date="2019-03-21T17:06:00Z">
          <w:r w:rsidR="00697594" w:rsidRPr="0047260E" w:rsidDel="00EF4393">
            <w:rPr>
              <w:color w:val="000000" w:themeColor="text1"/>
              <w:highlight w:val="yellow"/>
              <w:lang w:val="en-CA"/>
              <w:rPrChange w:id="3056" w:author="ilia kassianenko" w:date="2019-03-21T21:37:00Z">
                <w:rPr>
                  <w:color w:val="000000" w:themeColor="text1"/>
                  <w:highlight w:val="yellow"/>
                </w:rPr>
              </w:rPrChange>
            </w:rPr>
            <w:delText>.com</w:delText>
          </w:r>
        </w:del>
      </w:ins>
      <w:ins w:id="3057" w:author="Pawel Kaluski" w:date="2019-03-13T20:08:00Z">
        <w:del w:id="3058" w:author="Fritz Gyger" w:date="2019-03-21T17:06:00Z">
          <w:r w:rsidRPr="0047260E" w:rsidDel="00EF4393">
            <w:rPr>
              <w:i w:val="0"/>
              <w:color w:val="000000" w:themeColor="text1"/>
              <w:highlight w:val="yellow"/>
              <w:lang w:val="en-CA"/>
              <w:rPrChange w:id="3059" w:author="ilia kassianenko" w:date="2019-03-21T21:37:00Z">
                <w:rPr>
                  <w:i/>
                  <w:color w:val="FFC000"/>
                </w:rPr>
              </w:rPrChange>
            </w:rPr>
            <w:delText xml:space="preserve"> and cloudways</w:delText>
          </w:r>
        </w:del>
      </w:ins>
      <w:ins w:id="3060" w:author="Microsoft Office User" w:date="2019-03-17T12:02:00Z">
        <w:del w:id="3061" w:author="Fritz Gyger" w:date="2019-03-21T17:06:00Z">
          <w:r w:rsidR="00697594" w:rsidRPr="0047260E" w:rsidDel="00EF4393">
            <w:rPr>
              <w:color w:val="000000" w:themeColor="text1"/>
              <w:highlight w:val="yellow"/>
              <w:lang w:val="en-CA"/>
              <w:rPrChange w:id="3062" w:author="ilia kassianenko" w:date="2019-03-21T21:37:00Z">
                <w:rPr>
                  <w:color w:val="000000" w:themeColor="text1"/>
                  <w:highlight w:val="yellow"/>
                </w:rPr>
              </w:rPrChange>
            </w:rPr>
            <w:delText>.com</w:delText>
          </w:r>
        </w:del>
      </w:ins>
      <w:ins w:id="3063" w:author="Pawel Kaluski" w:date="2019-03-13T20:08:00Z">
        <w:del w:id="3064" w:author="Fritz Gyger" w:date="2019-03-21T17:06:00Z">
          <w:r w:rsidRPr="0047260E" w:rsidDel="00EF4393">
            <w:rPr>
              <w:i w:val="0"/>
              <w:color w:val="000000" w:themeColor="text1"/>
              <w:highlight w:val="yellow"/>
              <w:lang w:val="en-CA"/>
              <w:rPrChange w:id="3065" w:author="ilia kassianenko" w:date="2019-03-21T21:37:00Z">
                <w:rPr>
                  <w:i/>
                  <w:color w:val="FFC000"/>
                </w:rPr>
              </w:rPrChange>
            </w:rPr>
            <w:delText xml:space="preserve"> to compare the different providers</w:delText>
          </w:r>
        </w:del>
      </w:ins>
      <w:ins w:id="3066" w:author="Pawel Kaluski" w:date="2019-03-13T21:15:00Z">
        <w:del w:id="3067" w:author="Fritz Gyger" w:date="2019-03-21T17:06:00Z">
          <w:r w:rsidR="0054279C" w:rsidRPr="0047260E" w:rsidDel="00EF4393">
            <w:rPr>
              <w:color w:val="000000" w:themeColor="text1"/>
              <w:highlight w:val="yellow"/>
              <w:lang w:val="en-CA"/>
              <w:rPrChange w:id="3068" w:author="ilia kassianenko" w:date="2019-03-21T21:37:00Z">
                <w:rPr>
                  <w:color w:val="000000" w:themeColor="text1"/>
                  <w:highlight w:val="yellow"/>
                </w:rPr>
              </w:rPrChange>
            </w:rPr>
            <w:delText>.</w:delText>
          </w:r>
        </w:del>
      </w:ins>
    </w:p>
    <w:p w14:paraId="126B694F" w14:textId="77777777" w:rsidR="00EF4393" w:rsidRPr="0047260E" w:rsidRDefault="00EF4393">
      <w:pPr>
        <w:pStyle w:val="BodyText"/>
        <w:jc w:val="both"/>
        <w:rPr>
          <w:ins w:id="3069" w:author="Fritz Gyger" w:date="2019-03-21T17:06:00Z"/>
          <w:lang w:val="en-CA"/>
          <w:rPrChange w:id="3070" w:author="ilia kassianenko" w:date="2019-03-21T21:37:00Z">
            <w:rPr>
              <w:ins w:id="3071" w:author="Fritz Gyger" w:date="2019-03-21T17:06:00Z"/>
            </w:rPr>
          </w:rPrChange>
        </w:rPr>
        <w:pPrChange w:id="3072" w:author="outpost" w:date="2019-03-20T21:20:00Z">
          <w:pPr>
            <w:pStyle w:val="BodyText"/>
          </w:pPr>
        </w:pPrChange>
      </w:pPr>
    </w:p>
    <w:p w14:paraId="2FFF7346" w14:textId="2EB1DBAC" w:rsidR="00D71185" w:rsidRPr="0047260E" w:rsidDel="00496F06" w:rsidRDefault="00D71185" w:rsidP="00496F06">
      <w:pPr>
        <w:pStyle w:val="BodyText"/>
        <w:jc w:val="both"/>
        <w:rPr>
          <w:ins w:id="3073" w:author="outpost" w:date="2019-03-20T21:19:00Z"/>
          <w:del w:id="3074" w:author="ilia kassianenko" w:date="2019-03-21T22:30:00Z"/>
          <w:lang w:val="en-CA"/>
          <w:rPrChange w:id="3075" w:author="ilia kassianenko" w:date="2019-03-21T21:37:00Z">
            <w:rPr>
              <w:ins w:id="3076" w:author="outpost" w:date="2019-03-20T21:19:00Z"/>
              <w:del w:id="3077" w:author="ilia kassianenko" w:date="2019-03-21T22:30:00Z"/>
              <w:lang w:val="en-CA"/>
            </w:rPr>
          </w:rPrChange>
        </w:rPr>
        <w:pPrChange w:id="3078" w:author="ilia kassianenko" w:date="2019-03-21T22:30:00Z">
          <w:pPr>
            <w:pStyle w:val="BodyText"/>
          </w:pPr>
        </w:pPrChange>
      </w:pPr>
      <w:ins w:id="3079" w:author="outpost" w:date="2019-03-20T21:19:00Z">
        <w:r w:rsidRPr="0047260E">
          <w:rPr>
            <w:lang w:val="en-CA"/>
            <w:rPrChange w:id="3080" w:author="ilia kassianenko" w:date="2019-03-21T21:37:00Z">
              <w:rPr/>
            </w:rPrChange>
          </w:rPr>
          <w:t xml:space="preserve">Based on pricing and features shown on </w:t>
        </w:r>
        <w:proofErr w:type="spellStart"/>
        <w:r w:rsidRPr="0047260E">
          <w:rPr>
            <w:lang w:val="en-CA"/>
            <w:rPrChange w:id="3081" w:author="ilia kassianenko" w:date="2019-03-21T21:37:00Z">
              <w:rPr/>
            </w:rPrChange>
          </w:rPr>
          <w:t>Capterra</w:t>
        </w:r>
        <w:proofErr w:type="spellEnd"/>
        <w:r w:rsidRPr="0047260E">
          <w:rPr>
            <w:lang w:val="en-CA"/>
            <w:rPrChange w:id="3082" w:author="ilia kassianenko" w:date="2019-03-21T21:37:00Z">
              <w:rPr/>
            </w:rPrChange>
          </w:rPr>
          <w:t xml:space="preserve"> [7*], Digital Ocean [8*], and </w:t>
        </w:r>
        <w:proofErr w:type="spellStart"/>
        <w:r w:rsidRPr="0047260E">
          <w:rPr>
            <w:lang w:val="en-CA"/>
            <w:rPrChange w:id="3083" w:author="ilia kassianenko" w:date="2019-03-21T21:37:00Z">
              <w:rPr>
                <w:lang w:val="en-CA"/>
              </w:rPr>
            </w:rPrChange>
          </w:rPr>
          <w:t>Cloudways</w:t>
        </w:r>
        <w:proofErr w:type="spellEnd"/>
        <w:r w:rsidRPr="0047260E">
          <w:rPr>
            <w:lang w:val="en-CA"/>
            <w:rPrChange w:id="3084" w:author="ilia kassianenko" w:date="2019-03-21T21:37:00Z">
              <w:rPr>
                <w:lang w:val="en-CA"/>
              </w:rPr>
            </w:rPrChange>
          </w:rPr>
          <w:t xml:space="preserve"> [9*], different providers were compared. Pricing was the primary factor and the availability of feature to meet our needs was the secondary factor, for proposing the chosen solution.</w:t>
        </w:r>
      </w:ins>
    </w:p>
    <w:p w14:paraId="34A16DD6" w14:textId="7E7B17DA" w:rsidR="00D71185" w:rsidRPr="0047260E" w:rsidDel="00B10556" w:rsidRDefault="00D71185" w:rsidP="00496F06">
      <w:pPr>
        <w:pStyle w:val="BodyText"/>
        <w:jc w:val="both"/>
        <w:rPr>
          <w:ins w:id="3085" w:author="Pawel Kaluski" w:date="2019-03-13T21:15:00Z"/>
          <w:del w:id="3086" w:author="outpost" w:date="2019-03-20T22:01:00Z"/>
          <w:color w:val="000000" w:themeColor="text1"/>
          <w:highlight w:val="yellow"/>
          <w:lang w:val="en-CA"/>
          <w:rPrChange w:id="3087" w:author="ilia kassianenko" w:date="2019-03-21T21:37:00Z">
            <w:rPr>
              <w:ins w:id="3088" w:author="Pawel Kaluski" w:date="2019-03-13T21:15:00Z"/>
              <w:del w:id="3089" w:author="outpost" w:date="2019-03-20T22:01:00Z"/>
              <w:color w:val="000000" w:themeColor="text1"/>
              <w:highlight w:val="yellow"/>
            </w:rPr>
          </w:rPrChange>
        </w:rPr>
        <w:pPrChange w:id="3090" w:author="ilia kassianenko" w:date="2019-03-21T22:30:00Z">
          <w:pPr>
            <w:pStyle w:val="BodyText"/>
          </w:pPr>
        </w:pPrChange>
      </w:pPr>
    </w:p>
    <w:p w14:paraId="5AFADC9E" w14:textId="0169394C" w:rsidR="00CE1FC8" w:rsidRPr="0047260E" w:rsidDel="00D71185" w:rsidRDefault="0054279C" w:rsidP="00496F06">
      <w:pPr>
        <w:pStyle w:val="BodyText"/>
        <w:jc w:val="both"/>
        <w:rPr>
          <w:ins w:id="3091" w:author="Pawel Kaluski" w:date="2019-03-13T21:20:00Z"/>
          <w:del w:id="3092" w:author="outpost" w:date="2019-03-20T21:20:00Z"/>
          <w:color w:val="000000" w:themeColor="text1"/>
          <w:highlight w:val="yellow"/>
          <w:lang w:val="en-CA"/>
          <w:rPrChange w:id="3093" w:author="ilia kassianenko" w:date="2019-03-21T21:37:00Z">
            <w:rPr>
              <w:ins w:id="3094" w:author="Pawel Kaluski" w:date="2019-03-13T21:20:00Z"/>
              <w:del w:id="3095" w:author="outpost" w:date="2019-03-20T21:20:00Z"/>
              <w:color w:val="000000" w:themeColor="text1"/>
              <w:highlight w:val="yellow"/>
            </w:rPr>
          </w:rPrChange>
        </w:rPr>
        <w:pPrChange w:id="3096" w:author="ilia kassianenko" w:date="2019-03-21T22:30:00Z">
          <w:pPr>
            <w:pStyle w:val="BodyText"/>
          </w:pPr>
        </w:pPrChange>
      </w:pPr>
      <w:ins w:id="3097" w:author="Pawel Kaluski" w:date="2019-03-13T21:16:00Z">
        <w:del w:id="3098" w:author="outpost" w:date="2019-03-20T21:20:00Z">
          <w:r w:rsidRPr="0047260E" w:rsidDel="00D71185">
            <w:rPr>
              <w:color w:val="000000" w:themeColor="text1"/>
              <w:highlight w:val="yellow"/>
              <w:lang w:val="en-CA"/>
              <w:rPrChange w:id="3099" w:author="ilia kassianenko" w:date="2019-03-21T21:37:00Z">
                <w:rPr>
                  <w:color w:val="000000" w:themeColor="text1"/>
                  <w:highlight w:val="yellow"/>
                </w:rPr>
              </w:rPrChange>
            </w:rPr>
            <w:delText>We looked at the needs and what solution would accommodate f</w:delText>
          </w:r>
        </w:del>
      </w:ins>
      <w:ins w:id="3100" w:author="Fritz Gyger" w:date="2019-03-17T15:22:00Z">
        <w:del w:id="3101" w:author="outpost" w:date="2019-03-20T21:20:00Z">
          <w:r w:rsidR="006D5B39" w:rsidRPr="0047260E" w:rsidDel="00D71185">
            <w:rPr>
              <w:color w:val="000000" w:themeColor="text1"/>
              <w:highlight w:val="yellow"/>
              <w:lang w:val="en-CA"/>
              <w:rPrChange w:id="3102" w:author="ilia kassianenko" w:date="2019-03-21T21:37:00Z">
                <w:rPr>
                  <w:color w:val="000000" w:themeColor="text1"/>
                  <w:highlight w:val="yellow"/>
                </w:rPr>
              </w:rPrChange>
            </w:rPr>
            <w:delText>them f</w:delText>
          </w:r>
        </w:del>
      </w:ins>
      <w:ins w:id="3103" w:author="Pawel Kaluski" w:date="2019-03-13T21:16:00Z">
        <w:del w:id="3104" w:author="outpost" w:date="2019-03-20T21:20:00Z">
          <w:r w:rsidRPr="0047260E" w:rsidDel="00D71185">
            <w:rPr>
              <w:color w:val="000000" w:themeColor="text1"/>
              <w:highlight w:val="yellow"/>
              <w:lang w:val="en-CA"/>
              <w:rPrChange w:id="3105" w:author="ilia kassianenko" w:date="2019-03-21T21:37:00Z">
                <w:rPr>
                  <w:color w:val="000000" w:themeColor="text1"/>
                  <w:highlight w:val="yellow"/>
                </w:rPr>
              </w:rPrChange>
            </w:rPr>
            <w:delText xml:space="preserve">or the </w:delText>
          </w:r>
        </w:del>
      </w:ins>
      <w:ins w:id="3106" w:author="Microsoft Office User" w:date="2019-03-17T12:02:00Z">
        <w:del w:id="3107" w:author="outpost" w:date="2019-03-20T21:20:00Z">
          <w:r w:rsidR="00697594" w:rsidRPr="0047260E" w:rsidDel="00D71185">
            <w:rPr>
              <w:color w:val="000000" w:themeColor="text1"/>
              <w:highlight w:val="yellow"/>
              <w:lang w:val="en-CA"/>
              <w:rPrChange w:id="3108" w:author="ilia kassianenko" w:date="2019-03-21T21:37:00Z">
                <w:rPr>
                  <w:color w:val="000000" w:themeColor="text1"/>
                  <w:highlight w:val="yellow"/>
                </w:rPr>
              </w:rPrChange>
            </w:rPr>
            <w:delText>be</w:delText>
          </w:r>
        </w:del>
      </w:ins>
      <w:ins w:id="3109" w:author="Pawel Kaluski" w:date="2019-03-13T21:16:00Z">
        <w:del w:id="3110" w:author="outpost" w:date="2019-03-20T21:20:00Z">
          <w:r w:rsidRPr="0047260E" w:rsidDel="00D71185">
            <w:rPr>
              <w:color w:val="000000" w:themeColor="text1"/>
              <w:highlight w:val="yellow"/>
              <w:lang w:val="en-CA"/>
              <w:rPrChange w:id="3111" w:author="ilia kassianenko" w:date="2019-03-21T21:37:00Z">
                <w:rPr>
                  <w:color w:val="000000" w:themeColor="text1"/>
                  <w:highlight w:val="yellow"/>
                </w:rPr>
              </w:rPrChange>
            </w:rPr>
            <w:delText>least</w:delText>
          </w:r>
        </w:del>
      </w:ins>
      <w:ins w:id="3112" w:author="Microsoft Office User" w:date="2019-03-17T12:02:00Z">
        <w:del w:id="3113" w:author="outpost" w:date="2019-03-20T21:20:00Z">
          <w:r w:rsidR="00697594" w:rsidRPr="0047260E" w:rsidDel="00D71185">
            <w:rPr>
              <w:color w:val="000000" w:themeColor="text1"/>
              <w:highlight w:val="yellow"/>
              <w:lang w:val="en-CA"/>
              <w:rPrChange w:id="3114" w:author="ilia kassianenko" w:date="2019-03-21T21:37:00Z">
                <w:rPr>
                  <w:color w:val="000000" w:themeColor="text1"/>
                  <w:highlight w:val="yellow"/>
                </w:rPr>
              </w:rPrChange>
            </w:rPr>
            <w:delText xml:space="preserve"> price</w:delText>
          </w:r>
        </w:del>
      </w:ins>
      <w:ins w:id="3115" w:author="Pawel Kaluski" w:date="2019-03-13T21:20:00Z">
        <w:del w:id="3116" w:author="outpost" w:date="2019-03-20T21:20:00Z">
          <w:r w:rsidR="00CE1FC8" w:rsidRPr="0047260E" w:rsidDel="00D71185">
            <w:rPr>
              <w:color w:val="000000" w:themeColor="text1"/>
              <w:highlight w:val="yellow"/>
              <w:lang w:val="en-CA"/>
              <w:rPrChange w:id="3117" w:author="ilia kassianenko" w:date="2019-03-21T21:37:00Z">
                <w:rPr>
                  <w:color w:val="000000" w:themeColor="text1"/>
                  <w:highlight w:val="yellow"/>
                </w:rPr>
              </w:rPrChange>
            </w:rPr>
            <w:delText>.</w:delText>
          </w:r>
        </w:del>
      </w:ins>
    </w:p>
    <w:p w14:paraId="2ADEBBCD" w14:textId="77777777" w:rsidR="00CE1FC8" w:rsidRPr="0047260E" w:rsidDel="00496F06" w:rsidRDefault="00CE1FC8" w:rsidP="00496F06">
      <w:pPr>
        <w:pStyle w:val="BodyText"/>
        <w:jc w:val="both"/>
        <w:rPr>
          <w:ins w:id="3118" w:author="Pawel Kaluski" w:date="2019-03-13T21:21:00Z"/>
          <w:del w:id="3119" w:author="ilia kassianenko" w:date="2019-03-21T22:30:00Z"/>
          <w:color w:val="000000" w:themeColor="text1"/>
          <w:highlight w:val="yellow"/>
          <w:lang w:val="en-CA"/>
          <w:rPrChange w:id="3120" w:author="ilia kassianenko" w:date="2019-03-21T21:37:00Z">
            <w:rPr>
              <w:ins w:id="3121" w:author="Pawel Kaluski" w:date="2019-03-13T21:21:00Z"/>
              <w:del w:id="3122" w:author="ilia kassianenko" w:date="2019-03-21T22:30:00Z"/>
              <w:color w:val="000000" w:themeColor="text1"/>
              <w:highlight w:val="yellow"/>
            </w:rPr>
          </w:rPrChange>
        </w:rPr>
        <w:pPrChange w:id="3123" w:author="ilia kassianenko" w:date="2019-03-21T22:30:00Z">
          <w:pPr>
            <w:pStyle w:val="BodyText"/>
          </w:pPr>
        </w:pPrChange>
      </w:pPr>
    </w:p>
    <w:p w14:paraId="6919A6F9" w14:textId="5D8BC834" w:rsidR="00173FA5" w:rsidRPr="0047260E" w:rsidDel="00496F06" w:rsidRDefault="00CE1FC8" w:rsidP="00496F06">
      <w:pPr>
        <w:pStyle w:val="BodyText"/>
        <w:jc w:val="both"/>
        <w:rPr>
          <w:ins w:id="3124" w:author="Pawel Kaluski" w:date="2019-03-13T21:33:00Z"/>
          <w:del w:id="3125" w:author="ilia kassianenko" w:date="2019-03-21T22:30:00Z"/>
          <w:color w:val="000000" w:themeColor="text1"/>
          <w:highlight w:val="yellow"/>
          <w:lang w:val="en-CA"/>
          <w:rPrChange w:id="3126" w:author="ilia kassianenko" w:date="2019-03-21T21:37:00Z">
            <w:rPr>
              <w:ins w:id="3127" w:author="Pawel Kaluski" w:date="2019-03-13T21:33:00Z"/>
              <w:del w:id="3128" w:author="ilia kassianenko" w:date="2019-03-21T22:30:00Z"/>
              <w:color w:val="000000" w:themeColor="text1"/>
              <w:highlight w:val="yellow"/>
            </w:rPr>
          </w:rPrChange>
        </w:rPr>
        <w:pPrChange w:id="3129" w:author="ilia kassianenko" w:date="2019-03-21T22:30:00Z">
          <w:pPr>
            <w:pStyle w:val="BodyText"/>
          </w:pPr>
        </w:pPrChange>
      </w:pPr>
      <w:moveFromRangeStart w:id="3130" w:author="Fritz Gyger" w:date="2019-03-17T15:21:00Z" w:name="move3728487"/>
      <w:moveFrom w:id="3131" w:author="Fritz Gyger" w:date="2019-03-17T15:21:00Z">
        <w:ins w:id="3132" w:author="Pawel Kaluski" w:date="2019-03-13T21:21:00Z">
          <w:r w:rsidRPr="0047260E" w:rsidDel="006D5B39">
            <w:rPr>
              <w:color w:val="000000" w:themeColor="text1"/>
              <w:highlight w:val="yellow"/>
              <w:lang w:val="en-CA"/>
              <w:rPrChange w:id="3133" w:author="ilia kassianenko" w:date="2019-03-21T21:37:00Z">
                <w:rPr>
                  <w:color w:val="000000" w:themeColor="text1"/>
                  <w:highlight w:val="yellow"/>
                </w:rPr>
              </w:rPrChange>
            </w:rPr>
            <w:t>We recommend going with Digital Ocean.</w:t>
          </w:r>
        </w:ins>
        <w:ins w:id="3134" w:author="Pawel Kaluski" w:date="2019-03-13T21:29:00Z">
          <w:r w:rsidR="00173FA5" w:rsidRPr="0047260E" w:rsidDel="006D5B39">
            <w:rPr>
              <w:color w:val="000000" w:themeColor="text1"/>
              <w:highlight w:val="yellow"/>
              <w:lang w:val="en-CA"/>
              <w:rPrChange w:id="3135" w:author="ilia kassianenko" w:date="2019-03-21T21:37:00Z">
                <w:rPr>
                  <w:color w:val="000000" w:themeColor="text1"/>
                  <w:highlight w:val="yellow"/>
                </w:rPr>
              </w:rPrChange>
            </w:rPr>
            <w:t xml:space="preserve"> Digital Ocean was founded in 2011. </w:t>
          </w:r>
        </w:ins>
        <w:ins w:id="3136" w:author="Pawel Kaluski" w:date="2019-03-13T21:30:00Z">
          <w:r w:rsidR="00173FA5" w:rsidRPr="0047260E" w:rsidDel="006D5B39">
            <w:rPr>
              <w:color w:val="000000" w:themeColor="text1"/>
              <w:highlight w:val="yellow"/>
              <w:lang w:val="en-CA"/>
              <w:rPrChange w:id="3137" w:author="ilia kassianenko" w:date="2019-03-21T21:37:00Z">
                <w:rPr>
                  <w:color w:val="000000" w:themeColor="text1"/>
                  <w:highlight w:val="yellow"/>
                </w:rPr>
              </w:rPrChange>
            </w:rPr>
            <w:t xml:space="preserve">They are considered a startup </w:t>
          </w:r>
        </w:ins>
        <w:ins w:id="3138" w:author="Pawel Kaluski" w:date="2019-03-13T21:31:00Z">
          <w:r w:rsidR="00173FA5" w:rsidRPr="0047260E" w:rsidDel="006D5B39">
            <w:rPr>
              <w:color w:val="000000" w:themeColor="text1"/>
              <w:highlight w:val="yellow"/>
              <w:lang w:val="en-CA"/>
              <w:rPrChange w:id="3139" w:author="ilia kassianenko" w:date="2019-03-21T21:37:00Z">
                <w:rPr>
                  <w:color w:val="000000" w:themeColor="text1"/>
                  <w:highlight w:val="yellow"/>
                </w:rPr>
              </w:rPrChange>
            </w:rPr>
            <w:t xml:space="preserve">company in the expansion </w:t>
          </w:r>
        </w:ins>
        <w:ins w:id="3140" w:author="Pawel Kaluski" w:date="2019-03-13T21:30:00Z">
          <w:r w:rsidR="00173FA5" w:rsidRPr="0047260E" w:rsidDel="006D5B39">
            <w:rPr>
              <w:color w:val="000000" w:themeColor="text1"/>
              <w:highlight w:val="yellow"/>
              <w:lang w:val="en-CA"/>
              <w:rPrChange w:id="3141" w:author="ilia kassianenko" w:date="2019-03-21T21:37:00Z">
                <w:rPr>
                  <w:color w:val="000000" w:themeColor="text1"/>
                  <w:highlight w:val="yellow"/>
                </w:rPr>
              </w:rPrChange>
            </w:rPr>
            <w:t>phase</w:t>
          </w:r>
        </w:ins>
        <w:ins w:id="3142" w:author="Pawel Kaluski" w:date="2019-03-13T21:31:00Z">
          <w:r w:rsidR="00173FA5" w:rsidRPr="0047260E" w:rsidDel="006D5B39">
            <w:rPr>
              <w:color w:val="000000" w:themeColor="text1"/>
              <w:highlight w:val="yellow"/>
              <w:lang w:val="en-CA"/>
              <w:rPrChange w:id="3143" w:author="ilia kassianenko" w:date="2019-03-21T21:37:00Z">
                <w:rPr>
                  <w:color w:val="000000" w:themeColor="text1"/>
                  <w:highlight w:val="yellow"/>
                </w:rPr>
              </w:rPrChange>
            </w:rPr>
            <w:t>.</w:t>
          </w:r>
        </w:ins>
        <w:ins w:id="3144" w:author="Pawel Kaluski" w:date="2019-03-13T21:47:00Z">
          <w:r w:rsidR="00A60E4A" w:rsidRPr="0047260E" w:rsidDel="006D5B39">
            <w:rPr>
              <w:color w:val="000000" w:themeColor="text1"/>
              <w:highlight w:val="yellow"/>
              <w:lang w:val="en-CA"/>
              <w:rPrChange w:id="3145" w:author="ilia kassianenko" w:date="2019-03-21T21:37:00Z">
                <w:rPr>
                  <w:color w:val="000000" w:themeColor="text1"/>
                  <w:highlight w:val="yellow"/>
                </w:rPr>
              </w:rPrChange>
            </w:rPr>
            <w:t xml:space="preserve"> They offer the</w:t>
          </w:r>
        </w:ins>
        <w:ins w:id="3146" w:author="Pawel Kaluski" w:date="2019-03-13T21:48:00Z">
          <w:r w:rsidR="00A60E4A" w:rsidRPr="0047260E" w:rsidDel="006D5B39">
            <w:rPr>
              <w:color w:val="000000" w:themeColor="text1"/>
              <w:highlight w:val="yellow"/>
              <w:lang w:val="en-CA"/>
              <w:rPrChange w:id="3147" w:author="ilia kassianenko" w:date="2019-03-21T21:37:00Z">
                <w:rPr>
                  <w:color w:val="000000" w:themeColor="text1"/>
                  <w:highlight w:val="yellow"/>
                </w:rPr>
              </w:rPrChange>
            </w:rPr>
            <w:t xml:space="preserve"> best price compared to the </w:t>
          </w:r>
          <w:r w:rsidR="009300B9" w:rsidRPr="0047260E" w:rsidDel="006D5B39">
            <w:rPr>
              <w:color w:val="000000" w:themeColor="text1"/>
              <w:highlight w:val="yellow"/>
              <w:lang w:val="en-CA"/>
              <w:rPrChange w:id="3148" w:author="ilia kassianenko" w:date="2019-03-21T21:37:00Z">
                <w:rPr>
                  <w:color w:val="000000" w:themeColor="text1"/>
                  <w:highlight w:val="yellow"/>
                </w:rPr>
              </w:rPrChange>
            </w:rPr>
            <w:t>other providers.</w:t>
          </w:r>
        </w:ins>
        <w:ins w:id="3149" w:author="Pawel Kaluski" w:date="2019-03-13T21:31:00Z">
          <w:r w:rsidR="00173FA5" w:rsidRPr="0047260E" w:rsidDel="006D5B39">
            <w:rPr>
              <w:color w:val="000000" w:themeColor="text1"/>
              <w:highlight w:val="yellow"/>
              <w:lang w:val="en-CA"/>
              <w:rPrChange w:id="3150" w:author="ilia kassianenko" w:date="2019-03-21T21:37:00Z">
                <w:rPr>
                  <w:color w:val="000000" w:themeColor="text1"/>
                  <w:highlight w:val="yellow"/>
                </w:rPr>
              </w:rPrChange>
            </w:rPr>
            <w:t xml:space="preserve"> Should anything happen tha</w:t>
          </w:r>
        </w:ins>
        <w:ins w:id="3151" w:author="Pawel Kaluski" w:date="2019-03-13T21:48:00Z">
          <w:r w:rsidR="009300B9" w:rsidRPr="0047260E" w:rsidDel="006D5B39">
            <w:rPr>
              <w:color w:val="000000" w:themeColor="text1"/>
              <w:highlight w:val="yellow"/>
              <w:lang w:val="en-CA"/>
              <w:rPrChange w:id="3152" w:author="ilia kassianenko" w:date="2019-03-21T21:37:00Z">
                <w:rPr>
                  <w:color w:val="000000" w:themeColor="text1"/>
                  <w:highlight w:val="yellow"/>
                </w:rPr>
              </w:rPrChange>
            </w:rPr>
            <w:t xml:space="preserve">t </w:t>
          </w:r>
        </w:ins>
        <w:ins w:id="3153" w:author="Pawel Kaluski" w:date="2019-03-13T21:31:00Z">
          <w:r w:rsidR="00173FA5" w:rsidRPr="0047260E" w:rsidDel="006D5B39">
            <w:rPr>
              <w:color w:val="000000" w:themeColor="text1"/>
              <w:highlight w:val="yellow"/>
              <w:lang w:val="en-CA"/>
              <w:rPrChange w:id="3154" w:author="ilia kassianenko" w:date="2019-03-21T21:37:00Z">
                <w:rPr>
                  <w:color w:val="000000" w:themeColor="text1"/>
                  <w:highlight w:val="yellow"/>
                </w:rPr>
              </w:rPrChange>
            </w:rPr>
            <w:t>would</w:t>
          </w:r>
        </w:ins>
        <w:ins w:id="3155" w:author="Pawel Kaluski" w:date="2019-03-13T21:48:00Z">
          <w:r w:rsidR="009300B9" w:rsidRPr="0047260E" w:rsidDel="006D5B39">
            <w:rPr>
              <w:color w:val="000000" w:themeColor="text1"/>
              <w:highlight w:val="yellow"/>
              <w:lang w:val="en-CA"/>
              <w:rPrChange w:id="3156" w:author="ilia kassianenko" w:date="2019-03-21T21:37:00Z">
                <w:rPr>
                  <w:color w:val="000000" w:themeColor="text1"/>
                  <w:highlight w:val="yellow"/>
                </w:rPr>
              </w:rPrChange>
            </w:rPr>
            <w:t xml:space="preserve"> force Digital Ocean</w:t>
          </w:r>
        </w:ins>
        <w:ins w:id="3157" w:author="Pawel Kaluski" w:date="2019-03-13T21:49:00Z">
          <w:r w:rsidR="009300B9" w:rsidRPr="0047260E" w:rsidDel="006D5B39">
            <w:rPr>
              <w:color w:val="000000" w:themeColor="text1"/>
              <w:highlight w:val="yellow"/>
              <w:lang w:val="en-CA"/>
              <w:rPrChange w:id="3158" w:author="ilia kassianenko" w:date="2019-03-21T21:37:00Z">
                <w:rPr>
                  <w:color w:val="000000" w:themeColor="text1"/>
                  <w:highlight w:val="yellow"/>
                </w:rPr>
              </w:rPrChange>
            </w:rPr>
            <w:t xml:space="preserve"> to</w:t>
          </w:r>
        </w:ins>
        <w:ins w:id="3159" w:author="Pawel Kaluski" w:date="2019-03-13T21:32:00Z">
          <w:r w:rsidR="00173FA5" w:rsidRPr="0047260E" w:rsidDel="006D5B39">
            <w:rPr>
              <w:color w:val="000000" w:themeColor="text1"/>
              <w:highlight w:val="yellow"/>
              <w:lang w:val="en-CA"/>
              <w:rPrChange w:id="3160" w:author="ilia kassianenko" w:date="2019-03-21T21:37:00Z">
                <w:rPr>
                  <w:color w:val="000000" w:themeColor="text1"/>
                  <w:highlight w:val="yellow"/>
                </w:rPr>
              </w:rPrChange>
            </w:rPr>
            <w:t xml:space="preserve"> significantly alter their pricing or prevent them from delivering the service</w:t>
          </w:r>
        </w:ins>
        <w:ins w:id="3161" w:author="Pawel Kaluski" w:date="2019-03-13T21:49:00Z">
          <w:r w:rsidR="009300B9" w:rsidRPr="0047260E" w:rsidDel="006D5B39">
            <w:rPr>
              <w:color w:val="000000" w:themeColor="text1"/>
              <w:highlight w:val="yellow"/>
              <w:lang w:val="en-CA"/>
              <w:rPrChange w:id="3162" w:author="ilia kassianenko" w:date="2019-03-21T21:37:00Z">
                <w:rPr>
                  <w:color w:val="000000" w:themeColor="text1"/>
                  <w:highlight w:val="yellow"/>
                </w:rPr>
              </w:rPrChange>
            </w:rPr>
            <w:t>s</w:t>
          </w:r>
        </w:ins>
        <w:ins w:id="3163" w:author="Pawel Kaluski" w:date="2019-03-13T21:32:00Z">
          <w:r w:rsidR="00173FA5" w:rsidRPr="0047260E" w:rsidDel="006D5B39">
            <w:rPr>
              <w:color w:val="000000" w:themeColor="text1"/>
              <w:highlight w:val="yellow"/>
              <w:lang w:val="en-CA"/>
              <w:rPrChange w:id="3164" w:author="ilia kassianenko" w:date="2019-03-21T21:37:00Z">
                <w:rPr>
                  <w:color w:val="000000" w:themeColor="text1"/>
                  <w:highlight w:val="yellow"/>
                </w:rPr>
              </w:rPrChange>
            </w:rPr>
            <w:t xml:space="preserve">, we would recommend </w:t>
          </w:r>
        </w:ins>
        <w:ins w:id="3165" w:author="Pawel Kaluski" w:date="2019-03-13T21:33:00Z">
          <w:r w:rsidR="00173FA5" w:rsidRPr="0047260E" w:rsidDel="006D5B39">
            <w:rPr>
              <w:color w:val="000000" w:themeColor="text1"/>
              <w:highlight w:val="yellow"/>
              <w:lang w:val="en-CA"/>
              <w:rPrChange w:id="3166" w:author="ilia kassianenko" w:date="2019-03-21T21:37:00Z">
                <w:rPr>
                  <w:color w:val="000000" w:themeColor="text1"/>
                  <w:highlight w:val="yellow"/>
                </w:rPr>
              </w:rPrChange>
            </w:rPr>
            <w:t xml:space="preserve">to switch to </w:t>
          </w:r>
        </w:ins>
        <w:ins w:id="3167" w:author="Pawel Kaluski" w:date="2019-03-13T21:32:00Z">
          <w:r w:rsidR="00173FA5" w:rsidRPr="0047260E" w:rsidDel="006D5B39">
            <w:rPr>
              <w:color w:val="000000" w:themeColor="text1"/>
              <w:highlight w:val="yellow"/>
              <w:lang w:val="en-CA"/>
              <w:rPrChange w:id="3168" w:author="ilia kassianenko" w:date="2019-03-21T21:37:00Z">
                <w:rPr>
                  <w:color w:val="000000" w:themeColor="text1"/>
                  <w:highlight w:val="yellow"/>
                </w:rPr>
              </w:rPrChange>
            </w:rPr>
            <w:t>Casp</w:t>
          </w:r>
        </w:ins>
        <w:ins w:id="3169" w:author="Pawel Kaluski" w:date="2019-03-13T21:33:00Z">
          <w:r w:rsidR="00173FA5" w:rsidRPr="0047260E" w:rsidDel="006D5B39">
            <w:rPr>
              <w:color w:val="000000" w:themeColor="text1"/>
              <w:highlight w:val="yellow"/>
              <w:lang w:val="en-CA"/>
              <w:rPrChange w:id="3170" w:author="ilia kassianenko" w:date="2019-03-21T21:37:00Z">
                <w:rPr>
                  <w:color w:val="000000" w:themeColor="text1"/>
                  <w:highlight w:val="yellow"/>
                </w:rPr>
              </w:rPrChange>
            </w:rPr>
            <w:t>io</w:t>
          </w:r>
          <w:del w:id="3171" w:author="ilia kassianenko" w:date="2019-03-21T22:30:00Z">
            <w:r w:rsidR="00173FA5" w:rsidRPr="0047260E" w:rsidDel="00496F06">
              <w:rPr>
                <w:color w:val="000000" w:themeColor="text1"/>
                <w:highlight w:val="yellow"/>
                <w:lang w:val="en-CA"/>
                <w:rPrChange w:id="3172" w:author="ilia kassianenko" w:date="2019-03-21T21:37:00Z">
                  <w:rPr>
                    <w:color w:val="000000" w:themeColor="text1"/>
                    <w:highlight w:val="yellow"/>
                  </w:rPr>
                </w:rPrChange>
              </w:rPr>
              <w:delText>.</w:delText>
            </w:r>
          </w:del>
        </w:ins>
      </w:moveFrom>
      <w:bookmarkStart w:id="3173" w:name="_Toc3729058"/>
      <w:bookmarkStart w:id="3174" w:name="_Toc3830778"/>
      <w:bookmarkStart w:id="3175" w:name="_Toc4005055"/>
      <w:bookmarkStart w:id="3176" w:name="_Toc4082405"/>
      <w:bookmarkEnd w:id="3173"/>
      <w:bookmarkEnd w:id="3174"/>
      <w:bookmarkEnd w:id="3175"/>
      <w:bookmarkEnd w:id="3176"/>
    </w:p>
    <w:p w14:paraId="409D267C" w14:textId="568C49E2" w:rsidR="00173FA5" w:rsidRPr="0047260E" w:rsidDel="00496F06" w:rsidRDefault="00173FA5" w:rsidP="00496F06">
      <w:pPr>
        <w:pStyle w:val="BodyText"/>
        <w:jc w:val="both"/>
        <w:rPr>
          <w:ins w:id="3177" w:author="Pawel Kaluski" w:date="2019-03-13T21:33:00Z"/>
          <w:del w:id="3178" w:author="ilia kassianenko" w:date="2019-03-21T22:30:00Z"/>
          <w:color w:val="000000" w:themeColor="text1"/>
          <w:highlight w:val="yellow"/>
          <w:lang w:val="en-CA"/>
          <w:rPrChange w:id="3179" w:author="ilia kassianenko" w:date="2019-03-21T21:37:00Z">
            <w:rPr>
              <w:ins w:id="3180" w:author="Pawel Kaluski" w:date="2019-03-13T21:33:00Z"/>
              <w:del w:id="3181" w:author="ilia kassianenko" w:date="2019-03-21T22:30:00Z"/>
              <w:color w:val="000000" w:themeColor="text1"/>
              <w:highlight w:val="yellow"/>
            </w:rPr>
          </w:rPrChange>
        </w:rPr>
        <w:pPrChange w:id="3182" w:author="ilia kassianenko" w:date="2019-03-21T22:30:00Z">
          <w:pPr>
            <w:pStyle w:val="BodyText"/>
          </w:pPr>
        </w:pPrChange>
      </w:pPr>
      <w:bookmarkStart w:id="3183" w:name="_Toc3729059"/>
      <w:bookmarkStart w:id="3184" w:name="_Toc3830779"/>
      <w:bookmarkStart w:id="3185" w:name="_Toc4005056"/>
      <w:bookmarkStart w:id="3186" w:name="_Toc4082406"/>
      <w:bookmarkEnd w:id="3183"/>
      <w:bookmarkEnd w:id="3184"/>
      <w:bookmarkEnd w:id="3185"/>
      <w:bookmarkEnd w:id="3186"/>
    </w:p>
    <w:p w14:paraId="7B0C4D6E" w14:textId="39F0F0A3" w:rsidR="00CE1FC8" w:rsidRPr="0047260E" w:rsidDel="00496F06" w:rsidRDefault="00173FA5" w:rsidP="00496F06">
      <w:pPr>
        <w:pStyle w:val="BodyText"/>
        <w:jc w:val="both"/>
        <w:rPr>
          <w:ins w:id="3187" w:author="Pawel Kaluski" w:date="2019-03-13T21:20:00Z"/>
          <w:del w:id="3188" w:author="ilia kassianenko" w:date="2019-03-21T22:30:00Z"/>
          <w:color w:val="000000" w:themeColor="text1"/>
          <w:highlight w:val="yellow"/>
          <w:lang w:val="en-CA"/>
          <w:rPrChange w:id="3189" w:author="ilia kassianenko" w:date="2019-03-21T21:37:00Z">
            <w:rPr>
              <w:ins w:id="3190" w:author="Pawel Kaluski" w:date="2019-03-13T21:20:00Z"/>
              <w:del w:id="3191" w:author="ilia kassianenko" w:date="2019-03-21T22:30:00Z"/>
              <w:color w:val="000000" w:themeColor="text1"/>
              <w:highlight w:val="yellow"/>
            </w:rPr>
          </w:rPrChange>
        </w:rPr>
        <w:pPrChange w:id="3192" w:author="ilia kassianenko" w:date="2019-03-21T22:30:00Z">
          <w:pPr>
            <w:pStyle w:val="BodyText"/>
          </w:pPr>
        </w:pPrChange>
      </w:pPr>
      <w:moveFrom w:id="3193" w:author="Fritz Gyger" w:date="2019-03-17T15:21:00Z">
        <w:ins w:id="3194" w:author="Pawel Kaluski" w:date="2019-03-13T21:33:00Z">
          <w:r w:rsidRPr="0047260E" w:rsidDel="006D5B39">
            <w:rPr>
              <w:color w:val="000000" w:themeColor="text1"/>
              <w:highlight w:val="yellow"/>
              <w:lang w:val="en-CA"/>
              <w:rPrChange w:id="3195" w:author="ilia kassianenko" w:date="2019-03-21T21:37:00Z">
                <w:rPr>
                  <w:color w:val="000000" w:themeColor="text1"/>
                  <w:highlight w:val="yellow"/>
                </w:rPr>
              </w:rPrChange>
            </w:rPr>
            <w:t xml:space="preserve">Key features and pricing that led to our </w:t>
          </w:r>
        </w:ins>
        <w:ins w:id="3196" w:author="Pawel Kaluski" w:date="2019-03-13T21:34:00Z">
          <w:r w:rsidRPr="0047260E" w:rsidDel="006D5B39">
            <w:rPr>
              <w:color w:val="000000" w:themeColor="text1"/>
              <w:highlight w:val="yellow"/>
              <w:lang w:val="en-CA"/>
              <w:rPrChange w:id="3197" w:author="ilia kassianenko" w:date="2019-03-21T21:37:00Z">
                <w:rPr>
                  <w:color w:val="000000" w:themeColor="text1"/>
                  <w:highlight w:val="yellow"/>
                </w:rPr>
              </w:rPrChange>
            </w:rPr>
            <w:t xml:space="preserve">decision is in </w:t>
          </w:r>
        </w:ins>
        <w:ins w:id="3198" w:author="Pawel Kaluski" w:date="2019-03-13T21:46:00Z">
          <w:r w:rsidR="00A60E4A" w:rsidRPr="0047260E" w:rsidDel="006D5B39">
            <w:rPr>
              <w:b/>
              <w:color w:val="000000" w:themeColor="text1"/>
              <w:highlight w:val="yellow"/>
              <w:lang w:val="en-CA"/>
              <w:rPrChange w:id="3199" w:author="ilia kassianenko" w:date="2019-03-21T21:37:00Z">
                <w:rPr>
                  <w:color w:val="000000" w:themeColor="text1"/>
                  <w:highlight w:val="yellow"/>
                </w:rPr>
              </w:rPrChange>
            </w:rPr>
            <w:t>Appen</w:t>
          </w:r>
          <w:del w:id="3200" w:author="ilia kassianenko" w:date="2019-03-21T22:30:00Z">
            <w:r w:rsidR="00A60E4A" w:rsidRPr="0047260E" w:rsidDel="00496F06">
              <w:rPr>
                <w:b/>
                <w:color w:val="000000" w:themeColor="text1"/>
                <w:highlight w:val="yellow"/>
                <w:lang w:val="en-CA"/>
                <w:rPrChange w:id="3201" w:author="ilia kassianenko" w:date="2019-03-21T21:37:00Z">
                  <w:rPr>
                    <w:color w:val="000000" w:themeColor="text1"/>
                    <w:highlight w:val="yellow"/>
                  </w:rPr>
                </w:rPrChange>
              </w:rPr>
              <w:delText>dix</w:delText>
            </w:r>
          </w:del>
        </w:ins>
        <w:ins w:id="3202" w:author="Pawel Kaluski" w:date="2019-03-13T21:34:00Z">
          <w:del w:id="3203" w:author="ilia kassianenko" w:date="2019-03-21T22:30:00Z">
            <w:r w:rsidRPr="0047260E" w:rsidDel="00496F06">
              <w:rPr>
                <w:b/>
                <w:color w:val="000000" w:themeColor="text1"/>
                <w:highlight w:val="yellow"/>
                <w:lang w:val="en-CA"/>
                <w:rPrChange w:id="3204" w:author="ilia kassianenko" w:date="2019-03-21T21:37:00Z">
                  <w:rPr>
                    <w:color w:val="000000" w:themeColor="text1"/>
                    <w:highlight w:val="yellow"/>
                  </w:rPr>
                </w:rPrChange>
              </w:rPr>
              <w:delText xml:space="preserve"> F</w:delText>
            </w:r>
          </w:del>
        </w:ins>
        <w:ins w:id="3205" w:author="Pawel Kaluski" w:date="2019-03-13T21:32:00Z">
          <w:del w:id="3206" w:author="ilia kassianenko" w:date="2019-03-21T22:30:00Z">
            <w:r w:rsidRPr="0047260E" w:rsidDel="00496F06">
              <w:rPr>
                <w:color w:val="000000" w:themeColor="text1"/>
                <w:highlight w:val="yellow"/>
                <w:lang w:val="en-CA"/>
                <w:rPrChange w:id="3207" w:author="ilia kassianenko" w:date="2019-03-21T21:37:00Z">
                  <w:rPr>
                    <w:color w:val="000000" w:themeColor="text1"/>
                    <w:highlight w:val="yellow"/>
                  </w:rPr>
                </w:rPrChange>
              </w:rPr>
              <w:delText xml:space="preserve"> </w:delText>
            </w:r>
          </w:del>
        </w:ins>
      </w:moveFrom>
      <w:bookmarkStart w:id="3208" w:name="_Toc3729060"/>
      <w:bookmarkStart w:id="3209" w:name="_Toc3830780"/>
      <w:bookmarkStart w:id="3210" w:name="_Toc4005057"/>
      <w:bookmarkStart w:id="3211" w:name="_Toc4082407"/>
      <w:bookmarkEnd w:id="3208"/>
      <w:bookmarkEnd w:id="3209"/>
      <w:bookmarkEnd w:id="3210"/>
      <w:bookmarkEnd w:id="3211"/>
    </w:p>
    <w:p w14:paraId="0B3D18F5" w14:textId="6B4C82AA" w:rsidR="00AB16E4" w:rsidRPr="0047260E" w:rsidDel="00496F06" w:rsidRDefault="00AB16E4" w:rsidP="00496F06">
      <w:pPr>
        <w:pStyle w:val="BodyText"/>
        <w:jc w:val="both"/>
        <w:rPr>
          <w:ins w:id="3212" w:author="Pawel Kaluski" w:date="2019-03-13T19:49:00Z"/>
          <w:del w:id="3213" w:author="ilia kassianenko" w:date="2019-03-21T22:30:00Z"/>
          <w:color w:val="FFC000"/>
          <w:lang w:val="en-CA"/>
          <w:rPrChange w:id="3214" w:author="ilia kassianenko" w:date="2019-03-21T21:37:00Z">
            <w:rPr>
              <w:ins w:id="3215" w:author="Pawel Kaluski" w:date="2019-03-13T19:49:00Z"/>
              <w:del w:id="3216" w:author="ilia kassianenko" w:date="2019-03-21T22:30:00Z"/>
              <w:color w:val="FFC000"/>
            </w:rPr>
          </w:rPrChange>
        </w:rPr>
        <w:pPrChange w:id="3217" w:author="ilia kassianenko" w:date="2019-03-21T22:30:00Z">
          <w:pPr>
            <w:pStyle w:val="BodyText"/>
          </w:pPr>
        </w:pPrChange>
      </w:pPr>
      <w:bookmarkStart w:id="3218" w:name="_Toc3729061"/>
      <w:bookmarkStart w:id="3219" w:name="_Toc3830781"/>
      <w:bookmarkStart w:id="3220" w:name="_Toc4005058"/>
      <w:bookmarkStart w:id="3221" w:name="_Toc4082408"/>
      <w:bookmarkEnd w:id="3218"/>
      <w:bookmarkEnd w:id="3219"/>
      <w:bookmarkEnd w:id="3220"/>
      <w:bookmarkEnd w:id="3221"/>
    </w:p>
    <w:p w14:paraId="4A09001F" w14:textId="713DB1B6" w:rsidR="00B010DA" w:rsidRPr="0047260E" w:rsidDel="006D5B39" w:rsidRDefault="00B010DA" w:rsidP="00496F06">
      <w:pPr>
        <w:pStyle w:val="BodyText"/>
        <w:jc w:val="both"/>
        <w:rPr>
          <w:ins w:id="3222" w:author="Pawel Kaluski" w:date="2019-03-13T19:49:00Z"/>
          <w:color w:val="FFC000"/>
          <w:lang w:val="en-CA"/>
          <w:rPrChange w:id="3223" w:author="ilia kassianenko" w:date="2019-03-21T21:37:00Z">
            <w:rPr>
              <w:ins w:id="3224" w:author="Pawel Kaluski" w:date="2019-03-13T19:49:00Z"/>
              <w:color w:val="FFC000"/>
            </w:rPr>
          </w:rPrChange>
        </w:rPr>
        <w:pPrChange w:id="3225" w:author="ilia kassianenko" w:date="2019-03-21T22:30:00Z">
          <w:pPr>
            <w:pStyle w:val="BodyText"/>
          </w:pPr>
        </w:pPrChange>
      </w:pPr>
      <w:bookmarkStart w:id="3226" w:name="_Toc3729062"/>
      <w:bookmarkStart w:id="3227" w:name="_Toc3830782"/>
      <w:bookmarkStart w:id="3228" w:name="_Toc4005059"/>
      <w:bookmarkStart w:id="3229" w:name="_Toc4082409"/>
      <w:bookmarkEnd w:id="3226"/>
      <w:bookmarkEnd w:id="3227"/>
      <w:bookmarkEnd w:id="3228"/>
      <w:bookmarkEnd w:id="3229"/>
    </w:p>
    <w:p w14:paraId="68D46A67" w14:textId="6B74AC03" w:rsidR="00BC22FC" w:rsidRPr="0047260E" w:rsidDel="00BC22FC" w:rsidRDefault="00BC22FC">
      <w:pPr>
        <w:pStyle w:val="BodyText"/>
        <w:rPr>
          <w:del w:id="3230" w:author="Pawel Kaluski" w:date="2019-03-12T21:55:00Z"/>
          <w:color w:val="FFC000"/>
          <w:lang w:val="en-CA"/>
          <w:rPrChange w:id="3231" w:author="ilia kassianenko" w:date="2019-03-21T21:37:00Z">
            <w:rPr>
              <w:del w:id="3232" w:author="Pawel Kaluski" w:date="2019-03-12T21:55:00Z"/>
            </w:rPr>
          </w:rPrChange>
        </w:rPr>
      </w:pPr>
      <w:bookmarkStart w:id="3233" w:name="_Toc3729063"/>
      <w:bookmarkStart w:id="3234" w:name="_Toc3830783"/>
      <w:bookmarkStart w:id="3235" w:name="_Toc4005060"/>
      <w:bookmarkStart w:id="3236" w:name="_Toc4082410"/>
      <w:bookmarkEnd w:id="3233"/>
      <w:bookmarkEnd w:id="3234"/>
      <w:bookmarkEnd w:id="3235"/>
      <w:bookmarkEnd w:id="3236"/>
      <w:moveFromRangeEnd w:id="3130"/>
    </w:p>
    <w:p w14:paraId="65C7FC44" w14:textId="517D183D" w:rsidR="003A3482" w:rsidRPr="0047260E" w:rsidDel="006D5B39" w:rsidRDefault="003A3482" w:rsidP="003A3482">
      <w:pPr>
        <w:pStyle w:val="BodyText"/>
        <w:rPr>
          <w:del w:id="3237" w:author="Fritz Gyger" w:date="2019-03-17T15:21:00Z"/>
          <w:lang w:val="en-CA"/>
          <w:rPrChange w:id="3238" w:author="ilia kassianenko" w:date="2019-03-21T21:37:00Z">
            <w:rPr>
              <w:del w:id="3239" w:author="Fritz Gyger" w:date="2019-03-17T15:21:00Z"/>
            </w:rPr>
          </w:rPrChange>
        </w:rPr>
      </w:pPr>
      <w:del w:id="3240" w:author="Fritz Gyger" w:date="2019-03-17T15:21:00Z">
        <w:r w:rsidRPr="0047260E" w:rsidDel="006D5B39">
          <w:rPr>
            <w:lang w:val="en-CA"/>
            <w:rPrChange w:id="3241" w:author="ilia kassianenko" w:date="2019-03-21T21:37:00Z">
              <w:rPr/>
            </w:rPrChange>
          </w:rPr>
          <w:delText xml:space="preserve">Storage options: </w:delText>
        </w:r>
      </w:del>
      <w:ins w:id="3242" w:author="Microsoft Office User" w:date="2019-03-17T12:00:00Z">
        <w:del w:id="3243" w:author="Fritz Gyger" w:date="2019-03-17T15:21:00Z">
          <w:r w:rsidR="00697594" w:rsidRPr="0047260E" w:rsidDel="006D5B39">
            <w:rPr>
              <w:lang w:val="en-CA"/>
              <w:rPrChange w:id="3244" w:author="ilia kassianenko" w:date="2019-03-21T21:37:00Z">
                <w:rPr/>
              </w:rPrChange>
            </w:rPr>
            <w:delText>[</w:delText>
          </w:r>
        </w:del>
      </w:ins>
      <w:ins w:id="3245" w:author="Microsoft Office User" w:date="2019-03-17T12:01:00Z">
        <w:del w:id="3246" w:author="Fritz Gyger" w:date="2019-03-17T15:18:00Z">
          <w:r w:rsidR="00697594" w:rsidRPr="0047260E" w:rsidDel="00BE7007">
            <w:rPr>
              <w:lang w:val="en-CA"/>
              <w:rPrChange w:id="3247" w:author="ilia kassianenko" w:date="2019-03-21T21:37:00Z">
                <w:rPr/>
              </w:rPrChange>
            </w:rPr>
            <w:delText>1</w:delText>
          </w:r>
        </w:del>
        <w:del w:id="3248" w:author="Fritz Gyger" w:date="2019-03-17T15:21:00Z">
          <w:r w:rsidR="00697594" w:rsidRPr="0047260E" w:rsidDel="006D5B39">
            <w:rPr>
              <w:lang w:val="en-CA"/>
              <w:rPrChange w:id="3249" w:author="ilia kassianenko" w:date="2019-03-21T21:37:00Z">
                <w:rPr/>
              </w:rPrChange>
            </w:rPr>
            <w:delText xml:space="preserve">] </w:delText>
          </w:r>
        </w:del>
      </w:ins>
      <w:ins w:id="3250" w:author="Pawel Kaluski" w:date="2019-03-12T20:28:00Z">
        <w:del w:id="3251" w:author="Fritz Gyger" w:date="2019-03-17T15:21:00Z">
          <w:r w:rsidR="004B699A" w:rsidRPr="0047260E" w:rsidDel="006D5B39">
            <w:rPr>
              <w:lang w:val="en-CA"/>
              <w:rPrChange w:id="3252" w:author="ilia kassianenko" w:date="2019-03-21T21:37:00Z">
                <w:rPr/>
              </w:rPrChange>
            </w:rPr>
            <w:delText>w</w:delText>
          </w:r>
        </w:del>
      </w:ins>
      <w:bookmarkStart w:id="3253" w:name="_Toc3729064"/>
      <w:bookmarkStart w:id="3254" w:name="_Toc3830784"/>
      <w:bookmarkStart w:id="3255" w:name="_Toc4005061"/>
      <w:bookmarkStart w:id="3256" w:name="_Toc4082411"/>
      <w:bookmarkEnd w:id="3253"/>
      <w:bookmarkEnd w:id="3254"/>
      <w:bookmarkEnd w:id="3255"/>
      <w:bookmarkEnd w:id="3256"/>
    </w:p>
    <w:p w14:paraId="33782BFC" w14:textId="45B77D57" w:rsidR="00BB12B8" w:rsidRPr="0047260E" w:rsidRDefault="004B2EA2">
      <w:pPr>
        <w:pStyle w:val="Heading3"/>
        <w:numPr>
          <w:ilvl w:val="2"/>
          <w:numId w:val="2"/>
        </w:numPr>
        <w:rPr>
          <w:lang w:val="en-CA"/>
          <w:rPrChange w:id="3257" w:author="ilia kassianenko" w:date="2019-03-21T21:37:00Z">
            <w:rPr/>
          </w:rPrChange>
        </w:rPr>
      </w:pPr>
      <w:bookmarkStart w:id="3258" w:name="_Toc432497661"/>
      <w:bookmarkStart w:id="3259" w:name="_Toc4082412"/>
      <w:r w:rsidRPr="0047260E">
        <w:rPr>
          <w:lang w:val="en-CA"/>
          <w:rPrChange w:id="3260" w:author="ilia kassianenko" w:date="2019-03-21T21:37:00Z">
            <w:rPr/>
          </w:rPrChange>
        </w:rPr>
        <w:t>Key Factors Influencing Design</w:t>
      </w:r>
      <w:bookmarkEnd w:id="3258"/>
      <w:bookmarkEnd w:id="3259"/>
    </w:p>
    <w:p w14:paraId="243C2768" w14:textId="5A0CE643" w:rsidR="00BB12B8" w:rsidRPr="0047260E" w:rsidDel="00EF4393" w:rsidRDefault="004B2EA2">
      <w:pPr>
        <w:pStyle w:val="InstructionalText"/>
        <w:rPr>
          <w:del w:id="3261" w:author="Fritz Gyger" w:date="2019-03-21T17:07:00Z"/>
          <w:lang w:val="en-CA"/>
          <w:rPrChange w:id="3262" w:author="ilia kassianenko" w:date="2019-03-21T21:37:00Z">
            <w:rPr>
              <w:del w:id="3263" w:author="Fritz Gyger" w:date="2019-03-21T17:07:00Z"/>
            </w:rPr>
          </w:rPrChange>
        </w:rPr>
      </w:pPr>
      <w:del w:id="3264" w:author="Fritz Gyger" w:date="2019-03-21T17:07:00Z">
        <w:r w:rsidRPr="0047260E" w:rsidDel="00EF4393">
          <w:rPr>
            <w:lang w:val="en-CA"/>
            <w:rPrChange w:id="3265" w:author="ilia kassianenko" w:date="2019-03-21T21:37:00Z">
              <w:rPr/>
            </w:rPrChange>
          </w:rPr>
          <w:delText xml:space="preserve">Instructions: Describe key functional or non-functional requirements that influenced the design. If all such decisions are explicit in the requirements, this section shall so state. Design decisions that respond to requirements designated as critical (e.g., those for performance, availability, security, or privacy) shall be placed in separate subparagraphs. </w:delText>
        </w:r>
      </w:del>
    </w:p>
    <w:p w14:paraId="3BEA6BE3" w14:textId="77777777" w:rsidR="00EF4393" w:rsidRPr="0047260E" w:rsidRDefault="00EF4393">
      <w:pPr>
        <w:pStyle w:val="BodyText"/>
        <w:jc w:val="both"/>
        <w:rPr>
          <w:ins w:id="3266" w:author="Fritz Gyger" w:date="2019-03-21T17:07:00Z"/>
          <w:lang w:val="en-CA" w:eastAsia="ar-SA"/>
          <w:rPrChange w:id="3267" w:author="ilia kassianenko" w:date="2019-03-21T21:37:00Z">
            <w:rPr>
              <w:ins w:id="3268" w:author="Fritz Gyger" w:date="2019-03-21T17:07:00Z"/>
              <w:lang w:val="en-CA" w:eastAsia="ar-SA"/>
            </w:rPr>
          </w:rPrChange>
        </w:rPr>
        <w:pPrChange w:id="3269" w:author="outpost" w:date="2019-03-20T22:04:00Z">
          <w:pPr>
            <w:pStyle w:val="BodyText"/>
          </w:pPr>
        </w:pPrChange>
      </w:pPr>
    </w:p>
    <w:p w14:paraId="064D60F5" w14:textId="618D45AF" w:rsidR="00B10556" w:rsidRPr="0047260E" w:rsidRDefault="00B10556">
      <w:pPr>
        <w:pStyle w:val="BodyText"/>
        <w:jc w:val="both"/>
        <w:rPr>
          <w:ins w:id="3270" w:author="outpost" w:date="2019-03-20T22:03:00Z"/>
          <w:lang w:val="en-CA" w:eastAsia="ar-SA"/>
          <w:rPrChange w:id="3271" w:author="ilia kassianenko" w:date="2019-03-21T21:37:00Z">
            <w:rPr>
              <w:ins w:id="3272" w:author="outpost" w:date="2019-03-20T22:03:00Z"/>
              <w:lang w:val="en-CA" w:eastAsia="ar-SA"/>
            </w:rPr>
          </w:rPrChange>
        </w:rPr>
        <w:pPrChange w:id="3273" w:author="outpost" w:date="2019-03-20T22:04:00Z">
          <w:pPr>
            <w:pStyle w:val="BodyText"/>
          </w:pPr>
        </w:pPrChange>
      </w:pPr>
      <w:ins w:id="3274" w:author="outpost" w:date="2019-03-20T22:01:00Z">
        <w:r w:rsidRPr="0047260E">
          <w:rPr>
            <w:lang w:val="en-CA" w:eastAsia="ar-SA"/>
            <w:rPrChange w:id="3275" w:author="ilia kassianenko" w:date="2019-03-21T21:37:00Z">
              <w:rPr>
                <w:lang w:val="en-CA" w:eastAsia="ar-SA"/>
              </w:rPr>
            </w:rPrChange>
          </w:rPr>
          <w:t>For the proposed data architecture</w:t>
        </w:r>
      </w:ins>
      <w:ins w:id="3276" w:author="outpost" w:date="2019-03-20T22:02:00Z">
        <w:r w:rsidRPr="0047260E">
          <w:rPr>
            <w:lang w:val="en-CA" w:eastAsia="ar-SA"/>
            <w:rPrChange w:id="3277" w:author="ilia kassianenko" w:date="2019-03-21T21:37:00Z">
              <w:rPr>
                <w:lang w:val="en-CA" w:eastAsia="ar-SA"/>
              </w:rPr>
            </w:rPrChange>
          </w:rPr>
          <w:t>, structured data with a low volume will be used. Where files size is measured in MB. Also</w:t>
        </w:r>
      </w:ins>
      <w:ins w:id="3278" w:author="outpost" w:date="2019-03-20T22:03:00Z">
        <w:r w:rsidRPr="0047260E">
          <w:rPr>
            <w:lang w:val="en-CA" w:eastAsia="ar-SA"/>
            <w:rPrChange w:id="3279" w:author="ilia kassianenko" w:date="2019-03-21T21:37:00Z">
              <w:rPr>
                <w:lang w:val="en-CA" w:eastAsia="ar-SA"/>
              </w:rPr>
            </w:rPrChange>
          </w:rPr>
          <w:t>, due to the weekly frequency of updates and due to the aggregation use case, we propose the use of a relational database with a warm storage option.</w:t>
        </w:r>
      </w:ins>
    </w:p>
    <w:p w14:paraId="5C305239" w14:textId="2B39AB3F" w:rsidR="00B10556" w:rsidRPr="0047260E" w:rsidDel="00EF4393" w:rsidRDefault="00B10556" w:rsidP="00410D82">
      <w:pPr>
        <w:pStyle w:val="BodyText"/>
        <w:rPr>
          <w:ins w:id="3280" w:author="outpost" w:date="2019-03-20T22:01:00Z"/>
          <w:del w:id="3281" w:author="Fritz Gyger" w:date="2019-03-21T17:08:00Z"/>
          <w:lang w:val="en-CA" w:eastAsia="ar-SA"/>
          <w:rPrChange w:id="3282" w:author="ilia kassianenko" w:date="2019-03-21T21:37:00Z">
            <w:rPr>
              <w:ins w:id="3283" w:author="outpost" w:date="2019-03-20T22:01:00Z"/>
              <w:del w:id="3284" w:author="Fritz Gyger" w:date="2019-03-21T17:08:00Z"/>
              <w:lang w:val="en-CA" w:eastAsia="ar-SA"/>
            </w:rPr>
          </w:rPrChange>
        </w:rPr>
      </w:pPr>
    </w:p>
    <w:p w14:paraId="32C097D9" w14:textId="0A4FC281" w:rsidR="00410D82" w:rsidRPr="0047260E" w:rsidDel="00B10556" w:rsidRDefault="00410D82" w:rsidP="00410D82">
      <w:pPr>
        <w:pStyle w:val="BodyText"/>
        <w:rPr>
          <w:del w:id="3285" w:author="outpost" w:date="2019-03-20T22:04:00Z"/>
          <w:lang w:val="en-CA" w:eastAsia="ar-SA"/>
          <w:rPrChange w:id="3286" w:author="ilia kassianenko" w:date="2019-03-21T21:37:00Z">
            <w:rPr>
              <w:del w:id="3287" w:author="outpost" w:date="2019-03-20T22:04:00Z"/>
              <w:lang w:val="en-CA" w:eastAsia="ar-SA"/>
            </w:rPr>
          </w:rPrChange>
        </w:rPr>
      </w:pPr>
      <w:del w:id="3288" w:author="outpost" w:date="2019-03-20T22:04:00Z">
        <w:r w:rsidRPr="0047260E" w:rsidDel="00B10556">
          <w:rPr>
            <w:lang w:val="en-CA" w:eastAsia="ar-SA"/>
            <w:rPrChange w:id="3289" w:author="ilia kassianenko" w:date="2019-03-21T21:37:00Z">
              <w:rPr>
                <w:lang w:val="en-CA" w:eastAsia="ar-SA"/>
              </w:rPr>
            </w:rPrChange>
          </w:rPr>
          <w:delText>Because of the nature of our data (structured data), its low volume (MB), frequency (weekly updates) and the use cases (aggregations) we decided to go with a relational database</w:delText>
        </w:r>
      </w:del>
      <w:ins w:id="3290" w:author="Fritz Gyger" w:date="2019-03-17T15:22:00Z">
        <w:del w:id="3291" w:author="outpost" w:date="2019-03-20T22:04:00Z">
          <w:r w:rsidR="006D5B39" w:rsidRPr="0047260E" w:rsidDel="00B10556">
            <w:rPr>
              <w:lang w:val="en-CA" w:eastAsia="ar-SA"/>
              <w:rPrChange w:id="3292" w:author="ilia kassianenko" w:date="2019-03-21T21:37:00Z">
                <w:rPr>
                  <w:lang w:val="en-CA" w:eastAsia="ar-SA"/>
                </w:rPr>
              </w:rPrChange>
            </w:rPr>
            <w:delText xml:space="preserve"> with a war storage option</w:delText>
          </w:r>
        </w:del>
      </w:ins>
      <w:del w:id="3293" w:author="outpost" w:date="2019-03-20T22:04:00Z">
        <w:r w:rsidRPr="0047260E" w:rsidDel="00B10556">
          <w:rPr>
            <w:lang w:val="en-CA" w:eastAsia="ar-SA"/>
            <w:rPrChange w:id="3294" w:author="ilia kassianenko" w:date="2019-03-21T21:37:00Z">
              <w:rPr>
                <w:lang w:val="en-CA" w:eastAsia="ar-SA"/>
              </w:rPr>
            </w:rPrChange>
          </w:rPr>
          <w:delText>.</w:delText>
        </w:r>
      </w:del>
    </w:p>
    <w:p w14:paraId="218E3C39" w14:textId="5EA55D41" w:rsidR="00DD27EF" w:rsidRPr="0047260E" w:rsidDel="00EF4393" w:rsidRDefault="00DD27EF" w:rsidP="00410D82">
      <w:pPr>
        <w:pStyle w:val="BodyText"/>
        <w:rPr>
          <w:del w:id="3295" w:author="Fritz Gyger" w:date="2019-03-21T17:08:00Z"/>
          <w:lang w:val="en-CA" w:eastAsia="ar-SA"/>
          <w:rPrChange w:id="3296" w:author="ilia kassianenko" w:date="2019-03-21T21:37:00Z">
            <w:rPr>
              <w:del w:id="3297" w:author="Fritz Gyger" w:date="2019-03-21T17:08:00Z"/>
              <w:lang w:val="en-CA" w:eastAsia="ar-SA"/>
            </w:rPr>
          </w:rPrChange>
        </w:rPr>
      </w:pPr>
      <w:r w:rsidRPr="0047260E">
        <w:rPr>
          <w:lang w:val="en-CA" w:eastAsia="ar-SA"/>
          <w:rPrChange w:id="3298" w:author="ilia kassianenko" w:date="2019-03-21T21:37:00Z">
            <w:rPr>
              <w:lang w:val="en-CA" w:eastAsia="ar-SA"/>
            </w:rPr>
          </w:rPrChange>
        </w:rPr>
        <w:t>See also Appendix C &amp; D</w:t>
      </w:r>
      <w:ins w:id="3299" w:author="Fritz Gyger" w:date="2019-03-21T17:08:00Z">
        <w:r w:rsidR="00EF4393" w:rsidRPr="0047260E">
          <w:rPr>
            <w:lang w:val="en-CA" w:eastAsia="ar-SA"/>
            <w:rPrChange w:id="3300" w:author="ilia kassianenko" w:date="2019-03-21T21:37:00Z">
              <w:rPr>
                <w:lang w:val="en-CA" w:eastAsia="ar-SA"/>
              </w:rPr>
            </w:rPrChange>
          </w:rPr>
          <w:t xml:space="preserve"> and section </w:t>
        </w:r>
      </w:ins>
      <w:del w:id="3301" w:author="Fritz Gyger" w:date="2019-03-21T17:08:00Z">
        <w:r w:rsidRPr="0047260E" w:rsidDel="00EF4393">
          <w:rPr>
            <w:lang w:val="en-CA" w:eastAsia="ar-SA"/>
            <w:rPrChange w:id="3302" w:author="ilia kassianenko" w:date="2019-03-21T21:37:00Z">
              <w:rPr>
                <w:lang w:val="en-CA" w:eastAsia="ar-SA"/>
              </w:rPr>
            </w:rPrChange>
          </w:rPr>
          <w:delText>.</w:delText>
        </w:r>
      </w:del>
    </w:p>
    <w:p w14:paraId="68A908C2" w14:textId="3255FC56" w:rsidR="00410D82" w:rsidRPr="0047260E" w:rsidRDefault="00A60E4A" w:rsidP="00410D82">
      <w:pPr>
        <w:pStyle w:val="BodyText"/>
        <w:rPr>
          <w:color w:val="FF0000"/>
          <w:lang w:val="en-CA" w:eastAsia="ar-SA"/>
          <w:rPrChange w:id="3303" w:author="ilia kassianenko" w:date="2019-03-21T21:37:00Z">
            <w:rPr>
              <w:lang w:val="en-CA" w:eastAsia="ar-SA"/>
            </w:rPr>
          </w:rPrChange>
        </w:rPr>
      </w:pPr>
      <w:ins w:id="3304" w:author="Pawel Kaluski" w:date="2019-03-13T21:46:00Z">
        <w:del w:id="3305" w:author="Fritz Gyger" w:date="2019-03-17T15:22:00Z">
          <w:r w:rsidRPr="0047260E" w:rsidDel="006D5B39">
            <w:rPr>
              <w:color w:val="FF0000"/>
              <w:lang w:val="en-CA" w:eastAsia="ar-SA"/>
              <w:rPrChange w:id="3306" w:author="ilia kassianenko" w:date="2019-03-21T21:37:00Z">
                <w:rPr>
                  <w:color w:val="FF0000"/>
                  <w:lang w:val="en-CA" w:eastAsia="ar-SA"/>
                </w:rPr>
              </w:rPrChange>
            </w:rPr>
            <w:delText xml:space="preserve"> </w:delText>
          </w:r>
        </w:del>
        <w:del w:id="3307" w:author="Fritz Gyger" w:date="2019-03-21T17:08:00Z">
          <w:r w:rsidRPr="0047260E" w:rsidDel="00EF4393">
            <w:rPr>
              <w:color w:val="000000" w:themeColor="text1"/>
              <w:lang w:val="en-CA" w:eastAsia="ar-SA"/>
              <w:rPrChange w:id="3308" w:author="ilia kassianenko" w:date="2019-03-21T21:37:00Z">
                <w:rPr>
                  <w:color w:val="FF0000"/>
                  <w:lang w:val="en-CA" w:eastAsia="ar-SA"/>
                </w:rPr>
              </w:rPrChange>
            </w:rPr>
            <w:delText xml:space="preserve">See </w:delText>
          </w:r>
        </w:del>
        <w:r w:rsidRPr="0047260E">
          <w:rPr>
            <w:color w:val="000000" w:themeColor="text1"/>
            <w:lang w:val="en-CA" w:eastAsia="ar-SA"/>
            <w:rPrChange w:id="3309" w:author="ilia kassianenko" w:date="2019-03-21T21:37:00Z">
              <w:rPr>
                <w:color w:val="FF0000"/>
                <w:lang w:val="en-CA" w:eastAsia="ar-SA"/>
              </w:rPr>
            </w:rPrChange>
          </w:rPr>
          <w:t>3.5</w:t>
        </w:r>
      </w:ins>
    </w:p>
    <w:p w14:paraId="37C1E134" w14:textId="77777777" w:rsidR="00E537B5" w:rsidRPr="0047260E" w:rsidRDefault="00E537B5" w:rsidP="00E537B5">
      <w:pPr>
        <w:pStyle w:val="BodyText"/>
        <w:rPr>
          <w:lang w:val="en-CA" w:eastAsia="ar-SA"/>
          <w:rPrChange w:id="3310" w:author="ilia kassianenko" w:date="2019-03-21T21:37:00Z">
            <w:rPr>
              <w:lang w:val="en-CA" w:eastAsia="ar-SA"/>
            </w:rPr>
          </w:rPrChange>
        </w:rPr>
      </w:pPr>
    </w:p>
    <w:p w14:paraId="23E962DB" w14:textId="316F592F" w:rsidR="00BB12B8" w:rsidRPr="0047260E" w:rsidRDefault="004B2EA2">
      <w:pPr>
        <w:pStyle w:val="Heading3"/>
        <w:numPr>
          <w:ilvl w:val="2"/>
          <w:numId w:val="2"/>
        </w:numPr>
        <w:rPr>
          <w:lang w:val="en-CA"/>
          <w:rPrChange w:id="3311" w:author="ilia kassianenko" w:date="2019-03-21T21:37:00Z">
            <w:rPr/>
          </w:rPrChange>
        </w:rPr>
      </w:pPr>
      <w:bookmarkStart w:id="3312" w:name="_Toc432497662"/>
      <w:bookmarkStart w:id="3313" w:name="_Toc4082413"/>
      <w:r w:rsidRPr="0047260E">
        <w:rPr>
          <w:lang w:val="en-CA"/>
          <w:rPrChange w:id="3314" w:author="ilia kassianenko" w:date="2019-03-21T21:37:00Z">
            <w:rPr/>
          </w:rPrChange>
        </w:rPr>
        <w:t>Functional Design Decisions</w:t>
      </w:r>
      <w:bookmarkEnd w:id="3312"/>
      <w:bookmarkEnd w:id="3313"/>
    </w:p>
    <w:p w14:paraId="4B8232AA" w14:textId="7AD3BA04" w:rsidR="00BB12B8" w:rsidRPr="0047260E" w:rsidDel="00EF4393" w:rsidRDefault="004B2EA2">
      <w:pPr>
        <w:pStyle w:val="InstructionalText"/>
        <w:rPr>
          <w:del w:id="3315" w:author="Fritz Gyger" w:date="2019-03-21T17:09:00Z"/>
          <w:lang w:val="en-CA"/>
          <w:rPrChange w:id="3316" w:author="ilia kassianenko" w:date="2019-03-21T21:37:00Z">
            <w:rPr>
              <w:del w:id="3317" w:author="Fritz Gyger" w:date="2019-03-21T17:09:00Z"/>
            </w:rPr>
          </w:rPrChange>
        </w:rPr>
      </w:pPr>
      <w:del w:id="3318" w:author="Fritz Gyger" w:date="2019-03-21T17:09:00Z">
        <w:r w:rsidRPr="0047260E" w:rsidDel="00EF4393">
          <w:rPr>
            <w:lang w:val="en-CA"/>
            <w:rPrChange w:id="3319" w:author="ilia kassianenko" w:date="2019-03-21T21:37:00Z">
              <w:rPr/>
            </w:rPrChange>
          </w:rPr>
          <w:delText xml:space="preserve">Instructions: Describe decisions about how the database will behave in </w:delText>
        </w:r>
        <w:r w:rsidRPr="0047260E" w:rsidDel="00EF4393">
          <w:rPr>
            <w:b/>
            <w:lang w:val="en-CA"/>
            <w:rPrChange w:id="3320" w:author="ilia kassianenko" w:date="2019-03-21T21:37:00Z">
              <w:rPr>
                <w:b/>
              </w:rPr>
            </w:rPrChange>
          </w:rPr>
          <w:delText xml:space="preserve">meeting its requirements from a user's point of view </w:delText>
        </w:r>
        <w:r w:rsidRPr="0047260E" w:rsidDel="00EF4393">
          <w:rPr>
            <w:lang w:val="en-CA"/>
            <w:rPrChange w:id="3321" w:author="ilia kassianenko" w:date="2019-03-21T21:37:00Z">
              <w:rPr/>
            </w:rPrChange>
          </w:rPr>
          <w:delText xml:space="preserve">(i.e., functionality of the database from an application perspective), ignoring internal implementation, and any other decisions affecting further design of the database. Include decisions regarding inputs the database will accept </w:delText>
        </w:r>
        <w:r w:rsidRPr="0047260E" w:rsidDel="00EF4393">
          <w:rPr>
            <w:b/>
            <w:lang w:val="en-CA"/>
            <w:rPrChange w:id="3322" w:author="ilia kassianenko" w:date="2019-03-21T21:37:00Z">
              <w:rPr>
                <w:b/>
              </w:rPr>
            </w:rPrChange>
          </w:rPr>
          <w:delText>and outputs</w:delText>
        </w:r>
        <w:r w:rsidRPr="0047260E" w:rsidDel="00EF4393">
          <w:rPr>
            <w:lang w:val="en-CA"/>
            <w:rPrChange w:id="3323" w:author="ilia kassianenko" w:date="2019-03-21T21:37:00Z">
              <w:rPr/>
            </w:rPrChange>
          </w:rPr>
          <w:delText xml:space="preserve"> (displays, </w:delText>
        </w:r>
        <w:r w:rsidRPr="0047260E" w:rsidDel="00EF4393">
          <w:rPr>
            <w:b/>
            <w:lang w:val="en-CA"/>
            <w:rPrChange w:id="3324" w:author="ilia kassianenko" w:date="2019-03-21T21:37:00Z">
              <w:rPr>
                <w:b/>
              </w:rPr>
            </w:rPrChange>
          </w:rPr>
          <w:delText>reports</w:delText>
        </w:r>
        <w:r w:rsidRPr="0047260E" w:rsidDel="00EF4393">
          <w:rPr>
            <w:lang w:val="en-CA"/>
            <w:rPrChange w:id="3325" w:author="ilia kassianenko" w:date="2019-03-21T21:37:00Z">
              <w:rPr/>
            </w:rPrChange>
          </w:rPr>
          <w:delText xml:space="preserve">, messages, responses, etc.) it will need to support, including interfaces with other systems. Describe the general types of processing (sequential versus random for inserts, updates, deletes and queries) required both for data entering the database, and data most frequently accessed. Also include decisions on </w:delText>
        </w:r>
        <w:r w:rsidRPr="0047260E" w:rsidDel="00EF4393">
          <w:rPr>
            <w:b/>
            <w:lang w:val="en-CA"/>
            <w:rPrChange w:id="3326" w:author="ilia kassianenko" w:date="2019-03-21T21:37:00Z">
              <w:rPr>
                <w:b/>
              </w:rPr>
            </w:rPrChange>
          </w:rPr>
          <w:delText>how databases/data files will appear to the user</w:delText>
        </w:r>
        <w:r w:rsidRPr="0047260E" w:rsidDel="00EF4393">
          <w:rPr>
            <w:lang w:val="en-CA"/>
            <w:rPrChange w:id="3327" w:author="ilia kassianenko" w:date="2019-03-21T21:37:00Z">
              <w:rPr/>
            </w:rPrChange>
          </w:rPr>
          <w:delText>.</w:delText>
        </w:r>
      </w:del>
    </w:p>
    <w:p w14:paraId="27942404" w14:textId="77777777" w:rsidR="00EF4393" w:rsidRPr="0047260E" w:rsidRDefault="00EF4393">
      <w:pPr>
        <w:rPr>
          <w:ins w:id="3328" w:author="Fritz Gyger" w:date="2019-03-21T17:09:00Z"/>
          <w:b/>
          <w:lang w:val="en-CA"/>
          <w:rPrChange w:id="3329" w:author="ilia kassianenko" w:date="2019-03-21T21:37:00Z">
            <w:rPr>
              <w:ins w:id="3330" w:author="Fritz Gyger" w:date="2019-03-21T17:09:00Z"/>
              <w:b/>
            </w:rPr>
          </w:rPrChange>
        </w:rPr>
        <w:pPrChange w:id="3331" w:author="outpost" w:date="2019-03-20T21:56:00Z">
          <w:pPr>
            <w:pStyle w:val="BodyText"/>
          </w:pPr>
        </w:pPrChange>
      </w:pPr>
    </w:p>
    <w:p w14:paraId="5CDE8C0E" w14:textId="264681C3" w:rsidR="00410D82" w:rsidRPr="0047260E" w:rsidRDefault="00410D82">
      <w:pPr>
        <w:rPr>
          <w:ins w:id="3332" w:author="Microsoft Office User" w:date="2019-03-17T12:00:00Z"/>
          <w:lang w:val="en-CA"/>
          <w:rPrChange w:id="3333" w:author="ilia kassianenko" w:date="2019-03-21T21:37:00Z">
            <w:rPr>
              <w:ins w:id="3334" w:author="Microsoft Office User" w:date="2019-03-17T12:00:00Z"/>
              <w:lang w:val="en-CA" w:eastAsia="ar-SA"/>
            </w:rPr>
          </w:rPrChange>
        </w:rPr>
        <w:pPrChange w:id="3335" w:author="outpost" w:date="2019-03-20T21:56:00Z">
          <w:pPr>
            <w:pStyle w:val="BodyText"/>
          </w:pPr>
        </w:pPrChange>
      </w:pPr>
      <w:r w:rsidRPr="0047260E">
        <w:rPr>
          <w:b/>
          <w:lang w:val="en-CA"/>
          <w:rPrChange w:id="3336" w:author="ilia kassianenko" w:date="2019-03-21T21:37:00Z">
            <w:rPr>
              <w:lang w:val="en-CA" w:eastAsia="ar-SA"/>
            </w:rPr>
          </w:rPrChange>
        </w:rPr>
        <w:t xml:space="preserve">Inputs </w:t>
      </w:r>
      <w:del w:id="3337" w:author="outpost" w:date="2019-03-20T21:23:00Z">
        <w:r w:rsidRPr="0047260E" w:rsidDel="001A5937">
          <w:rPr>
            <w:b/>
            <w:lang w:val="en-CA"/>
            <w:rPrChange w:id="3338" w:author="ilia kassianenko" w:date="2019-03-21T21:37:00Z">
              <w:rPr>
                <w:lang w:val="en-CA" w:eastAsia="ar-SA"/>
              </w:rPr>
            </w:rPrChange>
          </w:rPr>
          <w:delText>are csv files</w:delText>
        </w:r>
      </w:del>
      <w:ins w:id="3339" w:author="outpost" w:date="2019-03-20T21:23:00Z">
        <w:r w:rsidR="001A5937" w:rsidRPr="0047260E">
          <w:rPr>
            <w:b/>
            <w:lang w:val="en-CA"/>
            <w:rPrChange w:id="3340" w:author="ilia kassianenko" w:date="2019-03-21T21:37:00Z">
              <w:rPr>
                <w:lang w:val="en-CA" w:eastAsia="ar-SA"/>
              </w:rPr>
            </w:rPrChange>
          </w:rPr>
          <w:t>files</w:t>
        </w:r>
        <w:r w:rsidR="001A5937" w:rsidRPr="0047260E">
          <w:rPr>
            <w:lang w:val="en-CA"/>
            <w:rPrChange w:id="3341" w:author="ilia kassianenko" w:date="2019-03-21T21:37:00Z">
              <w:rPr>
                <w:lang w:val="en-CA" w:eastAsia="ar-SA"/>
              </w:rPr>
            </w:rPrChange>
          </w:rPr>
          <w:t xml:space="preserve"> in “</w:t>
        </w:r>
        <w:proofErr w:type="spellStart"/>
        <w:r w:rsidR="001A5937" w:rsidRPr="0047260E">
          <w:rPr>
            <w:lang w:val="en-CA"/>
            <w:rPrChange w:id="3342" w:author="ilia kassianenko" w:date="2019-03-21T21:37:00Z">
              <w:rPr>
                <w:lang w:val="en-CA" w:eastAsia="ar-SA"/>
              </w:rPr>
            </w:rPrChange>
          </w:rPr>
          <w:t>csv</w:t>
        </w:r>
        <w:proofErr w:type="spellEnd"/>
        <w:r w:rsidR="001A5937" w:rsidRPr="0047260E">
          <w:rPr>
            <w:lang w:val="en-CA"/>
            <w:rPrChange w:id="3343" w:author="ilia kassianenko" w:date="2019-03-21T21:37:00Z">
              <w:rPr>
                <w:lang w:val="en-CA" w:eastAsia="ar-SA"/>
              </w:rPr>
            </w:rPrChange>
          </w:rPr>
          <w:t>” format, which are</w:t>
        </w:r>
      </w:ins>
      <w:r w:rsidRPr="0047260E">
        <w:rPr>
          <w:lang w:val="en-CA"/>
          <w:rPrChange w:id="3344" w:author="ilia kassianenko" w:date="2019-03-21T21:37:00Z">
            <w:rPr>
              <w:lang w:val="en-CA" w:eastAsia="ar-SA"/>
            </w:rPr>
          </w:rPrChange>
        </w:rPr>
        <w:t xml:space="preserve"> obtained from different sources</w:t>
      </w:r>
      <w:del w:id="3345" w:author="outpost" w:date="2019-03-20T21:55:00Z">
        <w:r w:rsidRPr="0047260E" w:rsidDel="007C65EE">
          <w:rPr>
            <w:lang w:val="en-CA"/>
            <w:rPrChange w:id="3346" w:author="ilia kassianenko" w:date="2019-03-21T21:37:00Z">
              <w:rPr>
                <w:lang w:val="en-CA" w:eastAsia="ar-SA"/>
              </w:rPr>
            </w:rPrChange>
          </w:rPr>
          <w:delText>,</w:delText>
        </w:r>
      </w:del>
      <w:ins w:id="3347" w:author="outpost" w:date="2019-03-20T21:55:00Z">
        <w:r w:rsidR="007C65EE" w:rsidRPr="0047260E">
          <w:rPr>
            <w:lang w:val="en-CA"/>
            <w:rPrChange w:id="3348" w:author="ilia kassianenko" w:date="2019-03-21T21:37:00Z">
              <w:rPr>
                <w:lang w:val="en-CA" w:eastAsia="ar-SA"/>
              </w:rPr>
            </w:rPrChange>
          </w:rPr>
          <w:t xml:space="preserve"> and</w:t>
        </w:r>
      </w:ins>
      <w:r w:rsidRPr="0047260E">
        <w:rPr>
          <w:lang w:val="en-CA"/>
          <w:rPrChange w:id="3349" w:author="ilia kassianenko" w:date="2019-03-21T21:37:00Z">
            <w:rPr>
              <w:lang w:val="en-CA" w:eastAsia="ar-SA"/>
            </w:rPr>
          </w:rPrChange>
        </w:rPr>
        <w:t xml:space="preserve"> loaded in weekly</w:t>
      </w:r>
      <w:ins w:id="3350" w:author="outpost" w:date="2019-03-20T21:56:00Z">
        <w:r w:rsidR="007C65EE" w:rsidRPr="0047260E">
          <w:rPr>
            <w:lang w:val="en-CA"/>
            <w:rPrChange w:id="3351" w:author="ilia kassianenko" w:date="2019-03-21T21:37:00Z">
              <w:rPr>
                <w:lang w:val="en-CA" w:eastAsia="ar-SA"/>
              </w:rPr>
            </w:rPrChange>
          </w:rPr>
          <w:t xml:space="preserve">, by using </w:t>
        </w:r>
      </w:ins>
      <w:del w:id="3352" w:author="outpost" w:date="2019-03-20T21:56:00Z">
        <w:r w:rsidRPr="0047260E" w:rsidDel="007C65EE">
          <w:rPr>
            <w:lang w:val="en-CA"/>
            <w:rPrChange w:id="3353" w:author="ilia kassianenko" w:date="2019-03-21T21:37:00Z">
              <w:rPr>
                <w:lang w:val="en-CA" w:eastAsia="ar-SA"/>
              </w:rPr>
            </w:rPrChange>
          </w:rPr>
          <w:delText xml:space="preserve"> </w:delText>
        </w:r>
      </w:del>
      <w:r w:rsidRPr="0047260E">
        <w:rPr>
          <w:lang w:val="en-CA"/>
          <w:rPrChange w:id="3354" w:author="ilia kassianenko" w:date="2019-03-21T21:37:00Z">
            <w:rPr>
              <w:lang w:val="en-CA" w:eastAsia="ar-SA"/>
            </w:rPr>
          </w:rPrChange>
        </w:rPr>
        <w:t>batch processes</w:t>
      </w:r>
      <w:ins w:id="3355" w:author="Fritz Gyger" w:date="2019-03-11T19:45:00Z">
        <w:r w:rsidR="006A1391" w:rsidRPr="0047260E">
          <w:rPr>
            <w:lang w:val="en-CA"/>
            <w:rPrChange w:id="3356" w:author="ilia kassianenko" w:date="2019-03-21T21:37:00Z">
              <w:rPr>
                <w:lang w:val="en-CA" w:eastAsia="ar-SA"/>
              </w:rPr>
            </w:rPrChange>
          </w:rPr>
          <w:t xml:space="preserve"> on Monday</w:t>
        </w:r>
      </w:ins>
      <w:ins w:id="3357" w:author="outpost" w:date="2019-03-20T21:56:00Z">
        <w:r w:rsidR="007C65EE" w:rsidRPr="0047260E">
          <w:rPr>
            <w:lang w:val="en-CA"/>
            <w:rPrChange w:id="3358" w:author="ilia kassianenko" w:date="2019-03-21T21:37:00Z">
              <w:rPr>
                <w:lang w:val="en-CA" w:eastAsia="ar-SA"/>
              </w:rPr>
            </w:rPrChange>
          </w:rPr>
          <w:t xml:space="preserve"> EDT</w:t>
        </w:r>
      </w:ins>
      <w:ins w:id="3359" w:author="Fritz Gyger" w:date="2019-03-11T19:45:00Z">
        <w:r w:rsidR="006A1391" w:rsidRPr="0047260E">
          <w:rPr>
            <w:lang w:val="en-CA"/>
            <w:rPrChange w:id="3360" w:author="ilia kassianenko" w:date="2019-03-21T21:37:00Z">
              <w:rPr>
                <w:lang w:val="en-CA" w:eastAsia="ar-SA"/>
              </w:rPr>
            </w:rPrChange>
          </w:rPr>
          <w:t xml:space="preserve"> mornings</w:t>
        </w:r>
      </w:ins>
      <w:r w:rsidRPr="0047260E">
        <w:rPr>
          <w:lang w:val="en-CA"/>
          <w:rPrChange w:id="3361" w:author="ilia kassianenko" w:date="2019-03-21T21:37:00Z">
            <w:rPr>
              <w:lang w:val="en-CA" w:eastAsia="ar-SA"/>
            </w:rPr>
          </w:rPrChange>
        </w:rPr>
        <w:t>.</w:t>
      </w:r>
      <w:del w:id="3362" w:author="outpost" w:date="2019-03-20T21:56:00Z">
        <w:r w:rsidRPr="0047260E" w:rsidDel="007C65EE">
          <w:rPr>
            <w:lang w:val="en-CA"/>
            <w:rPrChange w:id="3363" w:author="ilia kassianenko" w:date="2019-03-21T21:37:00Z">
              <w:rPr>
                <w:lang w:val="en-CA" w:eastAsia="ar-SA"/>
              </w:rPr>
            </w:rPrChange>
          </w:rPr>
          <w:delText xml:space="preserve"> </w:delText>
        </w:r>
      </w:del>
    </w:p>
    <w:p w14:paraId="6FDD143D" w14:textId="1139D402" w:rsidR="00B10556" w:rsidRPr="0047260E" w:rsidDel="00EF4393" w:rsidRDefault="00697594" w:rsidP="00410D82">
      <w:pPr>
        <w:pStyle w:val="BodyText"/>
        <w:rPr>
          <w:ins w:id="3364" w:author="outpost" w:date="2019-03-20T22:04:00Z"/>
          <w:del w:id="3365" w:author="Fritz Gyger" w:date="2019-03-21T17:09:00Z"/>
          <w:rFonts w:cs="Arial"/>
          <w:szCs w:val="22"/>
          <w:lang w:val="en-CA"/>
          <w:rPrChange w:id="3366" w:author="ilia kassianenko" w:date="2019-03-21T21:37:00Z">
            <w:rPr>
              <w:ins w:id="3367" w:author="outpost" w:date="2019-03-20T22:04:00Z"/>
              <w:del w:id="3368" w:author="Fritz Gyger" w:date="2019-03-21T17:09:00Z"/>
              <w:rFonts w:cs="Arial"/>
              <w:color w:val="FF0000"/>
              <w:szCs w:val="22"/>
            </w:rPr>
          </w:rPrChange>
        </w:rPr>
      </w:pPr>
      <w:ins w:id="3369" w:author="Microsoft Office User" w:date="2019-03-17T12:00:00Z">
        <w:r w:rsidRPr="0047260E">
          <w:rPr>
            <w:rFonts w:cs="Arial"/>
            <w:szCs w:val="22"/>
            <w:lang w:val="en-CA"/>
            <w:rPrChange w:id="3370" w:author="ilia kassianenko" w:date="2019-03-21T21:37:00Z">
              <w:rPr>
                <w:rFonts w:cs="Arial"/>
                <w:sz w:val="24"/>
                <w:szCs w:val="24"/>
              </w:rPr>
            </w:rPrChange>
          </w:rPr>
          <w:t xml:space="preserve">We plan to use Python to develop the </w:t>
        </w:r>
        <w:r w:rsidRPr="0047260E">
          <w:rPr>
            <w:rFonts w:cs="Arial"/>
            <w:b/>
            <w:szCs w:val="22"/>
            <w:lang w:val="en-CA"/>
            <w:rPrChange w:id="3371" w:author="ilia kassianenko" w:date="2019-03-21T21:37:00Z">
              <w:rPr>
                <w:rFonts w:cs="Arial"/>
                <w:sz w:val="24"/>
                <w:szCs w:val="24"/>
              </w:rPr>
            </w:rPrChange>
          </w:rPr>
          <w:t>ETL process</w:t>
        </w:r>
        <w:r w:rsidRPr="0047260E">
          <w:rPr>
            <w:rFonts w:cs="Arial"/>
            <w:szCs w:val="22"/>
            <w:lang w:val="en-CA"/>
            <w:rPrChange w:id="3372" w:author="ilia kassianenko" w:date="2019-03-21T21:37:00Z">
              <w:rPr>
                <w:rFonts w:cs="Arial"/>
                <w:sz w:val="24"/>
                <w:szCs w:val="24"/>
              </w:rPr>
            </w:rPrChange>
          </w:rPr>
          <w:t xml:space="preserve"> and the data cleansing. </w:t>
        </w:r>
      </w:ins>
      <w:ins w:id="3373" w:author="Fritz Gyger" w:date="2019-03-17T15:19:00Z">
        <w:del w:id="3374" w:author="outpost" w:date="2019-03-20T22:04:00Z">
          <w:r w:rsidR="006D5B39" w:rsidRPr="0047260E" w:rsidDel="00B10556">
            <w:rPr>
              <w:rFonts w:cs="Arial"/>
              <w:szCs w:val="22"/>
              <w:lang w:val="en-CA"/>
              <w:rPrChange w:id="3375" w:author="ilia kassianenko" w:date="2019-03-21T21:37:00Z">
                <w:rPr>
                  <w:rFonts w:cs="Arial"/>
                  <w:szCs w:val="22"/>
                </w:rPr>
              </w:rPrChange>
            </w:rPr>
            <w:delText xml:space="preserve">                                  </w:delText>
          </w:r>
        </w:del>
      </w:ins>
    </w:p>
    <w:p w14:paraId="23717324" w14:textId="0BF87731" w:rsidR="00697594" w:rsidRPr="0047260E" w:rsidRDefault="00697594" w:rsidP="00410D82">
      <w:pPr>
        <w:pStyle w:val="BodyText"/>
        <w:rPr>
          <w:szCs w:val="22"/>
          <w:lang w:val="en-CA" w:eastAsia="ar-SA"/>
          <w:rPrChange w:id="3376" w:author="ilia kassianenko" w:date="2019-03-21T21:37:00Z">
            <w:rPr>
              <w:szCs w:val="22"/>
              <w:lang w:val="en-CA" w:eastAsia="ar-SA"/>
            </w:rPr>
          </w:rPrChange>
        </w:rPr>
      </w:pPr>
      <w:ins w:id="3377" w:author="Microsoft Office User" w:date="2019-03-17T12:00:00Z">
        <w:r w:rsidRPr="0047260E">
          <w:rPr>
            <w:rFonts w:cs="Arial"/>
            <w:szCs w:val="22"/>
            <w:lang w:val="en-CA"/>
            <w:rPrChange w:id="3378" w:author="ilia kassianenko" w:date="2019-03-21T21:37:00Z">
              <w:rPr>
                <w:rFonts w:cs="Arial"/>
                <w:sz w:val="24"/>
                <w:szCs w:val="24"/>
              </w:rPr>
            </w:rPrChange>
          </w:rPr>
          <w:t xml:space="preserve">See </w:t>
        </w:r>
      </w:ins>
      <w:ins w:id="3379" w:author="Fritz Gyger" w:date="2019-03-21T17:09:00Z">
        <w:r w:rsidR="00EF4393" w:rsidRPr="0047260E">
          <w:rPr>
            <w:rFonts w:cs="Arial"/>
            <w:szCs w:val="22"/>
            <w:lang w:val="en-CA"/>
            <w:rPrChange w:id="3380" w:author="ilia kassianenko" w:date="2019-03-21T21:37:00Z">
              <w:rPr>
                <w:rFonts w:cs="Arial"/>
                <w:szCs w:val="22"/>
              </w:rPr>
            </w:rPrChange>
          </w:rPr>
          <w:t xml:space="preserve">the corresponding </w:t>
        </w:r>
      </w:ins>
      <w:ins w:id="3381" w:author="Microsoft Office User" w:date="2019-03-17T12:00:00Z">
        <w:r w:rsidRPr="0047260E">
          <w:rPr>
            <w:rFonts w:cs="Arial"/>
            <w:szCs w:val="22"/>
            <w:lang w:val="en-CA"/>
            <w:rPrChange w:id="3382" w:author="ilia kassianenko" w:date="2019-03-21T21:37:00Z">
              <w:rPr>
                <w:rFonts w:cs="Arial"/>
                <w:sz w:val="24"/>
                <w:szCs w:val="24"/>
              </w:rPr>
            </w:rPrChange>
          </w:rPr>
          <w:t xml:space="preserve">rules in </w:t>
        </w:r>
      </w:ins>
      <w:ins w:id="3383" w:author="Fritz Gyger" w:date="2019-03-21T17:34:00Z">
        <w:r w:rsidR="00A17D90" w:rsidRPr="0047260E">
          <w:rPr>
            <w:rFonts w:cs="Arial"/>
            <w:szCs w:val="22"/>
            <w:lang w:val="en-CA"/>
            <w:rPrChange w:id="3384" w:author="ilia kassianenko" w:date="2019-03-21T21:37:00Z">
              <w:rPr>
                <w:rFonts w:cs="Arial"/>
                <w:szCs w:val="22"/>
              </w:rPr>
            </w:rPrChange>
          </w:rPr>
          <w:fldChar w:fldCharType="begin"/>
        </w:r>
        <w:r w:rsidR="00A17D90" w:rsidRPr="0047260E">
          <w:rPr>
            <w:rFonts w:cs="Arial"/>
            <w:szCs w:val="22"/>
            <w:lang w:val="en-CA"/>
            <w:rPrChange w:id="3385" w:author="ilia kassianenko" w:date="2019-03-21T21:37:00Z">
              <w:rPr>
                <w:rFonts w:cs="Arial"/>
                <w:szCs w:val="22"/>
              </w:rPr>
            </w:rPrChange>
          </w:rPr>
          <w:instrText xml:space="preserve"> HYPERLINK  \l "_Validation_rules:" </w:instrText>
        </w:r>
        <w:r w:rsidR="00A17D90" w:rsidRPr="0047260E">
          <w:rPr>
            <w:rFonts w:cs="Arial"/>
            <w:szCs w:val="22"/>
            <w:lang w:val="en-CA"/>
            <w:rPrChange w:id="3386" w:author="ilia kassianenko" w:date="2019-03-21T21:37:00Z">
              <w:rPr>
                <w:rFonts w:cs="Arial"/>
                <w:szCs w:val="22"/>
              </w:rPr>
            </w:rPrChange>
          </w:rPr>
          <w:fldChar w:fldCharType="separate"/>
        </w:r>
        <w:r w:rsidRPr="0047260E">
          <w:rPr>
            <w:rStyle w:val="Hyperlink"/>
            <w:szCs w:val="22"/>
            <w:lang w:val="en-CA"/>
            <w:rPrChange w:id="3387" w:author="ilia kassianenko" w:date="2019-03-21T21:37:00Z">
              <w:rPr>
                <w:rFonts w:cs="Arial"/>
                <w:sz w:val="24"/>
                <w:szCs w:val="24"/>
              </w:rPr>
            </w:rPrChange>
          </w:rPr>
          <w:t>section</w:t>
        </w:r>
        <w:r w:rsidR="00A17D90" w:rsidRPr="0047260E">
          <w:rPr>
            <w:rStyle w:val="Hyperlink"/>
            <w:rFonts w:cs="Arial"/>
            <w:szCs w:val="22"/>
            <w:lang w:val="en-CA"/>
            <w:rPrChange w:id="3388" w:author="ilia kassianenko" w:date="2019-03-21T21:37:00Z">
              <w:rPr>
                <w:rStyle w:val="Hyperlink"/>
                <w:rFonts w:cs="Arial"/>
                <w:szCs w:val="22"/>
              </w:rPr>
            </w:rPrChange>
          </w:rPr>
          <w:t>s</w:t>
        </w:r>
        <w:r w:rsidRPr="0047260E">
          <w:rPr>
            <w:rStyle w:val="Hyperlink"/>
            <w:szCs w:val="22"/>
            <w:lang w:val="en-CA"/>
            <w:rPrChange w:id="3389" w:author="ilia kassianenko" w:date="2019-03-21T21:37:00Z">
              <w:rPr>
                <w:rFonts w:cs="Arial"/>
                <w:sz w:val="24"/>
                <w:szCs w:val="24"/>
              </w:rPr>
            </w:rPrChange>
          </w:rPr>
          <w:t xml:space="preserve"> 4.</w:t>
        </w:r>
        <w:r w:rsidR="00A17D90" w:rsidRPr="0047260E">
          <w:rPr>
            <w:rStyle w:val="Hyperlink"/>
            <w:rFonts w:cs="Arial"/>
            <w:szCs w:val="22"/>
            <w:lang w:val="en-CA"/>
            <w:rPrChange w:id="3390" w:author="ilia kassianenko" w:date="2019-03-21T21:37:00Z">
              <w:rPr>
                <w:rStyle w:val="Hyperlink"/>
                <w:rFonts w:cs="Arial"/>
                <w:szCs w:val="22"/>
              </w:rPr>
            </w:rPrChange>
          </w:rPr>
          <w:t>2.</w:t>
        </w:r>
        <w:r w:rsidRPr="0047260E">
          <w:rPr>
            <w:rStyle w:val="Hyperlink"/>
            <w:szCs w:val="22"/>
            <w:lang w:val="en-CA"/>
            <w:rPrChange w:id="3391" w:author="ilia kassianenko" w:date="2019-03-21T21:37:00Z">
              <w:rPr>
                <w:rFonts w:cs="Arial"/>
                <w:sz w:val="24"/>
                <w:szCs w:val="24"/>
              </w:rPr>
            </w:rPrChange>
          </w:rPr>
          <w:t>3.</w:t>
        </w:r>
        <w:r w:rsidR="00A17D90" w:rsidRPr="0047260E">
          <w:rPr>
            <w:rStyle w:val="Hyperlink"/>
            <w:rFonts w:cs="Arial"/>
            <w:szCs w:val="22"/>
            <w:lang w:val="en-CA"/>
            <w:rPrChange w:id="3392" w:author="ilia kassianenko" w:date="2019-03-21T21:37:00Z">
              <w:rPr>
                <w:rStyle w:val="Hyperlink"/>
                <w:rFonts w:cs="Arial"/>
                <w:szCs w:val="22"/>
              </w:rPr>
            </w:rPrChange>
          </w:rPr>
          <w:t>2 and 4.2.3.3</w:t>
        </w:r>
        <w:r w:rsidR="00A17D90" w:rsidRPr="0047260E">
          <w:rPr>
            <w:rFonts w:cs="Arial"/>
            <w:szCs w:val="22"/>
            <w:lang w:val="en-CA"/>
            <w:rPrChange w:id="3393" w:author="ilia kassianenko" w:date="2019-03-21T21:37:00Z">
              <w:rPr>
                <w:rFonts w:cs="Arial"/>
                <w:szCs w:val="22"/>
              </w:rPr>
            </w:rPrChange>
          </w:rPr>
          <w:fldChar w:fldCharType="end"/>
        </w:r>
      </w:ins>
      <w:ins w:id="3394" w:author="Fritz Gyger" w:date="2019-03-21T17:33:00Z">
        <w:r w:rsidR="00A17D90" w:rsidRPr="0047260E">
          <w:rPr>
            <w:rFonts w:cs="Arial"/>
            <w:szCs w:val="22"/>
            <w:lang w:val="en-CA"/>
            <w:rPrChange w:id="3395" w:author="ilia kassianenko" w:date="2019-03-21T21:37:00Z">
              <w:rPr>
                <w:rFonts w:cs="Arial"/>
                <w:szCs w:val="22"/>
              </w:rPr>
            </w:rPrChange>
          </w:rPr>
          <w:t xml:space="preserve">. </w:t>
        </w:r>
      </w:ins>
    </w:p>
    <w:p w14:paraId="60AFEF4B" w14:textId="5C98299C" w:rsidR="00410D82" w:rsidRPr="0047260E" w:rsidRDefault="00410D82" w:rsidP="00410D82">
      <w:pPr>
        <w:pStyle w:val="BodyText"/>
        <w:rPr>
          <w:lang w:val="en-CA" w:eastAsia="ar-SA"/>
          <w:rPrChange w:id="3396" w:author="ilia kassianenko" w:date="2019-03-21T21:37:00Z">
            <w:rPr>
              <w:lang w:val="en-CA" w:eastAsia="ar-SA"/>
            </w:rPr>
          </w:rPrChange>
        </w:rPr>
      </w:pPr>
      <w:r w:rsidRPr="0047260E">
        <w:rPr>
          <w:lang w:val="en-CA" w:eastAsia="ar-SA"/>
          <w:rPrChange w:id="3397" w:author="ilia kassianenko" w:date="2019-03-21T21:37:00Z">
            <w:rPr>
              <w:lang w:val="en-CA" w:eastAsia="ar-SA"/>
            </w:rPr>
          </w:rPrChange>
        </w:rPr>
        <w:t xml:space="preserve">For the </w:t>
      </w:r>
      <w:r w:rsidRPr="0047260E">
        <w:rPr>
          <w:b/>
          <w:lang w:val="en-CA" w:eastAsia="ar-SA"/>
          <w:rPrChange w:id="3398" w:author="ilia kassianenko" w:date="2019-03-21T21:37:00Z">
            <w:rPr>
              <w:b/>
              <w:lang w:val="en-CA" w:eastAsia="ar-SA"/>
            </w:rPr>
          </w:rPrChange>
        </w:rPr>
        <w:t xml:space="preserve">reporting </w:t>
      </w:r>
      <w:r w:rsidRPr="0047260E">
        <w:rPr>
          <w:lang w:val="en-CA" w:eastAsia="ar-SA"/>
          <w:rPrChange w:id="3399" w:author="ilia kassianenko" w:date="2019-03-21T21:37:00Z">
            <w:rPr>
              <w:lang w:val="en-CA" w:eastAsia="ar-SA"/>
            </w:rPr>
          </w:rPrChange>
        </w:rPr>
        <w:t>we plan to use Tableau</w:t>
      </w:r>
      <w:ins w:id="3400" w:author="Fritz Gyger" w:date="2019-03-11T19:46:00Z">
        <w:r w:rsidR="006A1391" w:rsidRPr="0047260E">
          <w:rPr>
            <w:lang w:val="en-CA" w:eastAsia="ar-SA"/>
            <w:rPrChange w:id="3401" w:author="ilia kassianenko" w:date="2019-03-21T21:37:00Z">
              <w:rPr>
                <w:lang w:val="en-CA" w:eastAsia="ar-SA"/>
              </w:rPr>
            </w:rPrChange>
          </w:rPr>
          <w:t xml:space="preserve"> to develop reports and dashboards</w:t>
        </w:r>
      </w:ins>
      <w:r w:rsidRPr="0047260E">
        <w:rPr>
          <w:lang w:val="en-CA" w:eastAsia="ar-SA"/>
          <w:rPrChange w:id="3402" w:author="ilia kassianenko" w:date="2019-03-21T21:37:00Z">
            <w:rPr>
              <w:lang w:val="en-CA" w:eastAsia="ar-SA"/>
            </w:rPr>
          </w:rPrChange>
        </w:rPr>
        <w:t>. We may give external customer access for a small fee</w:t>
      </w:r>
      <w:ins w:id="3403" w:author="Fritz Gyger" w:date="2019-03-11T19:45:00Z">
        <w:r w:rsidR="006A1391" w:rsidRPr="0047260E">
          <w:rPr>
            <w:lang w:val="en-CA" w:eastAsia="ar-SA"/>
            <w:rPrChange w:id="3404" w:author="ilia kassianenko" w:date="2019-03-21T21:37:00Z">
              <w:rPr>
                <w:lang w:val="en-CA" w:eastAsia="ar-SA"/>
              </w:rPr>
            </w:rPrChange>
          </w:rPr>
          <w:t xml:space="preserve"> (</w:t>
        </w:r>
        <w:proofErr w:type="spellStart"/>
        <w:r w:rsidR="006A1391" w:rsidRPr="0047260E">
          <w:rPr>
            <w:lang w:val="en-CA" w:eastAsia="ar-SA"/>
            <w:rPrChange w:id="3405" w:author="ilia kassianenko" w:date="2019-03-21T21:37:00Z">
              <w:rPr>
                <w:lang w:val="en-CA" w:eastAsia="ar-SA"/>
              </w:rPr>
            </w:rPrChange>
          </w:rPr>
          <w:t>tbd</w:t>
        </w:r>
        <w:proofErr w:type="spellEnd"/>
        <w:r w:rsidR="006A1391" w:rsidRPr="0047260E">
          <w:rPr>
            <w:lang w:val="en-CA" w:eastAsia="ar-SA"/>
            <w:rPrChange w:id="3406" w:author="ilia kassianenko" w:date="2019-03-21T21:37:00Z">
              <w:rPr>
                <w:lang w:val="en-CA" w:eastAsia="ar-SA"/>
              </w:rPr>
            </w:rPrChange>
          </w:rPr>
          <w:t>)</w:t>
        </w:r>
      </w:ins>
      <w:ins w:id="3407" w:author="Fritz Gyger" w:date="2019-03-11T19:47:00Z">
        <w:r w:rsidR="006A1391" w:rsidRPr="0047260E">
          <w:rPr>
            <w:lang w:val="en-CA" w:eastAsia="ar-SA"/>
            <w:rPrChange w:id="3408" w:author="ilia kassianenko" w:date="2019-03-21T21:37:00Z">
              <w:rPr>
                <w:lang w:val="en-CA" w:eastAsia="ar-SA"/>
              </w:rPr>
            </w:rPrChange>
          </w:rPr>
          <w:t xml:space="preserve"> for self-service</w:t>
        </w:r>
      </w:ins>
      <w:r w:rsidRPr="0047260E">
        <w:rPr>
          <w:lang w:val="en-CA" w:eastAsia="ar-SA"/>
          <w:rPrChange w:id="3409" w:author="ilia kassianenko" w:date="2019-03-21T21:37:00Z">
            <w:rPr>
              <w:lang w:val="en-CA" w:eastAsia="ar-SA"/>
            </w:rPr>
          </w:rPrChange>
        </w:rPr>
        <w:t xml:space="preserve">.  </w:t>
      </w:r>
    </w:p>
    <w:p w14:paraId="587BF3E6" w14:textId="77777777" w:rsidR="00410D82" w:rsidRPr="0047260E" w:rsidRDefault="00410D82" w:rsidP="00410D82">
      <w:pPr>
        <w:pStyle w:val="BodyText"/>
        <w:rPr>
          <w:lang w:val="en-CA" w:eastAsia="ar-SA"/>
          <w:rPrChange w:id="3410" w:author="ilia kassianenko" w:date="2019-03-21T21:37:00Z">
            <w:rPr>
              <w:lang w:val="en-CA" w:eastAsia="ar-SA"/>
            </w:rPr>
          </w:rPrChange>
        </w:rPr>
      </w:pPr>
      <w:r w:rsidRPr="0047260E">
        <w:rPr>
          <w:lang w:val="en-CA" w:eastAsia="ar-SA"/>
          <w:rPrChange w:id="3411" w:author="ilia kassianenko" w:date="2019-03-21T21:37:00Z">
            <w:rPr>
              <w:lang w:val="en-CA" w:eastAsia="ar-SA"/>
            </w:rPr>
          </w:rPrChange>
        </w:rPr>
        <w:t xml:space="preserve">Currently there are no interfaces with other systems planned, but could be added later. </w:t>
      </w:r>
    </w:p>
    <w:p w14:paraId="2648AEB9" w14:textId="77777777" w:rsidR="00410D82" w:rsidRPr="0047260E" w:rsidRDefault="00410D82" w:rsidP="00410D82">
      <w:pPr>
        <w:pStyle w:val="BodyText"/>
        <w:rPr>
          <w:lang w:val="en-CA" w:eastAsia="ar-SA"/>
          <w:rPrChange w:id="3412" w:author="ilia kassianenko" w:date="2019-03-21T21:37:00Z">
            <w:rPr>
              <w:lang w:val="en-CA" w:eastAsia="ar-SA"/>
            </w:rPr>
          </w:rPrChange>
        </w:rPr>
      </w:pPr>
    </w:p>
    <w:p w14:paraId="4D63C5D3" w14:textId="7541E023" w:rsidR="00BB12B8" w:rsidRPr="0047260E" w:rsidDel="000F4688" w:rsidRDefault="004B2EA2">
      <w:pPr>
        <w:pStyle w:val="Heading3"/>
        <w:numPr>
          <w:ilvl w:val="2"/>
          <w:numId w:val="2"/>
        </w:numPr>
        <w:rPr>
          <w:del w:id="3413" w:author="ilia kassianenko" w:date="2019-03-21T20:19:00Z"/>
          <w:lang w:val="en-CA"/>
          <w:rPrChange w:id="3414" w:author="ilia kassianenko" w:date="2019-03-21T21:37:00Z">
            <w:rPr>
              <w:del w:id="3415" w:author="ilia kassianenko" w:date="2019-03-21T20:19:00Z"/>
            </w:rPr>
          </w:rPrChange>
        </w:rPr>
      </w:pPr>
      <w:bookmarkStart w:id="3416" w:name="_Toc432497663"/>
      <w:bookmarkStart w:id="3417" w:name="_Toc4082414"/>
      <w:r w:rsidRPr="0047260E">
        <w:rPr>
          <w:lang w:val="en-CA"/>
          <w:rPrChange w:id="3418" w:author="ilia kassianenko" w:date="2019-03-21T21:37:00Z">
            <w:rPr/>
          </w:rPrChange>
        </w:rPr>
        <w:t>Database Management System Decisions</w:t>
      </w:r>
      <w:bookmarkEnd w:id="3416"/>
      <w:bookmarkEnd w:id="3417"/>
    </w:p>
    <w:p w14:paraId="07A90899" w14:textId="60CA8084" w:rsidR="00BB12B8" w:rsidRPr="0047260E" w:rsidDel="00EF4393" w:rsidRDefault="004B2EA2" w:rsidP="000F4688">
      <w:pPr>
        <w:pStyle w:val="Heading3"/>
        <w:numPr>
          <w:ilvl w:val="2"/>
          <w:numId w:val="2"/>
        </w:numPr>
        <w:rPr>
          <w:del w:id="3419" w:author="Fritz Gyger" w:date="2019-03-21T17:10:00Z"/>
          <w:lang w:val="en-CA"/>
          <w:rPrChange w:id="3420" w:author="ilia kassianenko" w:date="2019-03-21T21:37:00Z">
            <w:rPr>
              <w:del w:id="3421" w:author="Fritz Gyger" w:date="2019-03-21T17:10:00Z"/>
            </w:rPr>
          </w:rPrChange>
        </w:rPr>
        <w:pPrChange w:id="3422" w:author="ilia kassianenko" w:date="2019-03-21T20:19:00Z">
          <w:pPr>
            <w:pStyle w:val="InstructionalText"/>
          </w:pPr>
        </w:pPrChange>
      </w:pPr>
      <w:del w:id="3423" w:author="Fritz Gyger" w:date="2019-03-21T17:10:00Z">
        <w:r w:rsidRPr="0047260E" w:rsidDel="00EF4393">
          <w:rPr>
            <w:lang w:val="en-CA"/>
            <w:rPrChange w:id="3424" w:author="ilia kassianenko" w:date="2019-03-21T21:37:00Z">
              <w:rPr/>
            </w:rPrChange>
          </w:rPr>
          <w:delText xml:space="preserve">Instructions: Describe design decisions regarding the DBMS intended for the initial implementation. Provide the name of the </w:delText>
        </w:r>
        <w:r w:rsidRPr="0047260E" w:rsidDel="00EF4393">
          <w:rPr>
            <w:color w:val="0000FF"/>
            <w:sz w:val="24"/>
            <w:lang w:val="en-CA" w:eastAsia="ar-SA"/>
            <w:rPrChange w:id="3425" w:author="ilia kassianenko" w:date="2019-03-21T21:37:00Z">
              <w:rPr>
                <w:i w:val="0"/>
              </w:rPr>
            </w:rPrChange>
          </w:rPr>
          <w:delText>DBMS, the reason for selection</w:delText>
        </w:r>
        <w:r w:rsidRPr="0047260E" w:rsidDel="00EF4393">
          <w:rPr>
            <w:lang w:val="en-CA"/>
            <w:rPrChange w:id="3426" w:author="ilia kassianenko" w:date="2019-03-21T21:37:00Z">
              <w:rPr/>
            </w:rPrChange>
          </w:rPr>
          <w:delText xml:space="preserve">, and the </w:delText>
        </w:r>
        <w:r w:rsidRPr="0047260E" w:rsidDel="00EF4393">
          <w:rPr>
            <w:color w:val="0000FF"/>
            <w:sz w:val="24"/>
            <w:lang w:val="en-CA" w:eastAsia="ar-SA"/>
            <w:rPrChange w:id="3427" w:author="ilia kassianenko" w:date="2019-03-21T21:37:00Z">
              <w:rPr>
                <w:i w:val="0"/>
              </w:rPr>
            </w:rPrChange>
          </w:rPr>
          <w:delText>type of flexibility</w:delText>
        </w:r>
        <w:r w:rsidRPr="0047260E" w:rsidDel="00EF4393">
          <w:rPr>
            <w:lang w:val="en-CA"/>
            <w:rPrChange w:id="3428" w:author="ilia kassianenko" w:date="2019-03-21T21:37:00Z">
              <w:rPr/>
            </w:rPrChange>
          </w:rPr>
          <w:delText xml:space="preserve"> built into the database for adapting to changing requirements.</w:delText>
        </w:r>
      </w:del>
    </w:p>
    <w:p w14:paraId="53B12337" w14:textId="77777777" w:rsidR="00EF4393" w:rsidRPr="0047260E" w:rsidRDefault="00EF4393" w:rsidP="000F4688">
      <w:pPr>
        <w:pStyle w:val="Heading3"/>
        <w:numPr>
          <w:ilvl w:val="2"/>
          <w:numId w:val="2"/>
        </w:numPr>
        <w:rPr>
          <w:ins w:id="3429" w:author="Fritz Gyger" w:date="2019-03-21T17:10:00Z"/>
          <w:lang w:val="en-CA"/>
          <w:rPrChange w:id="3430" w:author="ilia kassianenko" w:date="2019-03-21T21:37:00Z">
            <w:rPr>
              <w:ins w:id="3431" w:author="Fritz Gyger" w:date="2019-03-21T17:10:00Z"/>
            </w:rPr>
          </w:rPrChange>
        </w:rPr>
        <w:pPrChange w:id="3432" w:author="ilia kassianenko" w:date="2019-03-21T20:19:00Z">
          <w:pPr>
            <w:pStyle w:val="BodyText"/>
          </w:pPr>
        </w:pPrChange>
      </w:pPr>
    </w:p>
    <w:p w14:paraId="15B2A5AE" w14:textId="5D598E70" w:rsidR="007C65EE" w:rsidRPr="0047260E" w:rsidRDefault="007C65EE">
      <w:pPr>
        <w:jc w:val="both"/>
        <w:rPr>
          <w:ins w:id="3433" w:author="outpost" w:date="2019-03-20T21:51:00Z"/>
          <w:lang w:val="en-CA"/>
          <w:rPrChange w:id="3434" w:author="ilia kassianenko" w:date="2019-03-21T21:37:00Z">
            <w:rPr>
              <w:ins w:id="3435" w:author="outpost" w:date="2019-03-20T21:51:00Z"/>
              <w:color w:val="000000" w:themeColor="text1"/>
              <w:highlight w:val="yellow"/>
            </w:rPr>
          </w:rPrChange>
        </w:rPr>
        <w:pPrChange w:id="3436" w:author="outpost" w:date="2019-03-20T21:54:00Z">
          <w:pPr>
            <w:pStyle w:val="BodyText"/>
          </w:pPr>
        </w:pPrChange>
      </w:pPr>
      <w:ins w:id="3437" w:author="outpost" w:date="2019-03-20T21:51:00Z">
        <w:r w:rsidRPr="0047260E">
          <w:rPr>
            <w:lang w:val="en-CA"/>
            <w:rPrChange w:id="3438" w:author="ilia kassianenko" w:date="2019-03-21T21:37:00Z">
              <w:rPr>
                <w:highlight w:val="yellow"/>
                <w:lang w:val="en-CA"/>
              </w:rPr>
            </w:rPrChange>
          </w:rPr>
          <w:t>The proposed solution, Digital Ocean, is considered to offer the need</w:t>
        </w:r>
      </w:ins>
      <w:ins w:id="3439" w:author="Fritz Gyger" w:date="2019-03-21T17:10:00Z">
        <w:r w:rsidR="00EF4393" w:rsidRPr="0047260E">
          <w:rPr>
            <w:lang w:val="en-CA"/>
            <w:rPrChange w:id="3440" w:author="ilia kassianenko" w:date="2019-03-21T21:37:00Z">
              <w:rPr/>
            </w:rPrChange>
          </w:rPr>
          <w:t>ed</w:t>
        </w:r>
      </w:ins>
      <w:ins w:id="3441" w:author="outpost" w:date="2019-03-20T21:51:00Z">
        <w:r w:rsidRPr="0047260E">
          <w:rPr>
            <w:lang w:val="en-CA"/>
            <w:rPrChange w:id="3442" w:author="ilia kassianenko" w:date="2019-03-21T21:37:00Z">
              <w:rPr>
                <w:highlight w:val="yellow"/>
                <w:lang w:val="en-CA"/>
              </w:rPr>
            </w:rPrChange>
          </w:rPr>
          <w:t xml:space="preserve"> </w:t>
        </w:r>
      </w:ins>
      <w:ins w:id="3443" w:author="outpost" w:date="2019-03-20T21:52:00Z">
        <w:r w:rsidRPr="0047260E">
          <w:rPr>
            <w:lang w:val="en-CA"/>
            <w:rPrChange w:id="3444" w:author="ilia kassianenko" w:date="2019-03-21T21:37:00Z">
              <w:rPr>
                <w:lang w:val="en-CA"/>
              </w:rPr>
            </w:rPrChange>
          </w:rPr>
          <w:t>functionality</w:t>
        </w:r>
      </w:ins>
      <w:ins w:id="3445" w:author="outpost" w:date="2019-03-20T21:51:00Z">
        <w:r w:rsidRPr="0047260E">
          <w:rPr>
            <w:lang w:val="en-CA"/>
            <w:rPrChange w:id="3446" w:author="ilia kassianenko" w:date="2019-03-21T21:37:00Z">
              <w:rPr>
                <w:lang w:val="en-CA"/>
              </w:rPr>
            </w:rPrChange>
          </w:rPr>
          <w:t xml:space="preserve"> </w:t>
        </w:r>
      </w:ins>
      <w:ins w:id="3447" w:author="outpost" w:date="2019-03-20T21:52:00Z">
        <w:r w:rsidRPr="0047260E">
          <w:rPr>
            <w:lang w:val="en-CA"/>
            <w:rPrChange w:id="3448" w:author="ilia kassianenko" w:date="2019-03-21T21:37:00Z">
              <w:rPr>
                <w:lang w:val="en-CA"/>
              </w:rPr>
            </w:rPrChange>
          </w:rPr>
          <w:t>at the lowest price. Should there be a change of magnitude to the price</w:t>
        </w:r>
      </w:ins>
      <w:ins w:id="3449" w:author="Fritz Gyger" w:date="2019-03-21T17:10:00Z">
        <w:r w:rsidR="00EF4393" w:rsidRPr="0047260E">
          <w:rPr>
            <w:lang w:val="en-CA"/>
            <w:rPrChange w:id="3450" w:author="ilia kassianenko" w:date="2019-03-21T21:37:00Z">
              <w:rPr/>
            </w:rPrChange>
          </w:rPr>
          <w:t xml:space="preserve"> or any other issue with Digital Ocean</w:t>
        </w:r>
      </w:ins>
      <w:ins w:id="3451" w:author="outpost" w:date="2019-03-20T21:52:00Z">
        <w:r w:rsidRPr="0047260E">
          <w:rPr>
            <w:lang w:val="en-CA"/>
            <w:rPrChange w:id="3452" w:author="ilia kassianenko" w:date="2019-03-21T21:37:00Z">
              <w:rPr>
                <w:lang w:val="en-CA"/>
              </w:rPr>
            </w:rPrChange>
          </w:rPr>
          <w:t xml:space="preserve">, the proposed alternative is </w:t>
        </w:r>
        <w:proofErr w:type="spellStart"/>
        <w:r w:rsidRPr="0047260E">
          <w:rPr>
            <w:lang w:val="en-CA"/>
            <w:rPrChange w:id="3453" w:author="ilia kassianenko" w:date="2019-03-21T21:37:00Z">
              <w:rPr>
                <w:lang w:val="en-CA"/>
              </w:rPr>
            </w:rPrChange>
          </w:rPr>
          <w:t>Caspio</w:t>
        </w:r>
        <w:proofErr w:type="spellEnd"/>
        <w:r w:rsidRPr="0047260E">
          <w:rPr>
            <w:lang w:val="en-CA"/>
            <w:rPrChange w:id="3454" w:author="ilia kassianenko" w:date="2019-03-21T21:37:00Z">
              <w:rPr>
                <w:lang w:val="en-CA"/>
              </w:rPr>
            </w:rPrChange>
          </w:rPr>
          <w:t>.</w:t>
        </w:r>
      </w:ins>
    </w:p>
    <w:p w14:paraId="66D779FE" w14:textId="072F8240" w:rsidR="006D5B39" w:rsidRPr="0047260E" w:rsidDel="007C65EE" w:rsidRDefault="006D5B39">
      <w:pPr>
        <w:jc w:val="both"/>
        <w:rPr>
          <w:del w:id="3455" w:author="outpost" w:date="2019-03-20T21:53:00Z"/>
          <w:lang w:val="en-CA"/>
          <w:rPrChange w:id="3456" w:author="ilia kassianenko" w:date="2019-03-21T21:37:00Z">
            <w:rPr>
              <w:del w:id="3457" w:author="outpost" w:date="2019-03-20T21:53:00Z"/>
              <w:color w:val="000000" w:themeColor="text1"/>
              <w:highlight w:val="yellow"/>
            </w:rPr>
          </w:rPrChange>
        </w:rPr>
        <w:pPrChange w:id="3458" w:author="outpost" w:date="2019-03-20T21:54:00Z">
          <w:pPr>
            <w:pStyle w:val="BodyText"/>
          </w:pPr>
        </w:pPrChange>
      </w:pPr>
      <w:moveToRangeStart w:id="3459" w:author="Fritz Gyger" w:date="2019-03-17T15:21:00Z" w:name="move3728487"/>
      <w:moveTo w:id="3460" w:author="Fritz Gyger" w:date="2019-03-17T15:21:00Z">
        <w:del w:id="3461" w:author="outpost" w:date="2019-03-20T21:53:00Z">
          <w:r w:rsidRPr="0047260E" w:rsidDel="007C65EE">
            <w:rPr>
              <w:lang w:val="en-CA"/>
              <w:rPrChange w:id="3462" w:author="ilia kassianenko" w:date="2019-03-21T21:37:00Z">
                <w:rPr>
                  <w:color w:val="000000" w:themeColor="text1"/>
                  <w:highlight w:val="yellow"/>
                </w:rPr>
              </w:rPrChange>
            </w:rPr>
            <w:delText>We recommend going with Digital Ocean. Digital Ocean was founded in 2011. They are considered a startup company in the expansion phase. They offer the best price compared to the other providers. Should anything happen that would force Digital Ocean to significantly alter their pricing or prevent them from delivering the services, we would recommend to switch to Caspio.</w:delText>
          </w:r>
        </w:del>
      </w:moveTo>
    </w:p>
    <w:p w14:paraId="736FEE3F" w14:textId="44A49582" w:rsidR="006D5B39" w:rsidRPr="0047260E" w:rsidDel="007C65EE" w:rsidRDefault="006D5B39">
      <w:pPr>
        <w:jc w:val="both"/>
        <w:rPr>
          <w:del w:id="3463" w:author="outpost" w:date="2019-03-20T21:53:00Z"/>
          <w:lang w:val="en-CA"/>
          <w:rPrChange w:id="3464" w:author="ilia kassianenko" w:date="2019-03-21T21:37:00Z">
            <w:rPr>
              <w:del w:id="3465" w:author="outpost" w:date="2019-03-20T21:53:00Z"/>
              <w:color w:val="000000" w:themeColor="text1"/>
              <w:highlight w:val="yellow"/>
            </w:rPr>
          </w:rPrChange>
        </w:rPr>
        <w:pPrChange w:id="3466" w:author="outpost" w:date="2019-03-20T21:54:00Z">
          <w:pPr>
            <w:pStyle w:val="BodyText"/>
          </w:pPr>
        </w:pPrChange>
      </w:pPr>
    </w:p>
    <w:p w14:paraId="2813D316" w14:textId="06015133" w:rsidR="006D5B39" w:rsidRPr="0047260E" w:rsidRDefault="006D5B39">
      <w:pPr>
        <w:jc w:val="both"/>
        <w:rPr>
          <w:lang w:val="en-CA"/>
          <w:rPrChange w:id="3467" w:author="ilia kassianenko" w:date="2019-03-21T21:37:00Z">
            <w:rPr>
              <w:color w:val="000000" w:themeColor="text1"/>
              <w:highlight w:val="yellow"/>
            </w:rPr>
          </w:rPrChange>
        </w:rPr>
        <w:pPrChange w:id="3468" w:author="outpost" w:date="2019-03-20T21:54:00Z">
          <w:pPr>
            <w:pStyle w:val="BodyText"/>
          </w:pPr>
        </w:pPrChange>
      </w:pPr>
      <w:moveTo w:id="3469" w:author="Fritz Gyger" w:date="2019-03-17T15:21:00Z">
        <w:r w:rsidRPr="0047260E">
          <w:rPr>
            <w:lang w:val="en-CA"/>
            <w:rPrChange w:id="3470" w:author="ilia kassianenko" w:date="2019-03-21T21:37:00Z">
              <w:rPr>
                <w:color w:val="000000" w:themeColor="text1"/>
                <w:highlight w:val="yellow"/>
              </w:rPr>
            </w:rPrChange>
          </w:rPr>
          <w:t>Key features and pricing</w:t>
        </w:r>
      </w:moveTo>
      <w:ins w:id="3471" w:author="outpost" w:date="2019-03-20T21:53:00Z">
        <w:r w:rsidR="007C65EE" w:rsidRPr="0047260E">
          <w:rPr>
            <w:lang w:val="en-CA"/>
            <w:rPrChange w:id="3472" w:author="ilia kassianenko" w:date="2019-03-21T21:37:00Z">
              <w:rPr>
                <w:color w:val="000000" w:themeColor="text1"/>
                <w:highlight w:val="yellow"/>
              </w:rPr>
            </w:rPrChange>
          </w:rPr>
          <w:t xml:space="preserve"> information, </w:t>
        </w:r>
      </w:ins>
      <w:moveTo w:id="3473" w:author="Fritz Gyger" w:date="2019-03-17T15:21:00Z">
        <w:del w:id="3474" w:author="outpost" w:date="2019-03-20T21:53:00Z">
          <w:r w:rsidRPr="0047260E" w:rsidDel="007C65EE">
            <w:rPr>
              <w:lang w:val="en-CA"/>
              <w:rPrChange w:id="3475" w:author="ilia kassianenko" w:date="2019-03-21T21:37:00Z">
                <w:rPr>
                  <w:color w:val="000000" w:themeColor="text1"/>
                  <w:highlight w:val="yellow"/>
                </w:rPr>
              </w:rPrChange>
            </w:rPr>
            <w:delText xml:space="preserve"> that</w:delText>
          </w:r>
        </w:del>
      </w:moveTo>
      <w:ins w:id="3476" w:author="outpost" w:date="2019-03-20T21:53:00Z">
        <w:r w:rsidR="007C65EE" w:rsidRPr="0047260E">
          <w:rPr>
            <w:lang w:val="en-CA"/>
            <w:rPrChange w:id="3477" w:author="ilia kassianenko" w:date="2019-03-21T21:37:00Z">
              <w:rPr>
                <w:color w:val="000000" w:themeColor="text1"/>
                <w:highlight w:val="yellow"/>
              </w:rPr>
            </w:rPrChange>
          </w:rPr>
          <w:t>which</w:t>
        </w:r>
      </w:ins>
      <w:moveTo w:id="3478" w:author="Fritz Gyger" w:date="2019-03-17T15:21:00Z">
        <w:r w:rsidRPr="0047260E">
          <w:rPr>
            <w:lang w:val="en-CA"/>
            <w:rPrChange w:id="3479" w:author="ilia kassianenko" w:date="2019-03-21T21:37:00Z">
              <w:rPr>
                <w:color w:val="000000" w:themeColor="text1"/>
                <w:highlight w:val="yellow"/>
              </w:rPr>
            </w:rPrChange>
          </w:rPr>
          <w:t xml:space="preserve"> </w:t>
        </w:r>
      </w:moveTo>
      <w:ins w:id="3480" w:author="outpost" w:date="2019-03-20T21:53:00Z">
        <w:r w:rsidR="007C65EE" w:rsidRPr="0047260E">
          <w:rPr>
            <w:lang w:val="en-CA"/>
            <w:rPrChange w:id="3481" w:author="ilia kassianenko" w:date="2019-03-21T21:37:00Z">
              <w:rPr>
                <w:color w:val="000000" w:themeColor="text1"/>
                <w:highlight w:val="yellow"/>
              </w:rPr>
            </w:rPrChange>
          </w:rPr>
          <w:t>resulted in this assessment, are shown within</w:t>
        </w:r>
      </w:ins>
      <w:moveTo w:id="3482" w:author="Fritz Gyger" w:date="2019-03-17T15:21:00Z">
        <w:del w:id="3483" w:author="outpost" w:date="2019-03-20T21:54:00Z">
          <w:r w:rsidRPr="0047260E" w:rsidDel="007C65EE">
            <w:rPr>
              <w:lang w:val="en-CA"/>
              <w:rPrChange w:id="3484" w:author="ilia kassianenko" w:date="2019-03-21T21:37:00Z">
                <w:rPr>
                  <w:color w:val="000000" w:themeColor="text1"/>
                  <w:highlight w:val="yellow"/>
                </w:rPr>
              </w:rPrChange>
            </w:rPr>
            <w:delText xml:space="preserve">led to our decision is in </w:delText>
          </w:r>
        </w:del>
      </w:moveTo>
      <w:ins w:id="3485" w:author="outpost" w:date="2019-03-20T21:54:00Z">
        <w:r w:rsidR="007C65EE" w:rsidRPr="0047260E">
          <w:rPr>
            <w:lang w:val="en-CA"/>
            <w:rPrChange w:id="3486" w:author="ilia kassianenko" w:date="2019-03-21T21:37:00Z">
              <w:rPr>
                <w:color w:val="000000" w:themeColor="text1"/>
                <w:highlight w:val="yellow"/>
              </w:rPr>
            </w:rPrChange>
          </w:rPr>
          <w:t xml:space="preserve"> </w:t>
        </w:r>
      </w:ins>
      <w:moveTo w:id="3487" w:author="Fritz Gyger" w:date="2019-03-17T15:21:00Z">
        <w:r w:rsidRPr="0047260E">
          <w:rPr>
            <w:lang w:val="en-CA"/>
            <w:rPrChange w:id="3488" w:author="ilia kassianenko" w:date="2019-03-21T21:37:00Z">
              <w:rPr>
                <w:b/>
                <w:color w:val="000000" w:themeColor="text1"/>
                <w:highlight w:val="yellow"/>
              </w:rPr>
            </w:rPrChange>
          </w:rPr>
          <w:t>Appendix F</w:t>
        </w:r>
      </w:moveTo>
      <w:ins w:id="3489" w:author="ilia kassianenko" w:date="2019-03-21T20:19:00Z">
        <w:r w:rsidR="000F4688" w:rsidRPr="0047260E">
          <w:rPr>
            <w:lang w:val="en-CA"/>
            <w:rPrChange w:id="3490" w:author="ilia kassianenko" w:date="2019-03-21T21:37:00Z">
              <w:rPr/>
            </w:rPrChange>
          </w:rPr>
          <w:t>.</w:t>
        </w:r>
      </w:ins>
      <w:moveTo w:id="3491" w:author="Fritz Gyger" w:date="2019-03-17T15:21:00Z">
        <w:del w:id="3492" w:author="ilia kassianenko" w:date="2019-03-21T20:19:00Z">
          <w:r w:rsidRPr="0047260E" w:rsidDel="000F4688">
            <w:rPr>
              <w:lang w:val="en-CA"/>
              <w:rPrChange w:id="3493" w:author="ilia kassianenko" w:date="2019-03-21T21:37:00Z">
                <w:rPr>
                  <w:b/>
                  <w:color w:val="000000" w:themeColor="text1"/>
                  <w:highlight w:val="yellow"/>
                </w:rPr>
              </w:rPrChange>
            </w:rPr>
            <w:delText xml:space="preserve"> </w:delText>
          </w:r>
        </w:del>
      </w:moveTo>
    </w:p>
    <w:p w14:paraId="4717CCDA" w14:textId="6D373891" w:rsidR="006D5B39" w:rsidRPr="0047260E" w:rsidRDefault="00EF4393" w:rsidP="006D5B39">
      <w:pPr>
        <w:pStyle w:val="BodyText"/>
        <w:rPr>
          <w:ins w:id="3494" w:author="Fritz Gyger" w:date="2019-03-17T15:21:00Z"/>
          <w:lang w:val="en-CA"/>
          <w:rPrChange w:id="3495" w:author="ilia kassianenko" w:date="2019-03-21T21:37:00Z">
            <w:rPr>
              <w:ins w:id="3496" w:author="Fritz Gyger" w:date="2019-03-17T15:21:00Z"/>
            </w:rPr>
          </w:rPrChange>
        </w:rPr>
      </w:pPr>
      <w:ins w:id="3497" w:author="Fritz Gyger" w:date="2019-03-21T17:10:00Z">
        <w:r w:rsidRPr="0047260E">
          <w:rPr>
            <w:lang w:val="en-CA"/>
            <w:rPrChange w:id="3498" w:author="ilia kassianenko" w:date="2019-03-21T21:37:00Z">
              <w:rPr/>
            </w:rPrChange>
          </w:rPr>
          <w:t>Digital Ocean s</w:t>
        </w:r>
      </w:ins>
      <w:ins w:id="3499" w:author="Fritz Gyger" w:date="2019-03-17T15:21:00Z">
        <w:r w:rsidR="006D5B39" w:rsidRPr="0047260E">
          <w:rPr>
            <w:lang w:val="en-CA"/>
            <w:rPrChange w:id="3500" w:author="ilia kassianenko" w:date="2019-03-21T21:37:00Z">
              <w:rPr/>
            </w:rPrChange>
          </w:rPr>
          <w:t xml:space="preserve">torage option: [7] </w:t>
        </w:r>
        <w:r w:rsidR="006D5B39" w:rsidRPr="0047260E">
          <w:rPr>
            <w:lang w:val="en-CA"/>
            <w:rPrChange w:id="3501" w:author="ilia kassianenko" w:date="2019-03-21T21:37:00Z">
              <w:rPr/>
            </w:rPrChange>
          </w:rPr>
          <w:fldChar w:fldCharType="begin"/>
        </w:r>
        <w:r w:rsidR="006D5B39" w:rsidRPr="0047260E">
          <w:rPr>
            <w:lang w:val="en-CA"/>
            <w:rPrChange w:id="3502" w:author="ilia kassianenko" w:date="2019-03-21T21:37:00Z">
              <w:rPr/>
            </w:rPrChange>
          </w:rPr>
          <w:instrText xml:space="preserve"> HYPERLINK "https://www.digitalocean.com/products/managed-databases/" </w:instrText>
        </w:r>
        <w:r w:rsidR="006D5B39" w:rsidRPr="0047260E">
          <w:rPr>
            <w:lang w:val="en-CA"/>
            <w:rPrChange w:id="3503" w:author="ilia kassianenko" w:date="2019-03-21T21:37:00Z">
              <w:rPr/>
            </w:rPrChange>
          </w:rPr>
          <w:fldChar w:fldCharType="separate"/>
        </w:r>
        <w:r w:rsidR="006D5B39" w:rsidRPr="0047260E">
          <w:rPr>
            <w:rStyle w:val="Hyperlink"/>
            <w:lang w:val="en-CA"/>
            <w:rPrChange w:id="3504" w:author="ilia kassianenko" w:date="2019-03-21T21:37:00Z">
              <w:rPr>
                <w:rStyle w:val="Hyperlink"/>
              </w:rPr>
            </w:rPrChange>
          </w:rPr>
          <w:t>https://www.digitalocean.com/products/managed-databases/</w:t>
        </w:r>
        <w:r w:rsidR="006D5B39" w:rsidRPr="0047260E">
          <w:rPr>
            <w:lang w:val="en-CA"/>
            <w:rPrChange w:id="3505" w:author="ilia kassianenko" w:date="2019-03-21T21:37:00Z">
              <w:rPr/>
            </w:rPrChange>
          </w:rPr>
          <w:fldChar w:fldCharType="end"/>
        </w:r>
        <w:r w:rsidR="006D5B39" w:rsidRPr="0047260E">
          <w:rPr>
            <w:lang w:val="en-CA"/>
            <w:rPrChange w:id="3506" w:author="ilia kassianenko" w:date="2019-03-21T21:37:00Z">
              <w:rPr/>
            </w:rPrChange>
          </w:rPr>
          <w:t xml:space="preserve"> </w:t>
        </w:r>
      </w:ins>
    </w:p>
    <w:p w14:paraId="1B95B18F" w14:textId="77777777" w:rsidR="006D5B39" w:rsidRPr="0047260E" w:rsidRDefault="006D5B39" w:rsidP="006D5B39">
      <w:pPr>
        <w:pStyle w:val="BodyText"/>
        <w:rPr>
          <w:lang w:val="en-CA"/>
          <w:rPrChange w:id="3507" w:author="ilia kassianenko" w:date="2019-03-21T21:37:00Z">
            <w:rPr>
              <w:color w:val="FFC000"/>
            </w:rPr>
          </w:rPrChange>
        </w:rPr>
      </w:pPr>
    </w:p>
    <w:p w14:paraId="29860CEB" w14:textId="398C84DC" w:rsidR="00AC5D0F" w:rsidRPr="00AC5D0F" w:rsidRDefault="007C65EE" w:rsidP="00DF3386">
      <w:pPr>
        <w:pStyle w:val="BodyText"/>
        <w:jc w:val="both"/>
        <w:rPr>
          <w:ins w:id="3508" w:author="ilia kassianenko" w:date="2019-03-21T22:01:00Z"/>
          <w:rFonts w:cs="Arial"/>
          <w:shd w:val="clear" w:color="auto" w:fill="FFFFFF"/>
          <w:lang w:val="en-CA"/>
          <w:rPrChange w:id="3509" w:author="ilia kassianenko" w:date="2019-03-21T22:02:00Z">
            <w:rPr>
              <w:ins w:id="3510" w:author="ilia kassianenko" w:date="2019-03-21T22:01:00Z"/>
              <w:rFonts w:cs="Arial"/>
              <w:highlight w:val="yellow"/>
              <w:shd w:val="clear" w:color="auto" w:fill="FFFFFF"/>
              <w:lang w:val="en-CA"/>
            </w:rPr>
          </w:rPrChange>
        </w:rPr>
        <w:pPrChange w:id="3511" w:author="ilia kassianenko" w:date="2019-03-21T22:16:00Z">
          <w:pPr>
            <w:pStyle w:val="BodyText"/>
          </w:pPr>
        </w:pPrChange>
      </w:pPr>
      <w:ins w:id="3512" w:author="outpost" w:date="2019-03-20T21:57:00Z">
        <w:r w:rsidRPr="00AC5D0F">
          <w:rPr>
            <w:rFonts w:cs="Arial"/>
            <w:szCs w:val="22"/>
            <w:lang w:val="en-CA"/>
            <w:rPrChange w:id="3513" w:author="ilia kassianenko" w:date="2019-03-21T22:02:00Z">
              <w:rPr>
                <w:rFonts w:cs="Arial"/>
                <w:color w:val="000000" w:themeColor="text1"/>
                <w:szCs w:val="22"/>
              </w:rPr>
            </w:rPrChange>
          </w:rPr>
          <w:t xml:space="preserve">Digital Ocean offers </w:t>
        </w:r>
        <w:proofErr w:type="spellStart"/>
        <w:r w:rsidRPr="00AC5D0F">
          <w:rPr>
            <w:rFonts w:cs="Arial"/>
            <w:shd w:val="clear" w:color="auto" w:fill="FFFFFF"/>
            <w:lang w:val="en-CA"/>
            <w:rPrChange w:id="3514" w:author="ilia kassianenko" w:date="2019-03-21T22:02:00Z">
              <w:rPr>
                <w:rFonts w:cs="Arial"/>
                <w:shd w:val="clear" w:color="auto" w:fill="FFFFFF"/>
              </w:rPr>
            </w:rPrChange>
          </w:rPr>
          <w:t>PostgreSQL</w:t>
        </w:r>
      </w:ins>
      <w:proofErr w:type="spellEnd"/>
      <w:ins w:id="3515" w:author="ilia kassianenko" w:date="2019-03-21T22:02:00Z">
        <w:r w:rsidR="00AC5D0F" w:rsidRPr="00AC5D0F">
          <w:rPr>
            <w:rFonts w:cs="Arial"/>
            <w:shd w:val="clear" w:color="auto" w:fill="FFFFFF"/>
            <w:lang w:val="en-CA"/>
            <w:rPrChange w:id="3516" w:author="ilia kassianenko" w:date="2019-03-21T22:02:00Z">
              <w:rPr>
                <w:rFonts w:cs="Arial"/>
                <w:highlight w:val="yellow"/>
                <w:shd w:val="clear" w:color="auto" w:fill="FFFFFF"/>
                <w:lang w:val="en-CA"/>
              </w:rPr>
            </w:rPrChange>
          </w:rPr>
          <w:t>,</w:t>
        </w:r>
      </w:ins>
      <w:ins w:id="3517" w:author="ilia kassianenko" w:date="2019-03-21T22:00:00Z">
        <w:r w:rsidR="00AC5D0F" w:rsidRPr="00AC5D0F">
          <w:rPr>
            <w:rFonts w:cs="Arial"/>
            <w:shd w:val="clear" w:color="auto" w:fill="FFFFFF"/>
            <w:lang w:val="en-CA"/>
            <w:rPrChange w:id="3518" w:author="ilia kassianenko" w:date="2019-03-21T22:02:00Z">
              <w:rPr>
                <w:rFonts w:cs="Arial"/>
                <w:highlight w:val="yellow"/>
                <w:shd w:val="clear" w:color="auto" w:fill="FFFFFF"/>
                <w:lang w:val="en-CA"/>
              </w:rPr>
            </w:rPrChange>
          </w:rPr>
          <w:t xml:space="preserve"> </w:t>
        </w:r>
      </w:ins>
      <w:ins w:id="3519" w:author="ilia kassianenko" w:date="2019-03-21T22:01:00Z">
        <w:r w:rsidR="00AC5D0F" w:rsidRPr="00AC5D0F">
          <w:rPr>
            <w:rFonts w:cs="Arial"/>
            <w:shd w:val="clear" w:color="auto" w:fill="FFFFFF"/>
            <w:lang w:val="en-CA"/>
            <w:rPrChange w:id="3520" w:author="ilia kassianenko" w:date="2019-03-21T22:02:00Z">
              <w:rPr>
                <w:rFonts w:cs="Arial"/>
                <w:highlight w:val="yellow"/>
                <w:shd w:val="clear" w:color="auto" w:fill="FFFFFF"/>
                <w:lang w:val="en-CA"/>
              </w:rPr>
            </w:rPrChange>
          </w:rPr>
          <w:t xml:space="preserve">which </w:t>
        </w:r>
      </w:ins>
      <w:ins w:id="3521" w:author="outpost" w:date="2019-03-20T21:57:00Z">
        <w:del w:id="3522" w:author="ilia kassianenko" w:date="2019-03-21T22:01:00Z">
          <w:r w:rsidRPr="00AC5D0F" w:rsidDel="00AC5D0F">
            <w:rPr>
              <w:rFonts w:cs="Arial"/>
              <w:shd w:val="clear" w:color="auto" w:fill="FFFFFF"/>
              <w:lang w:val="en-CA"/>
              <w:rPrChange w:id="3523" w:author="ilia kassianenko" w:date="2019-03-21T22:02:00Z">
                <w:rPr>
                  <w:rFonts w:cs="Arial"/>
                  <w:shd w:val="clear" w:color="auto" w:fill="FFFFFF"/>
                </w:rPr>
              </w:rPrChange>
            </w:rPr>
            <w:delText xml:space="preserve">, </w:delText>
          </w:r>
        </w:del>
      </w:ins>
      <w:ins w:id="3524" w:author="ilia kassianenko" w:date="2019-03-21T22:01:00Z">
        <w:r w:rsidR="00AC5D0F" w:rsidRPr="00AC5D0F">
          <w:rPr>
            <w:rFonts w:cs="Arial"/>
            <w:shd w:val="clear" w:color="auto" w:fill="FFFFFF"/>
            <w:lang w:val="en-CA"/>
            <w:rPrChange w:id="3525" w:author="ilia kassianenko" w:date="2019-03-21T22:02:00Z">
              <w:rPr>
                <w:rFonts w:cs="Arial"/>
                <w:highlight w:val="yellow"/>
                <w:shd w:val="clear" w:color="auto" w:fill="FFFFFF"/>
                <w:lang w:val="en-CA"/>
              </w:rPr>
            </w:rPrChange>
          </w:rPr>
          <w:t xml:space="preserve">is </w:t>
        </w:r>
      </w:ins>
      <w:ins w:id="3526" w:author="ilia kassianenko" w:date="2019-03-21T22:02:00Z">
        <w:r w:rsidR="00AC5D0F">
          <w:rPr>
            <w:rFonts w:cs="Arial"/>
            <w:shd w:val="clear" w:color="auto" w:fill="FFFFFF"/>
            <w:lang w:val="en-CA"/>
          </w:rPr>
          <w:t>“</w:t>
        </w:r>
      </w:ins>
      <w:ins w:id="3527" w:author="outpost" w:date="2019-03-20T21:57:00Z">
        <w:del w:id="3528" w:author="ilia kassianenko" w:date="2019-03-21T22:01:00Z">
          <w:r w:rsidRPr="00AC5D0F" w:rsidDel="00AC5D0F">
            <w:rPr>
              <w:rFonts w:cs="Arial"/>
              <w:shd w:val="clear" w:color="auto" w:fill="FFFFFF"/>
              <w:lang w:val="en-CA"/>
              <w:rPrChange w:id="3529" w:author="ilia kassianenko" w:date="2019-03-21T22:02:00Z">
                <w:rPr>
                  <w:rFonts w:cs="Arial"/>
                  <w:shd w:val="clear" w:color="auto" w:fill="FFFFFF"/>
                </w:rPr>
              </w:rPrChange>
            </w:rPr>
            <w:delText xml:space="preserve">one of the most advanced </w:delText>
          </w:r>
        </w:del>
        <w:r w:rsidRPr="00AC5D0F">
          <w:rPr>
            <w:rFonts w:cs="Arial"/>
            <w:shd w:val="clear" w:color="auto" w:fill="FFFFFF"/>
            <w:lang w:val="en-CA"/>
            <w:rPrChange w:id="3530" w:author="ilia kassianenko" w:date="2019-03-21T22:02:00Z">
              <w:rPr>
                <w:rFonts w:cs="Arial"/>
                <w:shd w:val="clear" w:color="auto" w:fill="FFFFFF"/>
              </w:rPr>
            </w:rPrChange>
          </w:rPr>
          <w:t>SQL-compliant</w:t>
        </w:r>
      </w:ins>
      <w:ins w:id="3531" w:author="ilia kassianenko" w:date="2019-03-21T22:02:00Z">
        <w:r w:rsidR="00AC5D0F" w:rsidRPr="00AC5D0F">
          <w:rPr>
            <w:rFonts w:cs="Arial"/>
            <w:shd w:val="clear" w:color="auto" w:fill="FFFFFF"/>
            <w:lang w:val="en-CA"/>
            <w:rPrChange w:id="3532" w:author="ilia kassianenko" w:date="2019-03-21T22:02:00Z">
              <w:rPr>
                <w:rFonts w:cs="Arial"/>
                <w:highlight w:val="yellow"/>
                <w:shd w:val="clear" w:color="auto" w:fill="FFFFFF"/>
                <w:lang w:val="en-CA"/>
              </w:rPr>
            </w:rPrChange>
          </w:rPr>
          <w:t xml:space="preserve"> </w:t>
        </w:r>
        <w:r w:rsidR="00AC5D0F">
          <w:rPr>
            <w:rFonts w:cs="Arial"/>
            <w:shd w:val="clear" w:color="auto" w:fill="FFFFFF"/>
            <w:lang w:val="en-CA"/>
          </w:rPr>
          <w:t>[</w:t>
        </w:r>
        <w:r w:rsidR="00AC5D0F" w:rsidRPr="00AC5D0F">
          <w:rPr>
            <w:rFonts w:cs="Arial"/>
            <w:shd w:val="clear" w:color="auto" w:fill="FFFFFF"/>
            <w:lang w:val="en-CA"/>
            <w:rPrChange w:id="3533" w:author="ilia kassianenko" w:date="2019-03-21T22:02:00Z">
              <w:rPr>
                <w:rFonts w:cs="Arial"/>
                <w:highlight w:val="yellow"/>
                <w:shd w:val="clear" w:color="auto" w:fill="FFFFFF"/>
                <w:lang w:val="en-CA"/>
              </w:rPr>
            </w:rPrChange>
          </w:rPr>
          <w:t>and an</w:t>
        </w:r>
        <w:r w:rsidR="00AC5D0F">
          <w:rPr>
            <w:rFonts w:cs="Arial"/>
            <w:shd w:val="clear" w:color="auto" w:fill="FFFFFF"/>
            <w:lang w:val="en-CA"/>
          </w:rPr>
          <w:t>]</w:t>
        </w:r>
        <w:r w:rsidR="00AC5D0F" w:rsidRPr="00AC5D0F">
          <w:rPr>
            <w:rFonts w:cs="Arial"/>
            <w:shd w:val="clear" w:color="auto" w:fill="FFFFFF"/>
            <w:lang w:val="en-CA"/>
            <w:rPrChange w:id="3534" w:author="ilia kassianenko" w:date="2019-03-21T22:02:00Z">
              <w:rPr>
                <w:rFonts w:cs="Arial"/>
                <w:highlight w:val="yellow"/>
                <w:shd w:val="clear" w:color="auto" w:fill="FFFFFF"/>
                <w:lang w:val="en-CA"/>
              </w:rPr>
            </w:rPrChange>
          </w:rPr>
          <w:t xml:space="preserve"> </w:t>
        </w:r>
      </w:ins>
      <w:ins w:id="3535" w:author="outpost" w:date="2019-03-20T21:57:00Z">
        <w:del w:id="3536" w:author="ilia kassianenko" w:date="2019-03-21T22:02:00Z">
          <w:r w:rsidRPr="00AC5D0F" w:rsidDel="00AC5D0F">
            <w:rPr>
              <w:rFonts w:cs="Arial"/>
              <w:shd w:val="clear" w:color="auto" w:fill="FFFFFF"/>
              <w:lang w:val="en-CA"/>
              <w:rPrChange w:id="3537" w:author="ilia kassianenko" w:date="2019-03-21T22:02:00Z">
                <w:rPr>
                  <w:rFonts w:cs="Arial"/>
                  <w:shd w:val="clear" w:color="auto" w:fill="FFFFFF"/>
                </w:rPr>
              </w:rPrChange>
            </w:rPr>
            <w:delText xml:space="preserve">, </w:delText>
          </w:r>
        </w:del>
        <w:r w:rsidRPr="00AC5D0F">
          <w:rPr>
            <w:rFonts w:cs="Arial"/>
            <w:shd w:val="clear" w:color="auto" w:fill="FFFFFF"/>
            <w:lang w:val="en-CA"/>
            <w:rPrChange w:id="3538" w:author="ilia kassianenko" w:date="2019-03-21T22:02:00Z">
              <w:rPr>
                <w:rFonts w:cs="Arial"/>
                <w:shd w:val="clear" w:color="auto" w:fill="FFFFFF"/>
              </w:rPr>
            </w:rPrChange>
          </w:rPr>
          <w:t>open source object-relational database system</w:t>
        </w:r>
      </w:ins>
      <w:ins w:id="3539" w:author="ilia kassianenko" w:date="2019-03-21T22:02:00Z">
        <w:r w:rsidR="00AC5D0F">
          <w:rPr>
            <w:rFonts w:cs="Arial"/>
            <w:shd w:val="clear" w:color="auto" w:fill="FFFFFF"/>
            <w:lang w:val="en-CA"/>
          </w:rPr>
          <w:t>”</w:t>
        </w:r>
      </w:ins>
      <w:ins w:id="3540" w:author="outpost" w:date="2019-03-20T21:57:00Z">
        <w:r w:rsidRPr="00AC5D0F">
          <w:rPr>
            <w:rFonts w:cs="Arial"/>
            <w:shd w:val="clear" w:color="auto" w:fill="FFFFFF"/>
            <w:lang w:val="en-CA"/>
            <w:rPrChange w:id="3541" w:author="ilia kassianenko" w:date="2019-03-21T22:02:00Z">
              <w:rPr>
                <w:rFonts w:cs="Arial"/>
                <w:shd w:val="clear" w:color="auto" w:fill="FFFFFF"/>
              </w:rPr>
            </w:rPrChange>
          </w:rPr>
          <w:t xml:space="preserve">. </w:t>
        </w:r>
      </w:ins>
      <w:ins w:id="3542" w:author="ilia kassianenko" w:date="2019-03-21T22:02:00Z">
        <w:r w:rsidR="005B2E18">
          <w:rPr>
            <w:rFonts w:cs="Arial"/>
            <w:shd w:val="clear" w:color="auto" w:fill="FFFFFF"/>
            <w:lang w:val="en-CA"/>
            <w:rPrChange w:id="3543" w:author="ilia kassianenko" w:date="2019-03-21T22:02:00Z">
              <w:rPr>
                <w:rFonts w:cs="Arial"/>
                <w:shd w:val="clear" w:color="auto" w:fill="FFFFFF"/>
                <w:lang w:val="en-CA"/>
              </w:rPr>
            </w:rPrChange>
          </w:rPr>
          <w:t>[7</w:t>
        </w:r>
        <w:r w:rsidR="00AC5D0F" w:rsidRPr="00AC5D0F">
          <w:rPr>
            <w:rFonts w:cs="Arial"/>
            <w:shd w:val="clear" w:color="auto" w:fill="FFFFFF"/>
            <w:lang w:val="en-CA"/>
            <w:rPrChange w:id="3544" w:author="ilia kassianenko" w:date="2019-03-21T22:02:00Z">
              <w:rPr>
                <w:rFonts w:cs="Arial"/>
                <w:highlight w:val="yellow"/>
                <w:shd w:val="clear" w:color="auto" w:fill="FFFFFF"/>
                <w:lang w:val="en-CA"/>
              </w:rPr>
            </w:rPrChange>
          </w:rPr>
          <w:t>]</w:t>
        </w:r>
      </w:ins>
    </w:p>
    <w:p w14:paraId="2BB5D229" w14:textId="1E438A4F" w:rsidR="007C65EE" w:rsidRPr="0047260E" w:rsidDel="00DD3AB3" w:rsidRDefault="007C65EE" w:rsidP="00DF3386">
      <w:pPr>
        <w:pStyle w:val="BodyText"/>
        <w:jc w:val="both"/>
        <w:rPr>
          <w:ins w:id="3545" w:author="outpost" w:date="2019-03-20T21:57:00Z"/>
          <w:del w:id="3546" w:author="ilia kassianenko" w:date="2019-03-21T22:12:00Z"/>
          <w:rFonts w:cs="Arial"/>
          <w:szCs w:val="22"/>
          <w:highlight w:val="yellow"/>
          <w:shd w:val="clear" w:color="auto" w:fill="FFFFFF"/>
          <w:lang w:val="en-CA"/>
          <w:rPrChange w:id="3547" w:author="ilia kassianenko" w:date="2019-03-21T21:37:00Z">
            <w:rPr>
              <w:ins w:id="3548" w:author="outpost" w:date="2019-03-20T21:57:00Z"/>
              <w:del w:id="3549" w:author="ilia kassianenko" w:date="2019-03-21T22:12:00Z"/>
              <w:rFonts w:cs="Arial"/>
              <w:szCs w:val="22"/>
              <w:shd w:val="clear" w:color="auto" w:fill="FFFFFF"/>
            </w:rPr>
          </w:rPrChange>
        </w:rPr>
        <w:pPrChange w:id="3550" w:author="ilia kassianenko" w:date="2019-03-21T22:16:00Z">
          <w:pPr>
            <w:pStyle w:val="BodyText"/>
          </w:pPr>
        </w:pPrChange>
      </w:pPr>
      <w:ins w:id="3551" w:author="outpost" w:date="2019-03-20T21:57:00Z">
        <w:del w:id="3552" w:author="ilia kassianenko" w:date="2019-03-21T22:12:00Z">
          <w:r w:rsidRPr="0047260E" w:rsidDel="00DD3AB3">
            <w:rPr>
              <w:rFonts w:cs="Arial"/>
              <w:highlight w:val="yellow"/>
              <w:shd w:val="clear" w:color="auto" w:fill="FFFFFF"/>
              <w:lang w:val="en-CA"/>
              <w:rPrChange w:id="3553" w:author="ilia kassianenko" w:date="2019-03-21T21:37:00Z">
                <w:rPr>
                  <w:rFonts w:cs="Arial"/>
                  <w:shd w:val="clear" w:color="auto" w:fill="FFFFFF"/>
                </w:rPr>
              </w:rPrChange>
            </w:rPr>
            <w:delText xml:space="preserve">They </w:delText>
          </w:r>
          <w:r w:rsidRPr="0047260E" w:rsidDel="00DD3AB3">
            <w:rPr>
              <w:rFonts w:cs="Arial"/>
              <w:szCs w:val="22"/>
              <w:highlight w:val="yellow"/>
              <w:shd w:val="clear" w:color="auto" w:fill="FFFFFF"/>
              <w:lang w:val="en-CA"/>
              <w:rPrChange w:id="3554" w:author="ilia kassianenko" w:date="2019-03-21T21:37:00Z">
                <w:rPr>
                  <w:rFonts w:cs="Arial"/>
                  <w:szCs w:val="22"/>
                  <w:shd w:val="clear" w:color="auto" w:fill="FFFFFF"/>
                </w:rPr>
              </w:rPrChange>
            </w:rPr>
            <w:delText xml:space="preserve">handle the maintenance operations and updates with free technical support 24/7. </w:delText>
          </w:r>
        </w:del>
      </w:ins>
    </w:p>
    <w:p w14:paraId="794C3AA5" w14:textId="2AE510BE" w:rsidR="007C65EE" w:rsidRPr="00DD3AB3" w:rsidRDefault="00DD3AB3" w:rsidP="00DF3386">
      <w:pPr>
        <w:pStyle w:val="BodyText"/>
        <w:jc w:val="both"/>
        <w:rPr>
          <w:ins w:id="3555" w:author="outpost" w:date="2019-03-20T21:57:00Z"/>
          <w:rFonts w:cs="Arial"/>
          <w:szCs w:val="22"/>
          <w:shd w:val="clear" w:color="auto" w:fill="FFFFFF"/>
          <w:lang w:val="en-CA"/>
          <w:rPrChange w:id="3556" w:author="ilia kassianenko" w:date="2019-03-21T22:10:00Z">
            <w:rPr>
              <w:ins w:id="3557" w:author="outpost" w:date="2019-03-20T21:57:00Z"/>
              <w:rFonts w:cs="Arial"/>
              <w:szCs w:val="22"/>
              <w:shd w:val="clear" w:color="auto" w:fill="FFFFFF"/>
            </w:rPr>
          </w:rPrChange>
        </w:rPr>
        <w:pPrChange w:id="3558" w:author="ilia kassianenko" w:date="2019-03-21T22:16:00Z">
          <w:pPr>
            <w:pStyle w:val="BodyText"/>
          </w:pPr>
        </w:pPrChange>
      </w:pPr>
      <w:ins w:id="3559" w:author="ilia kassianenko" w:date="2019-03-21T22:10:00Z">
        <w:r w:rsidRPr="00DD3AB3">
          <w:rPr>
            <w:rFonts w:cs="Arial"/>
            <w:szCs w:val="22"/>
            <w:shd w:val="clear" w:color="auto" w:fill="FFFFFF"/>
            <w:lang w:val="en-CA"/>
            <w:rPrChange w:id="3560" w:author="ilia kassianenko" w:date="2019-03-21T22:10:00Z">
              <w:rPr>
                <w:rFonts w:cs="Arial"/>
                <w:szCs w:val="22"/>
                <w:highlight w:val="yellow"/>
                <w:shd w:val="clear" w:color="auto" w:fill="FFFFFF"/>
                <w:lang w:val="en-CA"/>
              </w:rPr>
            </w:rPrChange>
          </w:rPr>
          <w:t xml:space="preserve">Digital Ocean enables our team to </w:t>
        </w:r>
      </w:ins>
      <w:ins w:id="3561" w:author="outpost" w:date="2019-03-20T21:57:00Z">
        <w:del w:id="3562" w:author="ilia kassianenko" w:date="2019-03-21T22:10:00Z">
          <w:r w:rsidR="007C65EE" w:rsidRPr="00DD3AB3" w:rsidDel="00DD3AB3">
            <w:rPr>
              <w:rFonts w:cs="Arial"/>
              <w:szCs w:val="22"/>
              <w:shd w:val="clear" w:color="auto" w:fill="FFFFFF"/>
              <w:lang w:val="en-CA"/>
              <w:rPrChange w:id="3563" w:author="ilia kassianenko" w:date="2019-03-21T22:10:00Z">
                <w:rPr>
                  <w:rFonts w:cs="Arial"/>
                  <w:szCs w:val="22"/>
                  <w:shd w:val="clear" w:color="auto" w:fill="FFFFFF"/>
                </w:rPr>
              </w:rPrChange>
            </w:rPr>
            <w:delText xml:space="preserve">The database can be </w:delText>
          </w:r>
        </w:del>
      </w:ins>
      <w:ins w:id="3564" w:author="ilia kassianenko" w:date="2019-03-21T22:09:00Z">
        <w:r w:rsidRPr="00DD3AB3">
          <w:rPr>
            <w:rFonts w:cs="Arial"/>
            <w:szCs w:val="22"/>
            <w:shd w:val="clear" w:color="auto" w:fill="FFFFFF"/>
            <w:lang w:val="en-CA"/>
            <w:rPrChange w:id="3565" w:author="ilia kassianenko" w:date="2019-03-21T22:10:00Z">
              <w:rPr>
                <w:rFonts w:cs="Arial"/>
                <w:szCs w:val="22"/>
                <w:shd w:val="clear" w:color="auto" w:fill="FFFFFF"/>
                <w:lang w:val="en-CA"/>
              </w:rPr>
            </w:rPrChange>
          </w:rPr>
          <w:t>“access and manage [our</w:t>
        </w:r>
      </w:ins>
      <w:ins w:id="3566" w:author="ilia kassianenko" w:date="2019-03-21T22:10:00Z">
        <w:r w:rsidRPr="00DD3AB3">
          <w:rPr>
            <w:rFonts w:cs="Arial"/>
            <w:szCs w:val="22"/>
            <w:shd w:val="clear" w:color="auto" w:fill="FFFFFF"/>
            <w:lang w:val="en-CA"/>
            <w:rPrChange w:id="3567" w:author="ilia kassianenko" w:date="2019-03-21T22:10:00Z">
              <w:rPr>
                <w:rFonts w:cs="Arial"/>
                <w:szCs w:val="22"/>
                <w:shd w:val="clear" w:color="auto" w:fill="FFFFFF"/>
                <w:lang w:val="en-CA"/>
              </w:rPr>
            </w:rPrChange>
          </w:rPr>
          <w:t>]</w:t>
        </w:r>
      </w:ins>
      <w:ins w:id="3568" w:author="ilia kassianenko" w:date="2019-03-21T22:09:00Z">
        <w:r w:rsidRPr="00DD3AB3">
          <w:rPr>
            <w:rFonts w:cs="Arial"/>
            <w:szCs w:val="22"/>
            <w:shd w:val="clear" w:color="auto" w:fill="FFFFFF"/>
            <w:lang w:val="en-CA"/>
            <w:rPrChange w:id="3569" w:author="ilia kassianenko" w:date="2019-03-21T22:10:00Z">
              <w:rPr>
                <w:rFonts w:cs="Arial"/>
                <w:szCs w:val="22"/>
                <w:shd w:val="clear" w:color="auto" w:fill="FFFFFF"/>
                <w:lang w:val="en-CA"/>
              </w:rPr>
            </w:rPrChange>
          </w:rPr>
          <w:t xml:space="preserve"> databases through [its] simplified UI or programmatically through </w:t>
        </w:r>
      </w:ins>
      <w:ins w:id="3570" w:author="ilia kassianenko" w:date="2019-03-21T22:10:00Z">
        <w:r w:rsidRPr="00DD3AB3">
          <w:rPr>
            <w:rFonts w:cs="Arial"/>
            <w:szCs w:val="22"/>
            <w:shd w:val="clear" w:color="auto" w:fill="FFFFFF"/>
            <w:lang w:val="en-CA"/>
            <w:rPrChange w:id="3571" w:author="ilia kassianenko" w:date="2019-03-21T22:10:00Z">
              <w:rPr>
                <w:rFonts w:cs="Arial"/>
                <w:szCs w:val="22"/>
                <w:shd w:val="clear" w:color="auto" w:fill="FFFFFF"/>
                <w:lang w:val="en-CA"/>
              </w:rPr>
            </w:rPrChange>
          </w:rPr>
          <w:t>[</w:t>
        </w:r>
      </w:ins>
      <w:ins w:id="3572" w:author="ilia kassianenko" w:date="2019-03-21T22:09:00Z">
        <w:r w:rsidRPr="00DD3AB3">
          <w:rPr>
            <w:rFonts w:cs="Arial"/>
            <w:szCs w:val="22"/>
            <w:shd w:val="clear" w:color="auto" w:fill="FFFFFF"/>
            <w:lang w:val="en-CA"/>
            <w:rPrChange w:id="3573" w:author="ilia kassianenko" w:date="2019-03-21T22:10:00Z">
              <w:rPr>
                <w:rFonts w:cs="Arial"/>
                <w:szCs w:val="22"/>
                <w:shd w:val="clear" w:color="auto" w:fill="FFFFFF"/>
                <w:lang w:val="en-CA"/>
              </w:rPr>
            </w:rPrChange>
          </w:rPr>
          <w:t>its</w:t>
        </w:r>
      </w:ins>
      <w:ins w:id="3574" w:author="ilia kassianenko" w:date="2019-03-21T22:10:00Z">
        <w:r w:rsidRPr="00DD3AB3">
          <w:rPr>
            <w:rFonts w:cs="Arial"/>
            <w:szCs w:val="22"/>
            <w:shd w:val="clear" w:color="auto" w:fill="FFFFFF"/>
            <w:lang w:val="en-CA"/>
            <w:rPrChange w:id="3575" w:author="ilia kassianenko" w:date="2019-03-21T22:10:00Z">
              <w:rPr>
                <w:rFonts w:cs="Arial"/>
                <w:szCs w:val="22"/>
                <w:shd w:val="clear" w:color="auto" w:fill="FFFFFF"/>
                <w:lang w:val="en-CA"/>
              </w:rPr>
            </w:rPrChange>
          </w:rPr>
          <w:t>]</w:t>
        </w:r>
      </w:ins>
      <w:ins w:id="3576" w:author="ilia kassianenko" w:date="2019-03-21T22:09:00Z">
        <w:r w:rsidRPr="00DD3AB3">
          <w:rPr>
            <w:rFonts w:cs="Arial"/>
            <w:szCs w:val="22"/>
            <w:shd w:val="clear" w:color="auto" w:fill="FFFFFF"/>
            <w:lang w:val="en-CA"/>
            <w:rPrChange w:id="3577" w:author="ilia kassianenko" w:date="2019-03-21T22:10:00Z">
              <w:rPr>
                <w:rFonts w:cs="Arial"/>
                <w:szCs w:val="22"/>
                <w:shd w:val="clear" w:color="auto" w:fill="FFFFFF"/>
                <w:lang w:val="en-CA"/>
              </w:rPr>
            </w:rPrChange>
          </w:rPr>
          <w:t xml:space="preserve"> API</w:t>
        </w:r>
      </w:ins>
      <w:ins w:id="3578" w:author="ilia kassianenko" w:date="2019-03-21T22:10:00Z">
        <w:r w:rsidRPr="00DD3AB3">
          <w:rPr>
            <w:rFonts w:cs="Arial"/>
            <w:szCs w:val="22"/>
            <w:shd w:val="clear" w:color="auto" w:fill="FFFFFF"/>
            <w:lang w:val="en-CA"/>
            <w:rPrChange w:id="3579" w:author="ilia kassianenko" w:date="2019-03-21T22:10:00Z">
              <w:rPr>
                <w:rFonts w:cs="Arial"/>
                <w:szCs w:val="22"/>
                <w:shd w:val="clear" w:color="auto" w:fill="FFFFFF"/>
                <w:lang w:val="en-CA"/>
              </w:rPr>
            </w:rPrChange>
          </w:rPr>
          <w:t>”</w:t>
        </w:r>
      </w:ins>
      <w:ins w:id="3580" w:author="outpost" w:date="2019-03-20T21:57:00Z">
        <w:del w:id="3581" w:author="ilia kassianenko" w:date="2019-03-21T22:09:00Z">
          <w:r w:rsidR="007C65EE" w:rsidRPr="00DD3AB3" w:rsidDel="00DD3AB3">
            <w:rPr>
              <w:rFonts w:cs="Arial"/>
              <w:szCs w:val="22"/>
              <w:shd w:val="clear" w:color="auto" w:fill="FFFFFF"/>
              <w:lang w:val="en-CA"/>
              <w:rPrChange w:id="3582" w:author="ilia kassianenko" w:date="2019-03-21T22:10:00Z">
                <w:rPr>
                  <w:rFonts w:cs="Arial"/>
                  <w:szCs w:val="22"/>
                  <w:shd w:val="clear" w:color="auto" w:fill="FFFFFF"/>
                </w:rPr>
              </w:rPrChange>
            </w:rPr>
            <w:delText>created, accessed and managed either through their User Interface or through their API</w:delText>
          </w:r>
        </w:del>
        <w:r w:rsidR="007C65EE" w:rsidRPr="00DD3AB3">
          <w:rPr>
            <w:rFonts w:cs="Arial"/>
            <w:szCs w:val="22"/>
            <w:shd w:val="clear" w:color="auto" w:fill="FFFFFF"/>
            <w:lang w:val="en-CA"/>
            <w:rPrChange w:id="3583" w:author="ilia kassianenko" w:date="2019-03-21T22:10:00Z">
              <w:rPr>
                <w:rFonts w:cs="Arial"/>
                <w:szCs w:val="22"/>
                <w:shd w:val="clear" w:color="auto" w:fill="FFFFFF"/>
              </w:rPr>
            </w:rPrChange>
          </w:rPr>
          <w:t>.</w:t>
        </w:r>
      </w:ins>
      <w:ins w:id="3584" w:author="ilia kassianenko" w:date="2019-03-21T22:09:00Z">
        <w:r w:rsidR="005B2E18">
          <w:rPr>
            <w:rFonts w:cs="Arial"/>
            <w:szCs w:val="22"/>
            <w:shd w:val="clear" w:color="auto" w:fill="FFFFFF"/>
            <w:lang w:val="en-CA"/>
            <w:rPrChange w:id="3585" w:author="ilia kassianenko" w:date="2019-03-21T22:10:00Z">
              <w:rPr>
                <w:rFonts w:cs="Arial"/>
                <w:szCs w:val="22"/>
                <w:shd w:val="clear" w:color="auto" w:fill="FFFFFF"/>
                <w:lang w:val="en-CA"/>
              </w:rPr>
            </w:rPrChange>
          </w:rPr>
          <w:t xml:space="preserve"> [7</w:t>
        </w:r>
        <w:r w:rsidRPr="00DD3AB3">
          <w:rPr>
            <w:rFonts w:cs="Arial"/>
            <w:szCs w:val="22"/>
            <w:shd w:val="clear" w:color="auto" w:fill="FFFFFF"/>
            <w:lang w:val="en-CA"/>
            <w:rPrChange w:id="3586" w:author="ilia kassianenko" w:date="2019-03-21T22:10:00Z">
              <w:rPr>
                <w:rFonts w:cs="Arial"/>
                <w:szCs w:val="22"/>
                <w:highlight w:val="yellow"/>
                <w:shd w:val="clear" w:color="auto" w:fill="FFFFFF"/>
                <w:lang w:val="en-CA"/>
              </w:rPr>
            </w:rPrChange>
          </w:rPr>
          <w:t>]</w:t>
        </w:r>
      </w:ins>
      <w:ins w:id="3587" w:author="ilia kassianenko" w:date="2019-03-21T22:12:00Z">
        <w:r>
          <w:rPr>
            <w:rFonts w:cs="Arial"/>
            <w:szCs w:val="22"/>
            <w:shd w:val="clear" w:color="auto" w:fill="FFFFFF"/>
            <w:lang w:val="en-CA"/>
          </w:rPr>
          <w:t xml:space="preserve"> It also handles maintenance operations and updates, and its offers free technical support around the clock.</w:t>
        </w:r>
        <w:r w:rsidR="005B2E18">
          <w:rPr>
            <w:rFonts w:cs="Arial"/>
            <w:szCs w:val="22"/>
            <w:shd w:val="clear" w:color="auto" w:fill="FFFFFF"/>
            <w:lang w:val="en-CA"/>
          </w:rPr>
          <w:t xml:space="preserve"> [7</w:t>
        </w:r>
        <w:r>
          <w:rPr>
            <w:rFonts w:cs="Arial"/>
            <w:szCs w:val="22"/>
            <w:shd w:val="clear" w:color="auto" w:fill="FFFFFF"/>
            <w:lang w:val="en-CA"/>
          </w:rPr>
          <w:t>]</w:t>
        </w:r>
      </w:ins>
    </w:p>
    <w:p w14:paraId="7C72BE47" w14:textId="2C87B632" w:rsidR="007C65EE" w:rsidRPr="0047260E" w:rsidDel="00DD3AB3" w:rsidRDefault="007C65EE" w:rsidP="007C65EE">
      <w:pPr>
        <w:pStyle w:val="BodyText"/>
        <w:rPr>
          <w:ins w:id="3588" w:author="outpost" w:date="2019-03-20T21:57:00Z"/>
          <w:del w:id="3589" w:author="ilia kassianenko" w:date="2019-03-21T22:11:00Z"/>
          <w:rFonts w:cs="Arial"/>
          <w:szCs w:val="22"/>
          <w:shd w:val="clear" w:color="auto" w:fill="FFFFFF"/>
          <w:lang w:val="en-CA"/>
          <w:rPrChange w:id="3590" w:author="ilia kassianenko" w:date="2019-03-21T21:37:00Z">
            <w:rPr>
              <w:ins w:id="3591" w:author="outpost" w:date="2019-03-20T21:57:00Z"/>
              <w:del w:id="3592" w:author="ilia kassianenko" w:date="2019-03-21T22:11:00Z"/>
              <w:rFonts w:cs="Arial"/>
              <w:szCs w:val="22"/>
              <w:shd w:val="clear" w:color="auto" w:fill="FFFFFF"/>
            </w:rPr>
          </w:rPrChange>
        </w:rPr>
      </w:pPr>
      <w:ins w:id="3593" w:author="outpost" w:date="2019-03-20T21:57:00Z">
        <w:del w:id="3594" w:author="ilia kassianenko" w:date="2019-03-21T22:11:00Z">
          <w:r w:rsidRPr="0047260E" w:rsidDel="00DD3AB3">
            <w:rPr>
              <w:rFonts w:cs="Arial"/>
              <w:highlight w:val="yellow"/>
              <w:shd w:val="clear" w:color="auto" w:fill="FFFFFF"/>
              <w:lang w:val="en-CA"/>
              <w:rPrChange w:id="3595" w:author="ilia kassianenko" w:date="2019-03-21T21:37:00Z">
                <w:rPr>
                  <w:rFonts w:cs="Arial"/>
                  <w:shd w:val="clear" w:color="auto" w:fill="FFFFFF"/>
                </w:rPr>
              </w:rPrChange>
            </w:rPr>
            <w:delText>We can monitor your cluster with minute-by-minute performance graphs and upgrade our nodes with horizontal read scaling as we grow.</w:delText>
          </w:r>
        </w:del>
      </w:ins>
    </w:p>
    <w:p w14:paraId="58C98820" w14:textId="6BE58812" w:rsidR="006D5B39" w:rsidRPr="0047260E" w:rsidDel="0081673A" w:rsidRDefault="006D5B39" w:rsidP="006D5B39">
      <w:pPr>
        <w:pStyle w:val="BodyText"/>
        <w:rPr>
          <w:del w:id="3596" w:author="Fritz Gyger" w:date="2019-03-21T17:11:00Z"/>
          <w:lang w:val="en-CA"/>
          <w:rPrChange w:id="3597" w:author="ilia kassianenko" w:date="2019-03-21T21:37:00Z">
            <w:rPr>
              <w:del w:id="3598" w:author="Fritz Gyger" w:date="2019-03-21T17:11:00Z"/>
              <w:color w:val="FFC000"/>
            </w:rPr>
          </w:rPrChange>
        </w:rPr>
      </w:pPr>
    </w:p>
    <w:p w14:paraId="38A8280C" w14:textId="4920C0A9" w:rsidR="006352E5" w:rsidRPr="0047260E" w:rsidDel="00697594" w:rsidRDefault="006352E5" w:rsidP="006352E5">
      <w:pPr>
        <w:pStyle w:val="HTMLPreformatted"/>
        <w:shd w:val="clear" w:color="auto" w:fill="FFFFFF"/>
        <w:rPr>
          <w:del w:id="3599" w:author="Microsoft Office User" w:date="2019-03-17T12:00:00Z"/>
          <w:rFonts w:ascii="Arial" w:hAnsi="Arial" w:cs="Arial"/>
          <w:sz w:val="24"/>
          <w:szCs w:val="24"/>
          <w:rPrChange w:id="3600" w:author="ilia kassianenko" w:date="2019-03-21T21:37:00Z">
            <w:rPr>
              <w:del w:id="3601" w:author="Microsoft Office User" w:date="2019-03-17T12:00:00Z"/>
              <w:rFonts w:ascii="Arial" w:hAnsi="Arial" w:cs="Arial"/>
              <w:color w:val="24292E"/>
              <w:sz w:val="24"/>
              <w:szCs w:val="24"/>
            </w:rPr>
          </w:rPrChange>
        </w:rPr>
      </w:pPr>
      <w:moveToRangeStart w:id="3602" w:author="Fritz Gyger" w:date="2019-03-08T16:51:00Z" w:name="move2956306"/>
      <w:moveToRangeEnd w:id="3459"/>
      <w:moveTo w:id="3603" w:author="Fritz Gyger" w:date="2019-03-08T16:51:00Z">
        <w:del w:id="3604" w:author="Microsoft Office User" w:date="2019-03-17T12:00:00Z">
          <w:r w:rsidRPr="0047260E" w:rsidDel="00697594">
            <w:rPr>
              <w:rFonts w:cs="Arial"/>
              <w:sz w:val="24"/>
              <w:szCs w:val="24"/>
              <w:rPrChange w:id="3605" w:author="ilia kassianenko" w:date="2019-03-21T21:37:00Z">
                <w:rPr>
                  <w:rFonts w:cs="Arial"/>
                  <w:color w:val="24292E"/>
                  <w:sz w:val="24"/>
                  <w:szCs w:val="24"/>
                </w:rPr>
              </w:rPrChange>
            </w:rPr>
            <w:delText>We plan to use Alteryx as an ETL tool ($8000/year)? Arbutus? Free ETL tool</w:delText>
          </w:r>
        </w:del>
      </w:moveTo>
      <w:ins w:id="3606" w:author="Fritz Gyger" w:date="2019-03-11T19:48:00Z">
        <w:del w:id="3607" w:author="Microsoft Office User" w:date="2019-03-17T12:00:00Z">
          <w:r w:rsidR="00807BE9" w:rsidRPr="0047260E" w:rsidDel="00697594">
            <w:rPr>
              <w:rFonts w:cs="Arial"/>
              <w:sz w:val="24"/>
              <w:szCs w:val="24"/>
              <w:rPrChange w:id="3608" w:author="ilia kassianenko" w:date="2019-03-21T21:37:00Z">
                <w:rPr>
                  <w:rFonts w:cs="Arial"/>
                  <w:color w:val="24292E"/>
                  <w:sz w:val="24"/>
                  <w:szCs w:val="24"/>
                </w:rPr>
              </w:rPrChange>
            </w:rPr>
            <w:delText xml:space="preserve">Python </w:delText>
          </w:r>
        </w:del>
      </w:ins>
      <w:moveTo w:id="3609" w:author="Fritz Gyger" w:date="2019-03-08T16:51:00Z">
        <w:del w:id="3610" w:author="Microsoft Office User" w:date="2019-03-17T12:00:00Z">
          <w:r w:rsidRPr="0047260E" w:rsidDel="00697594">
            <w:rPr>
              <w:rFonts w:cs="Arial"/>
              <w:sz w:val="24"/>
              <w:szCs w:val="24"/>
              <w:rPrChange w:id="3611" w:author="ilia kassianenko" w:date="2019-03-21T21:37:00Z">
                <w:rPr>
                  <w:rFonts w:cs="Arial"/>
                  <w:color w:val="FF0000"/>
                  <w:sz w:val="24"/>
                  <w:szCs w:val="24"/>
                </w:rPr>
              </w:rPrChange>
            </w:rPr>
            <w:delText>?</w:delText>
          </w:r>
        </w:del>
      </w:moveTo>
      <w:ins w:id="3612" w:author="Fritz Gyger" w:date="2019-03-11T19:50:00Z">
        <w:del w:id="3613" w:author="Microsoft Office User" w:date="2019-03-17T12:00:00Z">
          <w:r w:rsidR="00807BE9" w:rsidRPr="0047260E" w:rsidDel="00697594">
            <w:rPr>
              <w:rFonts w:ascii="Arial" w:hAnsi="Arial" w:cs="Arial"/>
              <w:sz w:val="24"/>
              <w:szCs w:val="24"/>
              <w:rPrChange w:id="3614" w:author="ilia kassianenko" w:date="2019-03-21T21:37:00Z">
                <w:rPr>
                  <w:rFonts w:ascii="Arial" w:hAnsi="Arial" w:cs="Arial"/>
                  <w:sz w:val="24"/>
                  <w:szCs w:val="24"/>
                </w:rPr>
              </w:rPrChange>
            </w:rPr>
            <w:delText xml:space="preserve">to develop the ETL process and the data cleansing. </w:delText>
          </w:r>
        </w:del>
      </w:ins>
      <w:ins w:id="3615" w:author="Fritz Gyger" w:date="2019-03-11T19:51:00Z">
        <w:del w:id="3616" w:author="Microsoft Office User" w:date="2019-03-17T12:00:00Z">
          <w:r w:rsidR="00807BE9" w:rsidRPr="0047260E" w:rsidDel="00697594">
            <w:rPr>
              <w:rFonts w:ascii="Arial" w:hAnsi="Arial" w:cs="Arial"/>
              <w:sz w:val="24"/>
              <w:szCs w:val="24"/>
              <w:rPrChange w:id="3617" w:author="ilia kassianenko" w:date="2019-03-21T21:37:00Z">
                <w:rPr>
                  <w:rFonts w:ascii="Arial" w:hAnsi="Arial" w:cs="Arial"/>
                  <w:sz w:val="24"/>
                  <w:szCs w:val="24"/>
                </w:rPr>
              </w:rPrChange>
            </w:rPr>
            <w:delText>See rules in section 4.3.</w:delText>
          </w:r>
        </w:del>
      </w:ins>
    </w:p>
    <w:p w14:paraId="261526C8" w14:textId="77777777" w:rsidR="006352E5" w:rsidRPr="0047260E" w:rsidRDefault="006352E5" w:rsidP="006352E5">
      <w:pPr>
        <w:pStyle w:val="HTMLPreformatted"/>
        <w:shd w:val="clear" w:color="auto" w:fill="FFFFFF"/>
        <w:rPr>
          <w:rFonts w:ascii="Arial" w:hAnsi="Arial" w:cs="Arial"/>
          <w:color w:val="24292E"/>
          <w:sz w:val="24"/>
          <w:szCs w:val="24"/>
          <w:rPrChange w:id="3618" w:author="ilia kassianenko" w:date="2019-03-21T21:37:00Z">
            <w:rPr>
              <w:rFonts w:ascii="Arial" w:hAnsi="Arial" w:cs="Arial"/>
              <w:color w:val="24292E"/>
              <w:sz w:val="24"/>
              <w:szCs w:val="24"/>
            </w:rPr>
          </w:rPrChange>
        </w:rPr>
      </w:pPr>
    </w:p>
    <w:moveToRangeEnd w:id="3602"/>
    <w:p w14:paraId="7ABB79FE" w14:textId="7B780146" w:rsidR="00410D82" w:rsidRPr="0047260E" w:rsidDel="006D5B39" w:rsidRDefault="00410D82" w:rsidP="00410D82">
      <w:pPr>
        <w:pStyle w:val="BodyText"/>
        <w:rPr>
          <w:del w:id="3619" w:author="Fritz Gyger" w:date="2019-03-17T15:21:00Z"/>
          <w:lang w:val="en-CA" w:eastAsia="ar-SA"/>
          <w:rPrChange w:id="3620" w:author="ilia kassianenko" w:date="2019-03-21T21:37:00Z">
            <w:rPr>
              <w:del w:id="3621" w:author="Fritz Gyger" w:date="2019-03-17T15:21:00Z"/>
              <w:lang w:eastAsia="ar-SA"/>
            </w:rPr>
          </w:rPrChange>
        </w:rPr>
      </w:pPr>
      <w:del w:id="3622" w:author="Fritz Gyger" w:date="2019-03-08T16:51:00Z">
        <w:r w:rsidRPr="0047260E" w:rsidDel="006352E5">
          <w:rPr>
            <w:lang w:val="en-CA" w:eastAsia="ar-SA"/>
            <w:rPrChange w:id="3623" w:author="ilia kassianenko" w:date="2019-03-21T21:37:00Z">
              <w:rPr>
                <w:lang w:eastAsia="ar-SA"/>
              </w:rPr>
            </w:rPrChange>
          </w:rPr>
          <w:delText>???</w:delText>
        </w:r>
      </w:del>
      <w:del w:id="3624" w:author="Fritz Gyger" w:date="2019-03-17T15:20:00Z">
        <w:r w:rsidRPr="0047260E" w:rsidDel="006D5B39">
          <w:rPr>
            <w:lang w:val="en-CA" w:eastAsia="ar-SA"/>
            <w:rPrChange w:id="3625" w:author="ilia kassianenko" w:date="2019-03-21T21:37:00Z">
              <w:rPr>
                <w:lang w:eastAsia="ar-SA"/>
              </w:rPr>
            </w:rPrChange>
          </w:rPr>
          <w:delText>?</w:delText>
        </w:r>
      </w:del>
      <w:bookmarkStart w:id="3626" w:name="_Toc3729068"/>
      <w:bookmarkStart w:id="3627" w:name="_Toc3830788"/>
      <w:bookmarkStart w:id="3628" w:name="_Toc4005065"/>
      <w:bookmarkStart w:id="3629" w:name="_Toc4082415"/>
      <w:bookmarkEnd w:id="3626"/>
      <w:bookmarkEnd w:id="3627"/>
      <w:bookmarkEnd w:id="3628"/>
      <w:bookmarkEnd w:id="3629"/>
    </w:p>
    <w:p w14:paraId="0544101F" w14:textId="3B768579" w:rsidR="00BB12B8" w:rsidRPr="0047260E" w:rsidRDefault="004B2EA2">
      <w:pPr>
        <w:pStyle w:val="Heading3"/>
        <w:numPr>
          <w:ilvl w:val="2"/>
          <w:numId w:val="2"/>
        </w:numPr>
        <w:rPr>
          <w:lang w:val="en-CA"/>
          <w:rPrChange w:id="3630" w:author="ilia kassianenko" w:date="2019-03-21T21:37:00Z">
            <w:rPr/>
          </w:rPrChange>
        </w:rPr>
      </w:pPr>
      <w:bookmarkStart w:id="3631" w:name="_Toc432497664"/>
      <w:bookmarkStart w:id="3632" w:name="_Toc4082416"/>
      <w:r w:rsidRPr="0047260E">
        <w:rPr>
          <w:lang w:val="en-CA"/>
          <w:rPrChange w:id="3633" w:author="ilia kassianenko" w:date="2019-03-21T21:37:00Z">
            <w:rPr/>
          </w:rPrChange>
        </w:rPr>
        <w:t>Security and Privacy Design Decisions</w:t>
      </w:r>
      <w:bookmarkEnd w:id="3631"/>
      <w:bookmarkEnd w:id="3632"/>
    </w:p>
    <w:p w14:paraId="1F2B18B5" w14:textId="42563F44" w:rsidR="00BB12B8" w:rsidRPr="0047260E" w:rsidDel="0081673A" w:rsidRDefault="004B2EA2">
      <w:pPr>
        <w:pStyle w:val="InstructionalText"/>
        <w:rPr>
          <w:del w:id="3634" w:author="Fritz Gyger" w:date="2019-03-21T17:11:00Z"/>
          <w:lang w:val="en-CA"/>
          <w:rPrChange w:id="3635" w:author="ilia kassianenko" w:date="2019-03-21T21:37:00Z">
            <w:rPr>
              <w:del w:id="3636" w:author="Fritz Gyger" w:date="2019-03-21T17:11:00Z"/>
            </w:rPr>
          </w:rPrChange>
        </w:rPr>
      </w:pPr>
      <w:del w:id="3637" w:author="Fritz Gyger" w:date="2019-03-21T17:11:00Z">
        <w:r w:rsidRPr="0047260E" w:rsidDel="0081673A">
          <w:rPr>
            <w:lang w:val="en-CA"/>
            <w:rPrChange w:id="3638" w:author="ilia kassianenko" w:date="2019-03-21T21:37:00Z">
              <w:rPr/>
            </w:rPrChange>
          </w:rPr>
          <w:delText>Instructions: Describe design decisions on the levels and types of security and privacy to be offered by the database. General descriptions of classifications of users and their general access rights should be included.</w:delText>
        </w:r>
      </w:del>
    </w:p>
    <w:p w14:paraId="01C5EBE6" w14:textId="77777777" w:rsidR="0081673A" w:rsidRPr="0047260E" w:rsidRDefault="0081673A">
      <w:pPr>
        <w:pStyle w:val="BodyText"/>
        <w:jc w:val="both"/>
        <w:rPr>
          <w:ins w:id="3639" w:author="Fritz Gyger" w:date="2019-03-21T17:11:00Z"/>
          <w:lang w:val="en-CA" w:eastAsia="ar-SA"/>
          <w:rPrChange w:id="3640" w:author="ilia kassianenko" w:date="2019-03-21T21:37:00Z">
            <w:rPr>
              <w:ins w:id="3641" w:author="Fritz Gyger" w:date="2019-03-21T17:11:00Z"/>
              <w:lang w:eastAsia="ar-SA"/>
            </w:rPr>
          </w:rPrChange>
        </w:rPr>
        <w:pPrChange w:id="3642" w:author="outpost" w:date="2019-03-20T21:45:00Z">
          <w:pPr>
            <w:pStyle w:val="BodyText"/>
          </w:pPr>
        </w:pPrChange>
      </w:pPr>
    </w:p>
    <w:p w14:paraId="6F39D5E2" w14:textId="40E755BF" w:rsidR="001A5937" w:rsidRPr="0047260E" w:rsidRDefault="001A5937">
      <w:pPr>
        <w:pStyle w:val="BodyText"/>
        <w:jc w:val="both"/>
        <w:rPr>
          <w:ins w:id="3643" w:author="outpost" w:date="2019-03-20T21:26:00Z"/>
          <w:lang w:val="en-CA" w:eastAsia="ar-SA"/>
          <w:rPrChange w:id="3644" w:author="ilia kassianenko" w:date="2019-03-21T21:37:00Z">
            <w:rPr>
              <w:ins w:id="3645" w:author="outpost" w:date="2019-03-20T21:26:00Z"/>
              <w:lang w:eastAsia="ar-SA"/>
            </w:rPr>
          </w:rPrChange>
        </w:rPr>
        <w:pPrChange w:id="3646" w:author="outpost" w:date="2019-03-20T21:45:00Z">
          <w:pPr>
            <w:pStyle w:val="BodyText"/>
          </w:pPr>
        </w:pPrChange>
      </w:pPr>
      <w:ins w:id="3647" w:author="outpost" w:date="2019-03-20T21:24:00Z">
        <w:r w:rsidRPr="0047260E">
          <w:rPr>
            <w:lang w:val="en-CA" w:eastAsia="ar-SA"/>
            <w:rPrChange w:id="3648" w:author="ilia kassianenko" w:date="2019-03-21T21:37:00Z">
              <w:rPr>
                <w:lang w:eastAsia="ar-SA"/>
              </w:rPr>
            </w:rPrChange>
          </w:rPr>
          <w:t>Publicly accessible data</w:t>
        </w:r>
      </w:ins>
      <w:ins w:id="3649" w:author="outpost" w:date="2019-03-20T21:31:00Z">
        <w:r w:rsidR="00CC1E74" w:rsidRPr="0047260E">
          <w:rPr>
            <w:lang w:val="en-CA" w:eastAsia="ar-SA"/>
            <w:rPrChange w:id="3650" w:author="ilia kassianenko" w:date="2019-03-21T21:37:00Z">
              <w:rPr>
                <w:lang w:eastAsia="ar-SA"/>
              </w:rPr>
            </w:rPrChange>
          </w:rPr>
          <w:t xml:space="preserve"> from COM and EC</w:t>
        </w:r>
      </w:ins>
      <w:ins w:id="3651" w:author="outpost" w:date="2019-03-20T21:24:00Z">
        <w:r w:rsidRPr="0047260E">
          <w:rPr>
            <w:lang w:val="en-CA" w:eastAsia="ar-SA"/>
            <w:rPrChange w:id="3652" w:author="ilia kassianenko" w:date="2019-03-21T21:37:00Z">
              <w:rPr>
                <w:lang w:eastAsia="ar-SA"/>
              </w:rPr>
            </w:rPrChange>
          </w:rPr>
          <w:t xml:space="preserve"> is used, and user account</w:t>
        </w:r>
      </w:ins>
      <w:ins w:id="3653" w:author="outpost" w:date="2019-03-20T21:25:00Z">
        <w:r w:rsidRPr="0047260E">
          <w:rPr>
            <w:lang w:val="en-CA" w:eastAsia="ar-SA"/>
            <w:rPrChange w:id="3654" w:author="ilia kassianenko" w:date="2019-03-21T21:37:00Z">
              <w:rPr>
                <w:lang w:eastAsia="ar-SA"/>
              </w:rPr>
            </w:rPrChange>
          </w:rPr>
          <w:t>s</w:t>
        </w:r>
      </w:ins>
      <w:ins w:id="3655" w:author="outpost" w:date="2019-03-20T21:24:00Z">
        <w:r w:rsidRPr="0047260E">
          <w:rPr>
            <w:lang w:val="en-CA" w:eastAsia="ar-SA"/>
            <w:rPrChange w:id="3656" w:author="ilia kassianenko" w:date="2019-03-21T21:37:00Z">
              <w:rPr>
                <w:lang w:eastAsia="ar-SA"/>
              </w:rPr>
            </w:rPrChange>
          </w:rPr>
          <w:t xml:space="preserve"> are not used. </w:t>
        </w:r>
      </w:ins>
      <w:del w:id="3657" w:author="outpost" w:date="2019-03-20T21:25:00Z">
        <w:r w:rsidR="00E537B5" w:rsidRPr="0047260E" w:rsidDel="001A5937">
          <w:rPr>
            <w:lang w:val="en-CA" w:eastAsia="ar-SA"/>
            <w:rPrChange w:id="3658" w:author="ilia kassianenko" w:date="2019-03-21T21:37:00Z">
              <w:rPr>
                <w:lang w:eastAsia="ar-SA"/>
              </w:rPr>
            </w:rPrChange>
          </w:rPr>
          <w:delText xml:space="preserve">No confidential or private data, all data retrieved is publicly available on the web. * </w:delText>
        </w:r>
      </w:del>
      <w:ins w:id="3659" w:author="outpost" w:date="2019-03-20T21:26:00Z">
        <w:r w:rsidRPr="0047260E">
          <w:rPr>
            <w:lang w:val="en-CA" w:eastAsia="ar-SA"/>
            <w:rPrChange w:id="3660" w:author="ilia kassianenko" w:date="2019-03-21T21:37:00Z">
              <w:rPr>
                <w:lang w:eastAsia="ar-SA"/>
              </w:rPr>
            </w:rPrChange>
          </w:rPr>
          <w:t>Only the accounts of team members with access to the Digital Ocean</w:t>
        </w:r>
      </w:ins>
      <w:ins w:id="3661" w:author="outpost" w:date="2019-03-20T21:27:00Z">
        <w:r w:rsidR="00CC1E74" w:rsidRPr="0047260E">
          <w:rPr>
            <w:lang w:val="en-CA" w:eastAsia="ar-SA"/>
            <w:rPrChange w:id="3662" w:author="ilia kassianenko" w:date="2019-03-21T21:37:00Z">
              <w:rPr>
                <w:lang w:eastAsia="ar-SA"/>
              </w:rPr>
            </w:rPrChange>
          </w:rPr>
          <w:t xml:space="preserve"> </w:t>
        </w:r>
      </w:ins>
      <w:ins w:id="3663" w:author="outpost" w:date="2019-03-20T21:26:00Z">
        <w:r w:rsidRPr="0047260E">
          <w:rPr>
            <w:lang w:val="en-CA" w:eastAsia="ar-SA"/>
            <w:rPrChange w:id="3664" w:author="ilia kassianenko" w:date="2019-03-21T21:37:00Z">
              <w:rPr>
                <w:lang w:eastAsia="ar-SA"/>
              </w:rPr>
            </w:rPrChange>
          </w:rPr>
          <w:t xml:space="preserve">account need to be secured. </w:t>
        </w:r>
        <w:proofErr w:type="gramStart"/>
        <w:r w:rsidRPr="0047260E">
          <w:rPr>
            <w:lang w:val="en-CA" w:eastAsia="ar-SA"/>
            <w:rPrChange w:id="3665" w:author="ilia kassianenko" w:date="2019-03-21T21:37:00Z">
              <w:rPr>
                <w:lang w:eastAsia="ar-SA"/>
              </w:rPr>
            </w:rPrChange>
          </w:rPr>
          <w:t>Network security</w:t>
        </w:r>
      </w:ins>
      <w:ins w:id="3666" w:author="outpost" w:date="2019-03-20T21:28:00Z">
        <w:r w:rsidR="00CC1E74" w:rsidRPr="0047260E">
          <w:rPr>
            <w:lang w:val="en-CA" w:eastAsia="ar-SA"/>
            <w:rPrChange w:id="3667" w:author="ilia kassianenko" w:date="2019-03-21T21:37:00Z">
              <w:rPr>
                <w:lang w:eastAsia="ar-SA"/>
              </w:rPr>
            </w:rPrChange>
          </w:rPr>
          <w:t xml:space="preserve"> and hardware security are</w:t>
        </w:r>
      </w:ins>
      <w:ins w:id="3668" w:author="outpost" w:date="2019-03-20T21:27:00Z">
        <w:r w:rsidRPr="0047260E">
          <w:rPr>
            <w:lang w:val="en-CA" w:eastAsia="ar-SA"/>
            <w:rPrChange w:id="3669" w:author="ilia kassianenko" w:date="2019-03-21T21:37:00Z">
              <w:rPr>
                <w:lang w:eastAsia="ar-SA"/>
              </w:rPr>
            </w:rPrChange>
          </w:rPr>
          <w:t xml:space="preserve"> managed by the sol</w:t>
        </w:r>
        <w:r w:rsidR="00CC1E74" w:rsidRPr="0047260E">
          <w:rPr>
            <w:lang w:val="en-CA" w:eastAsia="ar-SA"/>
            <w:rPrChange w:id="3670" w:author="ilia kassianenko" w:date="2019-03-21T21:37:00Z">
              <w:rPr>
                <w:lang w:eastAsia="ar-SA"/>
              </w:rPr>
            </w:rPrChange>
          </w:rPr>
          <w:t>ution provider, Digital Ocean</w:t>
        </w:r>
        <w:proofErr w:type="gramEnd"/>
        <w:r w:rsidR="00CC1E74" w:rsidRPr="0047260E">
          <w:rPr>
            <w:lang w:val="en-CA" w:eastAsia="ar-SA"/>
            <w:rPrChange w:id="3671" w:author="ilia kassianenko" w:date="2019-03-21T21:37:00Z">
              <w:rPr>
                <w:lang w:eastAsia="ar-SA"/>
              </w:rPr>
            </w:rPrChange>
          </w:rPr>
          <w:t>.</w:t>
        </w:r>
      </w:ins>
    </w:p>
    <w:p w14:paraId="33AC7AC9" w14:textId="2865B038" w:rsidR="00CC1E74" w:rsidRPr="0047260E" w:rsidRDefault="001A5937">
      <w:pPr>
        <w:pStyle w:val="BodyText"/>
        <w:jc w:val="both"/>
        <w:rPr>
          <w:ins w:id="3672" w:author="outpost" w:date="2019-03-20T21:33:00Z"/>
          <w:lang w:val="en-CA" w:eastAsia="ar-SA"/>
          <w:rPrChange w:id="3673" w:author="ilia kassianenko" w:date="2019-03-21T21:37:00Z">
            <w:rPr>
              <w:ins w:id="3674" w:author="outpost" w:date="2019-03-20T21:33:00Z"/>
              <w:lang w:eastAsia="ar-SA"/>
            </w:rPr>
          </w:rPrChange>
        </w:rPr>
        <w:pPrChange w:id="3675" w:author="outpost" w:date="2019-03-20T21:45:00Z">
          <w:pPr>
            <w:pStyle w:val="BodyText"/>
          </w:pPr>
        </w:pPrChange>
      </w:pPr>
      <w:ins w:id="3676" w:author="outpost" w:date="2019-03-20T21:26:00Z">
        <w:r w:rsidRPr="0047260E">
          <w:rPr>
            <w:lang w:val="en-CA" w:eastAsia="ar-SA"/>
            <w:rPrChange w:id="3677" w:author="ilia kassianenko" w:date="2019-03-21T21:37:00Z">
              <w:rPr>
                <w:lang w:eastAsia="ar-SA"/>
              </w:rPr>
            </w:rPrChange>
          </w:rPr>
          <w:t xml:space="preserve">A two-factor authentication process is </w:t>
        </w:r>
        <w:del w:id="3678" w:author="ilia kassianenko" w:date="2019-03-21T22:06:00Z">
          <w:r w:rsidRPr="0047260E" w:rsidDel="00E14521">
            <w:rPr>
              <w:lang w:val="en-CA" w:eastAsia="ar-SA"/>
              <w:rPrChange w:id="3679" w:author="ilia kassianenko" w:date="2019-03-21T21:37:00Z">
                <w:rPr>
                  <w:lang w:eastAsia="ar-SA"/>
                </w:rPr>
              </w:rPrChange>
            </w:rPr>
            <w:delText>not</w:delText>
          </w:r>
        </w:del>
      </w:ins>
      <w:ins w:id="3680" w:author="outpost" w:date="2019-03-20T21:27:00Z">
        <w:del w:id="3681" w:author="ilia kassianenko" w:date="2019-03-21T22:06:00Z">
          <w:r w:rsidRPr="0047260E" w:rsidDel="00E14521">
            <w:rPr>
              <w:lang w:val="en-CA" w:eastAsia="ar-SA"/>
              <w:rPrChange w:id="3682" w:author="ilia kassianenko" w:date="2019-03-21T21:37:00Z">
                <w:rPr>
                  <w:lang w:eastAsia="ar-SA"/>
                </w:rPr>
              </w:rPrChange>
            </w:rPr>
            <w:delText xml:space="preserve"> </w:delText>
          </w:r>
        </w:del>
        <w:r w:rsidRPr="0047260E">
          <w:rPr>
            <w:lang w:val="en-CA" w:eastAsia="ar-SA"/>
            <w:rPrChange w:id="3683" w:author="ilia kassianenko" w:date="2019-03-21T21:37:00Z">
              <w:rPr>
                <w:lang w:eastAsia="ar-SA"/>
              </w:rPr>
            </w:rPrChange>
          </w:rPr>
          <w:t>in place for Digital Ocean.</w:t>
        </w:r>
      </w:ins>
      <w:ins w:id="3684" w:author="ilia kassianenko" w:date="2019-03-21T22:06:00Z">
        <w:r w:rsidR="00EC6BDA">
          <w:rPr>
            <w:lang w:val="en-CA" w:eastAsia="ar-SA"/>
          </w:rPr>
          <w:t xml:space="preserve"> [</w:t>
        </w:r>
      </w:ins>
      <w:ins w:id="3685" w:author="ilia kassianenko" w:date="2019-03-21T22:07:00Z">
        <w:r w:rsidR="00EC6BDA">
          <w:rPr>
            <w:lang w:val="en-CA" w:eastAsia="ar-SA"/>
          </w:rPr>
          <w:t>11*</w:t>
        </w:r>
      </w:ins>
      <w:ins w:id="3686" w:author="ilia kassianenko" w:date="2019-03-21T22:06:00Z">
        <w:r w:rsidR="00E14521">
          <w:rPr>
            <w:lang w:val="en-CA" w:eastAsia="ar-SA"/>
          </w:rPr>
          <w:t>]</w:t>
        </w:r>
      </w:ins>
      <w:ins w:id="3687" w:author="outpost" w:date="2019-03-20T21:28:00Z">
        <w:r w:rsidR="00CC1E74" w:rsidRPr="0047260E">
          <w:rPr>
            <w:lang w:val="en-CA" w:eastAsia="ar-SA"/>
            <w:rPrChange w:id="3688" w:author="ilia kassianenko" w:date="2019-03-21T21:37:00Z">
              <w:rPr>
                <w:lang w:eastAsia="ar-SA"/>
              </w:rPr>
            </w:rPrChange>
          </w:rPr>
          <w:t xml:space="preserve"> </w:t>
        </w:r>
      </w:ins>
    </w:p>
    <w:p w14:paraId="535F8802" w14:textId="7AEF42FD" w:rsidR="00E537B5" w:rsidRPr="0047260E" w:rsidRDefault="00CC1E74">
      <w:pPr>
        <w:pStyle w:val="BodyText"/>
        <w:jc w:val="both"/>
        <w:rPr>
          <w:lang w:val="en-CA" w:eastAsia="ar-SA"/>
          <w:rPrChange w:id="3689" w:author="ilia kassianenko" w:date="2019-03-21T21:37:00Z">
            <w:rPr>
              <w:lang w:eastAsia="ar-SA"/>
            </w:rPr>
          </w:rPrChange>
        </w:rPr>
        <w:pPrChange w:id="3690" w:author="outpost" w:date="2019-03-20T21:45:00Z">
          <w:pPr>
            <w:pStyle w:val="BodyText"/>
          </w:pPr>
        </w:pPrChange>
      </w:pPr>
      <w:ins w:id="3691" w:author="outpost" w:date="2019-03-20T21:28:00Z">
        <w:r w:rsidRPr="0047260E">
          <w:rPr>
            <w:lang w:val="en-CA" w:eastAsia="ar-SA"/>
            <w:rPrChange w:id="3692" w:author="ilia kassianenko" w:date="2019-03-21T21:37:00Z">
              <w:rPr>
                <w:lang w:eastAsia="ar-SA"/>
              </w:rPr>
            </w:rPrChange>
          </w:rPr>
          <w:t xml:space="preserve">Team members will be prompted by our </w:t>
        </w:r>
      </w:ins>
      <w:ins w:id="3693" w:author="outpost" w:date="2019-03-20T21:29:00Z">
        <w:r w:rsidRPr="0047260E">
          <w:rPr>
            <w:lang w:val="en-CA" w:eastAsia="ar-SA"/>
            <w:rPrChange w:id="3694" w:author="ilia kassianenko" w:date="2019-03-21T21:37:00Z">
              <w:rPr>
                <w:lang w:eastAsia="ar-SA"/>
              </w:rPr>
            </w:rPrChange>
          </w:rPr>
          <w:t xml:space="preserve">Security </w:t>
        </w:r>
      </w:ins>
      <w:ins w:id="3695" w:author="outpost" w:date="2019-03-20T21:30:00Z">
        <w:r w:rsidRPr="0047260E">
          <w:rPr>
            <w:lang w:val="en-CA" w:eastAsia="ar-SA"/>
            <w:rPrChange w:id="3696" w:author="ilia kassianenko" w:date="2019-03-21T21:37:00Z">
              <w:rPr>
                <w:lang w:eastAsia="ar-SA"/>
              </w:rPr>
            </w:rPrChange>
          </w:rPr>
          <w:t>Administrator</w:t>
        </w:r>
      </w:ins>
      <w:ins w:id="3697" w:author="outpost" w:date="2019-03-20T21:29:00Z">
        <w:r w:rsidRPr="0047260E">
          <w:rPr>
            <w:lang w:val="en-CA" w:eastAsia="ar-SA"/>
            <w:rPrChange w:id="3698" w:author="ilia kassianenko" w:date="2019-03-21T21:37:00Z">
              <w:rPr>
                <w:lang w:eastAsia="ar-SA"/>
              </w:rPr>
            </w:rPrChange>
          </w:rPr>
          <w:t xml:space="preserve"> every three months to reset their password.</w:t>
        </w:r>
      </w:ins>
    </w:p>
    <w:p w14:paraId="05D14B05" w14:textId="727B23A9" w:rsidR="00CC1E74" w:rsidRPr="0047260E" w:rsidRDefault="00CC1E74">
      <w:pPr>
        <w:pStyle w:val="BodyText"/>
        <w:jc w:val="both"/>
        <w:rPr>
          <w:ins w:id="3699" w:author="outpost" w:date="2019-03-20T21:57:00Z"/>
          <w:lang w:val="en-CA" w:eastAsia="ar-SA"/>
          <w:rPrChange w:id="3700" w:author="ilia kassianenko" w:date="2019-03-21T21:37:00Z">
            <w:rPr>
              <w:ins w:id="3701" w:author="outpost" w:date="2019-03-20T21:57:00Z"/>
              <w:lang w:eastAsia="ar-SA"/>
            </w:rPr>
          </w:rPrChange>
        </w:rPr>
        <w:pPrChange w:id="3702" w:author="outpost" w:date="2019-03-20T21:45:00Z">
          <w:pPr>
            <w:pStyle w:val="BodyText"/>
          </w:pPr>
        </w:pPrChange>
      </w:pPr>
      <w:ins w:id="3703" w:author="outpost" w:date="2019-03-20T21:30:00Z">
        <w:r w:rsidRPr="0047260E">
          <w:rPr>
            <w:lang w:val="en-CA" w:eastAsia="ar-SA"/>
            <w:rPrChange w:id="3704" w:author="ilia kassianenko" w:date="2019-03-21T21:37:00Z">
              <w:rPr>
                <w:lang w:eastAsia="ar-SA"/>
              </w:rPr>
            </w:rPrChange>
          </w:rPr>
          <w:t>A method for IP filtering will be researched</w:t>
        </w:r>
      </w:ins>
      <w:ins w:id="3705" w:author="outpost" w:date="2019-03-20T21:31:00Z">
        <w:r w:rsidRPr="0047260E">
          <w:rPr>
            <w:lang w:val="en-CA" w:eastAsia="ar-SA"/>
            <w:rPrChange w:id="3706" w:author="ilia kassianenko" w:date="2019-03-21T21:37:00Z">
              <w:rPr>
                <w:lang w:eastAsia="ar-SA"/>
              </w:rPr>
            </w:rPrChange>
          </w:rPr>
          <w:t xml:space="preserve">, in order to enable access to </w:t>
        </w:r>
      </w:ins>
      <w:ins w:id="3707" w:author="outpost" w:date="2019-03-20T21:32:00Z">
        <w:r w:rsidRPr="0047260E">
          <w:rPr>
            <w:lang w:val="en-CA" w:eastAsia="ar-SA"/>
            <w:rPrChange w:id="3708" w:author="ilia kassianenko" w:date="2019-03-21T21:37:00Z">
              <w:rPr>
                <w:lang w:eastAsia="ar-SA"/>
              </w:rPr>
            </w:rPrChange>
          </w:rPr>
          <w:t xml:space="preserve">only </w:t>
        </w:r>
      </w:ins>
      <w:ins w:id="3709" w:author="outpost" w:date="2019-03-20T21:31:00Z">
        <w:r w:rsidRPr="0047260E">
          <w:rPr>
            <w:lang w:val="en-CA" w:eastAsia="ar-SA"/>
            <w:rPrChange w:id="3710" w:author="ilia kassianenko" w:date="2019-03-21T21:37:00Z">
              <w:rPr>
                <w:lang w:eastAsia="ar-SA"/>
              </w:rPr>
            </w:rPrChange>
          </w:rPr>
          <w:t>visitors</w:t>
        </w:r>
      </w:ins>
      <w:ins w:id="3711" w:author="outpost" w:date="2019-03-20T21:30:00Z">
        <w:r w:rsidRPr="0047260E">
          <w:rPr>
            <w:lang w:val="en-CA" w:eastAsia="ar-SA"/>
            <w:rPrChange w:id="3712" w:author="ilia kassianenko" w:date="2019-03-21T21:37:00Z">
              <w:rPr>
                <w:lang w:eastAsia="ar-SA"/>
              </w:rPr>
            </w:rPrChange>
          </w:rPr>
          <w:t xml:space="preserve"> </w:t>
        </w:r>
      </w:ins>
      <w:ins w:id="3713" w:author="outpost" w:date="2019-03-20T21:32:00Z">
        <w:r w:rsidRPr="0047260E">
          <w:rPr>
            <w:lang w:val="en-CA" w:eastAsia="ar-SA"/>
            <w:rPrChange w:id="3714" w:author="ilia kassianenko" w:date="2019-03-21T21:37:00Z">
              <w:rPr>
                <w:lang w:eastAsia="ar-SA"/>
              </w:rPr>
            </w:rPrChange>
          </w:rPr>
          <w:t>with a Canadian IP address, which are the target users for this information.</w:t>
        </w:r>
      </w:ins>
    </w:p>
    <w:p w14:paraId="0A41892F" w14:textId="6CFDD69E" w:rsidR="00AB5DAC" w:rsidRPr="0047260E" w:rsidRDefault="00664C95">
      <w:pPr>
        <w:jc w:val="both"/>
        <w:rPr>
          <w:ins w:id="3715" w:author="outpost" w:date="2019-03-20T22:11:00Z"/>
          <w:lang w:val="en-CA"/>
          <w:rPrChange w:id="3716" w:author="ilia kassianenko" w:date="2019-03-21T21:37:00Z">
            <w:rPr>
              <w:ins w:id="3717" w:author="outpost" w:date="2019-03-20T22:11:00Z"/>
              <w:rFonts w:cs="Arial"/>
              <w:color w:val="FF0000"/>
              <w:shd w:val="clear" w:color="auto" w:fill="FFFFFF"/>
            </w:rPr>
          </w:rPrChange>
        </w:rPr>
        <w:pPrChange w:id="3718" w:author="outpost" w:date="2019-03-20T22:13:00Z">
          <w:pPr>
            <w:pStyle w:val="BodyText"/>
          </w:pPr>
        </w:pPrChange>
      </w:pPr>
      <w:ins w:id="3719" w:author="outpost" w:date="2019-03-20T22:09:00Z">
        <w:r w:rsidRPr="0047260E">
          <w:rPr>
            <w:lang w:val="en-CA"/>
            <w:rPrChange w:id="3720" w:author="ilia kassianenko" w:date="2019-03-21T21:37:00Z">
              <w:rPr>
                <w:rFonts w:cs="Arial"/>
                <w:color w:val="FF0000"/>
                <w:shd w:val="clear" w:color="auto" w:fill="FFFFFF"/>
              </w:rPr>
            </w:rPrChange>
          </w:rPr>
          <w:t xml:space="preserve">With Digital Ocean, </w:t>
        </w:r>
      </w:ins>
      <w:ins w:id="3721" w:author="outpost" w:date="2019-03-20T22:10:00Z">
        <w:r w:rsidR="00AB5DAC" w:rsidRPr="0047260E">
          <w:rPr>
            <w:lang w:val="en-CA"/>
            <w:rPrChange w:id="3722" w:author="ilia kassianenko" w:date="2019-03-21T21:37:00Z">
              <w:rPr>
                <w:rFonts w:cs="Arial"/>
                <w:color w:val="FF0000"/>
                <w:shd w:val="clear" w:color="auto" w:fill="FFFFFF"/>
              </w:rPr>
            </w:rPrChange>
          </w:rPr>
          <w:t xml:space="preserve">it is possible </w:t>
        </w:r>
      </w:ins>
      <w:ins w:id="3723" w:author="outpost" w:date="2019-03-20T22:11:00Z">
        <w:r w:rsidR="00AB5DAC" w:rsidRPr="0047260E">
          <w:rPr>
            <w:lang w:val="en-CA"/>
            <w:rPrChange w:id="3724" w:author="ilia kassianenko" w:date="2019-03-21T21:37:00Z">
              <w:rPr>
                <w:rFonts w:cs="Arial"/>
                <w:color w:val="FF0000"/>
                <w:shd w:val="clear" w:color="auto" w:fill="FFFFFF"/>
              </w:rPr>
            </w:rPrChange>
          </w:rPr>
          <w:t xml:space="preserve">user an </w:t>
        </w:r>
      </w:ins>
      <w:ins w:id="3725" w:author="outpost" w:date="2019-03-20T22:12:00Z">
        <w:r w:rsidR="00AB5DAC" w:rsidRPr="0047260E">
          <w:rPr>
            <w:lang w:val="en-CA"/>
            <w:rPrChange w:id="3726" w:author="ilia kassianenko" w:date="2019-03-21T21:37:00Z">
              <w:rPr>
                <w:shd w:val="clear" w:color="auto" w:fill="FFFFFF"/>
              </w:rPr>
            </w:rPrChange>
          </w:rPr>
          <w:t>encryption</w:t>
        </w:r>
      </w:ins>
      <w:ins w:id="3727" w:author="outpost" w:date="2019-03-20T22:11:00Z">
        <w:r w:rsidR="00AB5DAC" w:rsidRPr="0047260E">
          <w:rPr>
            <w:lang w:val="en-CA"/>
            <w:rPrChange w:id="3728" w:author="ilia kassianenko" w:date="2019-03-21T21:37:00Z">
              <w:rPr>
                <w:rFonts w:cs="Arial"/>
                <w:color w:val="FF0000"/>
                <w:shd w:val="clear" w:color="auto" w:fill="FFFFFF"/>
              </w:rPr>
            </w:rPrChange>
          </w:rPr>
          <w:t xml:space="preserve"> file system on a</w:t>
        </w:r>
      </w:ins>
      <w:ins w:id="3729" w:author="outpost" w:date="2019-03-20T22:12:00Z">
        <w:r w:rsidR="00AB5DAC" w:rsidRPr="0047260E">
          <w:rPr>
            <w:lang w:val="en-CA"/>
            <w:rPrChange w:id="3730" w:author="ilia kassianenko" w:date="2019-03-21T21:37:00Z">
              <w:rPr>
                <w:shd w:val="clear" w:color="auto" w:fill="FFFFFF"/>
              </w:rPr>
            </w:rPrChange>
          </w:rPr>
          <w:t>n SSD</w:t>
        </w:r>
      </w:ins>
      <w:ins w:id="3731" w:author="outpost" w:date="2019-03-20T22:11:00Z">
        <w:r w:rsidR="00AB5DAC" w:rsidRPr="0047260E">
          <w:rPr>
            <w:lang w:val="en-CA"/>
            <w:rPrChange w:id="3732" w:author="ilia kassianenko" w:date="2019-03-21T21:37:00Z">
              <w:rPr>
                <w:rFonts w:cs="Arial"/>
                <w:color w:val="FF0000"/>
                <w:shd w:val="clear" w:color="auto" w:fill="FFFFFF"/>
              </w:rPr>
            </w:rPrChange>
          </w:rPr>
          <w:t xml:space="preserve"> block storage volu</w:t>
        </w:r>
      </w:ins>
      <w:ins w:id="3733" w:author="outpost" w:date="2019-03-20T22:12:00Z">
        <w:r w:rsidR="00AB5DAC" w:rsidRPr="0047260E">
          <w:rPr>
            <w:lang w:val="en-CA"/>
            <w:rPrChange w:id="3734" w:author="ilia kassianenko" w:date="2019-03-21T21:37:00Z">
              <w:rPr>
                <w:shd w:val="clear" w:color="auto" w:fill="FFFFFF"/>
              </w:rPr>
            </w:rPrChange>
          </w:rPr>
          <w:t>m</w:t>
        </w:r>
      </w:ins>
      <w:ins w:id="3735" w:author="outpost" w:date="2019-03-20T22:11:00Z">
        <w:r w:rsidR="00AB5DAC" w:rsidRPr="0047260E">
          <w:rPr>
            <w:lang w:val="en-CA"/>
            <w:rPrChange w:id="3736" w:author="ilia kassianenko" w:date="2019-03-21T21:37:00Z">
              <w:rPr>
                <w:rFonts w:cs="Arial"/>
                <w:color w:val="FF0000"/>
                <w:shd w:val="clear" w:color="auto" w:fill="FFFFFF"/>
              </w:rPr>
            </w:rPrChange>
          </w:rPr>
          <w:t>e with Linux Unified Key Setup (</w:t>
        </w:r>
      </w:ins>
      <w:ins w:id="3737" w:author="outpost" w:date="2019-03-20T21:58:00Z">
        <w:r w:rsidR="007C65EE" w:rsidRPr="0047260E">
          <w:rPr>
            <w:lang w:val="en-CA"/>
            <w:rPrChange w:id="3738" w:author="ilia kassianenko" w:date="2019-03-21T21:37:00Z">
              <w:rPr>
                <w:rFonts w:cs="Arial"/>
                <w:color w:val="323232"/>
                <w:shd w:val="clear" w:color="auto" w:fill="FFFFFF"/>
              </w:rPr>
            </w:rPrChange>
          </w:rPr>
          <w:t>LUKS)</w:t>
        </w:r>
      </w:ins>
      <w:ins w:id="3739" w:author="outpost" w:date="2019-03-20T22:11:00Z">
        <w:r w:rsidR="00AB5DAC" w:rsidRPr="0047260E">
          <w:rPr>
            <w:lang w:val="en-CA"/>
            <w:rPrChange w:id="3740" w:author="ilia kassianenko" w:date="2019-03-21T21:37:00Z">
              <w:rPr>
                <w:rFonts w:cs="Arial"/>
                <w:color w:val="FF0000"/>
                <w:shd w:val="clear" w:color="auto" w:fill="FFFFFF"/>
              </w:rPr>
            </w:rPrChange>
          </w:rPr>
          <w:t>.</w:t>
        </w:r>
      </w:ins>
      <w:ins w:id="3741" w:author="outpost" w:date="2019-03-20T22:12:00Z">
        <w:r w:rsidR="00AB5DAC" w:rsidRPr="0047260E">
          <w:rPr>
            <w:lang w:val="en-CA"/>
            <w:rPrChange w:id="3742" w:author="ilia kassianenko" w:date="2019-03-21T21:37:00Z">
              <w:rPr>
                <w:shd w:val="clear" w:color="auto" w:fill="FFFFFF"/>
              </w:rPr>
            </w:rPrChange>
          </w:rPr>
          <w:t xml:space="preserve"> [10*]</w:t>
        </w:r>
      </w:ins>
      <w:ins w:id="3743" w:author="outpost" w:date="2019-03-20T22:13:00Z">
        <w:r w:rsidR="00204C92" w:rsidRPr="0047260E">
          <w:rPr>
            <w:lang w:val="en-CA"/>
            <w:rPrChange w:id="3744" w:author="ilia kassianenko" w:date="2019-03-21T21:37:00Z">
              <w:rPr>
                <w:shd w:val="clear" w:color="auto" w:fill="FFFFFF"/>
              </w:rPr>
            </w:rPrChange>
          </w:rPr>
          <w:t xml:space="preserve"> </w:t>
        </w:r>
      </w:ins>
    </w:p>
    <w:p w14:paraId="7E48F615" w14:textId="602E144E" w:rsidR="00204C92" w:rsidRPr="0047260E" w:rsidRDefault="00204C92" w:rsidP="007C65EE">
      <w:pPr>
        <w:pStyle w:val="BodyText"/>
        <w:rPr>
          <w:ins w:id="3745" w:author="outpost" w:date="2019-03-20T22:13:00Z"/>
          <w:rFonts w:cs="Arial"/>
          <w:shd w:val="clear" w:color="auto" w:fill="FFFFFF"/>
          <w:lang w:val="en-CA"/>
          <w:rPrChange w:id="3746" w:author="ilia kassianenko" w:date="2019-03-21T21:37:00Z">
            <w:rPr>
              <w:ins w:id="3747" w:author="outpost" w:date="2019-03-20T22:13:00Z"/>
              <w:rFonts w:cs="Arial"/>
              <w:color w:val="FF0000"/>
              <w:shd w:val="clear" w:color="auto" w:fill="FFFFFF"/>
            </w:rPr>
          </w:rPrChange>
        </w:rPr>
      </w:pPr>
      <w:ins w:id="3748" w:author="outpost" w:date="2019-03-20T22:14:00Z">
        <w:r w:rsidRPr="0047260E">
          <w:rPr>
            <w:rFonts w:cs="Arial"/>
            <w:shd w:val="clear" w:color="auto" w:fill="FFFFFF"/>
            <w:lang w:val="en-CA"/>
            <w:rPrChange w:id="3749" w:author="ilia kassianenko" w:date="2019-03-21T21:37:00Z">
              <w:rPr>
                <w:rFonts w:cs="Arial"/>
                <w:color w:val="FF0000"/>
                <w:shd w:val="clear" w:color="auto" w:fill="FFFFFF"/>
              </w:rPr>
            </w:rPrChange>
          </w:rPr>
          <w:t>An</w:t>
        </w:r>
      </w:ins>
      <w:ins w:id="3750" w:author="outpost" w:date="2019-03-20T21:58:00Z">
        <w:r w:rsidR="007C65EE" w:rsidRPr="0047260E">
          <w:rPr>
            <w:rFonts w:cs="Arial"/>
            <w:shd w:val="clear" w:color="auto" w:fill="FFFFFF"/>
            <w:lang w:val="en-CA"/>
            <w:rPrChange w:id="3751" w:author="ilia kassianenko" w:date="2019-03-21T21:37:00Z">
              <w:rPr>
                <w:rFonts w:cs="Arial"/>
                <w:shd w:val="clear" w:color="auto" w:fill="FFFFFF"/>
              </w:rPr>
            </w:rPrChange>
          </w:rPr>
          <w:t xml:space="preserve"> SSL (Secure Sockets Layer)</w:t>
        </w:r>
      </w:ins>
      <w:ins w:id="3752" w:author="outpost" w:date="2019-03-20T22:14:00Z">
        <w:r w:rsidRPr="0047260E">
          <w:rPr>
            <w:rFonts w:cs="Arial"/>
            <w:shd w:val="clear" w:color="auto" w:fill="FFFFFF"/>
            <w:lang w:val="en-CA"/>
            <w:rPrChange w:id="3753" w:author="ilia kassianenko" w:date="2019-03-21T21:37:00Z">
              <w:rPr>
                <w:rFonts w:cs="Arial"/>
                <w:color w:val="FF0000"/>
                <w:shd w:val="clear" w:color="auto" w:fill="FFFFFF"/>
              </w:rPr>
            </w:rPrChange>
          </w:rPr>
          <w:t xml:space="preserve"> certificate will be needed to secure the website, where our application results will be shown.</w:t>
        </w:r>
      </w:ins>
      <w:ins w:id="3754" w:author="outpost" w:date="2019-03-20T22:15:00Z">
        <w:r w:rsidRPr="0047260E">
          <w:rPr>
            <w:rFonts w:cs="Arial"/>
            <w:shd w:val="clear" w:color="auto" w:fill="FFFFFF"/>
            <w:lang w:val="en-CA"/>
            <w:rPrChange w:id="3755" w:author="ilia kassianenko" w:date="2019-03-21T21:37:00Z">
              <w:rPr>
                <w:rFonts w:cs="Arial"/>
                <w:shd w:val="clear" w:color="auto" w:fill="FFFFFF"/>
              </w:rPr>
            </w:rPrChange>
          </w:rPr>
          <w:t xml:space="preserve"> An SSL certificate is used on the Digital Ocean webs</w:t>
        </w:r>
      </w:ins>
      <w:ins w:id="3756" w:author="ilia kassianenko" w:date="2019-03-21T20:18:00Z">
        <w:r w:rsidR="00EF43BF" w:rsidRPr="0047260E">
          <w:rPr>
            <w:rFonts w:cs="Arial"/>
            <w:shd w:val="clear" w:color="auto" w:fill="FFFFFF"/>
            <w:lang w:val="en-CA"/>
            <w:rPrChange w:id="3757" w:author="ilia kassianenko" w:date="2019-03-21T21:37:00Z">
              <w:rPr>
                <w:rFonts w:cs="Arial"/>
                <w:shd w:val="clear" w:color="auto" w:fill="FFFFFF"/>
              </w:rPr>
            </w:rPrChange>
          </w:rPr>
          <w:t>it</w:t>
        </w:r>
      </w:ins>
      <w:ins w:id="3758" w:author="outpost" w:date="2019-03-20T22:15:00Z">
        <w:del w:id="3759" w:author="ilia kassianenko" w:date="2019-03-21T20:18:00Z">
          <w:r w:rsidRPr="0047260E" w:rsidDel="00EF43BF">
            <w:rPr>
              <w:rFonts w:cs="Arial"/>
              <w:shd w:val="clear" w:color="auto" w:fill="FFFFFF"/>
              <w:lang w:val="en-CA"/>
              <w:rPrChange w:id="3760" w:author="ilia kassianenko" w:date="2019-03-21T21:37:00Z">
                <w:rPr>
                  <w:rFonts w:cs="Arial"/>
                  <w:shd w:val="clear" w:color="auto" w:fill="FFFFFF"/>
                </w:rPr>
              </w:rPrChange>
            </w:rPr>
            <w:delText>tir</w:delText>
          </w:r>
        </w:del>
        <w:r w:rsidRPr="0047260E">
          <w:rPr>
            <w:rFonts w:cs="Arial"/>
            <w:shd w:val="clear" w:color="auto" w:fill="FFFFFF"/>
            <w:lang w:val="en-CA"/>
            <w:rPrChange w:id="3761" w:author="ilia kassianenko" w:date="2019-03-21T21:37:00Z">
              <w:rPr>
                <w:rFonts w:cs="Arial"/>
                <w:shd w:val="clear" w:color="auto" w:fill="FFFFFF"/>
              </w:rPr>
            </w:rPrChange>
          </w:rPr>
          <w:t>e.</w:t>
        </w:r>
      </w:ins>
    </w:p>
    <w:p w14:paraId="5CB3870A" w14:textId="20F78204" w:rsidR="007C65EE" w:rsidRPr="0047260E" w:rsidDel="0081673A" w:rsidRDefault="007C65EE">
      <w:pPr>
        <w:pStyle w:val="BodyText"/>
        <w:jc w:val="both"/>
        <w:rPr>
          <w:ins w:id="3762" w:author="outpost" w:date="2019-03-20T21:57:00Z"/>
          <w:del w:id="3763" w:author="Fritz Gyger" w:date="2019-03-21T17:12:00Z"/>
          <w:lang w:val="en-CA" w:eastAsia="ar-SA"/>
          <w:rPrChange w:id="3764" w:author="ilia kassianenko" w:date="2019-03-21T21:37:00Z">
            <w:rPr>
              <w:ins w:id="3765" w:author="outpost" w:date="2019-03-20T21:57:00Z"/>
              <w:del w:id="3766" w:author="Fritz Gyger" w:date="2019-03-21T17:12:00Z"/>
              <w:lang w:eastAsia="ar-SA"/>
            </w:rPr>
          </w:rPrChange>
        </w:rPr>
        <w:pPrChange w:id="3767" w:author="outpost" w:date="2019-03-20T21:45:00Z">
          <w:pPr>
            <w:pStyle w:val="BodyText"/>
          </w:pPr>
        </w:pPrChange>
      </w:pPr>
    </w:p>
    <w:p w14:paraId="6E50818B" w14:textId="77777777" w:rsidR="007C65EE" w:rsidRPr="0047260E" w:rsidRDefault="007C65EE">
      <w:pPr>
        <w:pStyle w:val="BodyText"/>
        <w:jc w:val="both"/>
        <w:rPr>
          <w:ins w:id="3768" w:author="outpost" w:date="2019-03-20T21:31:00Z"/>
          <w:lang w:val="en-CA" w:eastAsia="ar-SA"/>
          <w:rPrChange w:id="3769" w:author="ilia kassianenko" w:date="2019-03-21T21:37:00Z">
            <w:rPr>
              <w:ins w:id="3770" w:author="outpost" w:date="2019-03-20T21:31:00Z"/>
              <w:lang w:eastAsia="ar-SA"/>
            </w:rPr>
          </w:rPrChange>
        </w:rPr>
        <w:pPrChange w:id="3771" w:author="outpost" w:date="2019-03-20T21:45:00Z">
          <w:pPr>
            <w:pStyle w:val="BodyText"/>
          </w:pPr>
        </w:pPrChange>
      </w:pPr>
    </w:p>
    <w:p w14:paraId="12F18DAB" w14:textId="560FB556" w:rsidR="00E537B5" w:rsidRPr="0047260E" w:rsidDel="00CC1E74" w:rsidRDefault="00E537B5" w:rsidP="00E537B5">
      <w:pPr>
        <w:pStyle w:val="BodyText"/>
        <w:rPr>
          <w:del w:id="3772" w:author="outpost" w:date="2019-03-20T21:33:00Z"/>
          <w:lang w:val="en-CA" w:eastAsia="ar-SA"/>
          <w:rPrChange w:id="3773" w:author="ilia kassianenko" w:date="2019-03-21T21:37:00Z">
            <w:rPr>
              <w:del w:id="3774" w:author="outpost" w:date="2019-03-20T21:33:00Z"/>
              <w:lang w:eastAsia="ar-SA"/>
            </w:rPr>
          </w:rPrChange>
        </w:rPr>
      </w:pPr>
      <w:del w:id="3775" w:author="outpost" w:date="2019-03-20T21:33:00Z">
        <w:r w:rsidRPr="0047260E" w:rsidDel="00CC1E74">
          <w:rPr>
            <w:lang w:val="en-CA" w:eastAsia="ar-SA"/>
            <w:rPrChange w:id="3776" w:author="ilia kassianenko" w:date="2019-03-21T21:37:00Z">
              <w:rPr>
                <w:lang w:eastAsia="ar-SA"/>
              </w:rPr>
            </w:rPrChange>
          </w:rPr>
          <w:delText>No IP from outside Canada</w:delText>
        </w:r>
        <w:r w:rsidR="004B1FF4" w:rsidRPr="0047260E" w:rsidDel="00CC1E74">
          <w:rPr>
            <w:lang w:val="en-CA" w:eastAsia="ar-SA"/>
            <w:rPrChange w:id="3777" w:author="ilia kassianenko" w:date="2019-03-21T21:37:00Z">
              <w:rPr>
                <w:lang w:eastAsia="ar-SA"/>
              </w:rPr>
            </w:rPrChange>
          </w:rPr>
          <w:delText xml:space="preserve"> is allowed to use the system. </w:delText>
        </w:r>
        <w:bookmarkStart w:id="3778" w:name="_Toc4082417"/>
        <w:bookmarkEnd w:id="3778"/>
      </w:del>
    </w:p>
    <w:p w14:paraId="57D4A3E6" w14:textId="12E219E6" w:rsidR="00D74765" w:rsidRPr="0047260E" w:rsidDel="00CC1E74" w:rsidRDefault="00D74765" w:rsidP="00E537B5">
      <w:pPr>
        <w:pStyle w:val="BodyText"/>
        <w:rPr>
          <w:ins w:id="3779" w:author="Pawel Kaluski" w:date="2019-03-13T21:44:00Z"/>
          <w:del w:id="3780" w:author="outpost" w:date="2019-03-20T21:30:00Z"/>
          <w:lang w:val="en-CA" w:eastAsia="ar-SA"/>
          <w:rPrChange w:id="3781" w:author="ilia kassianenko" w:date="2019-03-21T21:37:00Z">
            <w:rPr>
              <w:ins w:id="3782" w:author="Pawel Kaluski" w:date="2019-03-13T21:44:00Z"/>
              <w:del w:id="3783" w:author="outpost" w:date="2019-03-20T21:30:00Z"/>
              <w:lang w:eastAsia="ar-SA"/>
            </w:rPr>
          </w:rPrChange>
        </w:rPr>
      </w:pPr>
      <w:del w:id="3784" w:author="outpost" w:date="2019-03-20T21:30:00Z">
        <w:r w:rsidRPr="0047260E" w:rsidDel="00CC1E74">
          <w:rPr>
            <w:lang w:val="en-CA" w:eastAsia="ar-SA"/>
            <w:rPrChange w:id="3785" w:author="ilia kassianenko" w:date="2019-03-21T21:37:00Z">
              <w:rPr>
                <w:lang w:eastAsia="ar-SA"/>
              </w:rPr>
            </w:rPrChange>
          </w:rPr>
          <w:delText xml:space="preserve">Basic security system, firewall, etc. </w:delText>
        </w:r>
      </w:del>
      <w:bookmarkStart w:id="3786" w:name="_Toc4082418"/>
      <w:bookmarkEnd w:id="3786"/>
    </w:p>
    <w:p w14:paraId="49EE8D09" w14:textId="25EF18DC" w:rsidR="00A60E4A" w:rsidRPr="0047260E" w:rsidDel="00CC1E74" w:rsidRDefault="00A60E4A" w:rsidP="00E537B5">
      <w:pPr>
        <w:pStyle w:val="BodyText"/>
        <w:rPr>
          <w:del w:id="3787" w:author="outpost" w:date="2019-03-20T21:28:00Z"/>
          <w:lang w:val="en-CA" w:eastAsia="ar-SA"/>
          <w:rPrChange w:id="3788" w:author="ilia kassianenko" w:date="2019-03-21T21:37:00Z">
            <w:rPr>
              <w:del w:id="3789" w:author="outpost" w:date="2019-03-20T21:28:00Z"/>
              <w:lang w:eastAsia="ar-SA"/>
            </w:rPr>
          </w:rPrChange>
        </w:rPr>
      </w:pPr>
      <w:ins w:id="3790" w:author="Pawel Kaluski" w:date="2019-03-13T21:44:00Z">
        <w:del w:id="3791" w:author="outpost" w:date="2019-03-20T21:28:00Z">
          <w:r w:rsidRPr="0047260E" w:rsidDel="00CC1E74">
            <w:rPr>
              <w:highlight w:val="yellow"/>
              <w:lang w:val="en-CA" w:eastAsia="ar-SA"/>
              <w:rPrChange w:id="3792" w:author="ilia kassianenko" w:date="2019-03-21T21:37:00Z">
                <w:rPr>
                  <w:lang w:eastAsia="ar-SA"/>
                </w:rPr>
              </w:rPrChange>
            </w:rPr>
            <w:delText>Digital Ocean</w:delText>
          </w:r>
        </w:del>
      </w:ins>
      <w:ins w:id="3793" w:author="Pawel Kaluski" w:date="2019-03-13T21:45:00Z">
        <w:del w:id="3794" w:author="outpost" w:date="2019-03-20T21:28:00Z">
          <w:r w:rsidRPr="0047260E" w:rsidDel="00CC1E74">
            <w:rPr>
              <w:highlight w:val="yellow"/>
              <w:lang w:val="en-CA" w:eastAsia="ar-SA"/>
              <w:rPrChange w:id="3795" w:author="ilia kassianenko" w:date="2019-03-21T21:37:00Z">
                <w:rPr>
                  <w:lang w:eastAsia="ar-SA"/>
                </w:rPr>
              </w:rPrChange>
            </w:rPr>
            <w:delText xml:space="preserve"> offers a firewall as part of the package</w:delText>
          </w:r>
        </w:del>
      </w:ins>
      <w:bookmarkStart w:id="3796" w:name="_Toc4082419"/>
      <w:bookmarkEnd w:id="3796"/>
    </w:p>
    <w:p w14:paraId="13A09309" w14:textId="021762A8" w:rsidR="00E537B5" w:rsidRPr="0047260E" w:rsidDel="00CC1E74" w:rsidRDefault="00807BE9" w:rsidP="00E537B5">
      <w:pPr>
        <w:pStyle w:val="BodyText"/>
        <w:rPr>
          <w:del w:id="3797" w:author="outpost" w:date="2019-03-20T21:30:00Z"/>
          <w:color w:val="FF0000"/>
          <w:lang w:val="en-CA" w:eastAsia="ar-SA"/>
          <w:rPrChange w:id="3798" w:author="ilia kassianenko" w:date="2019-03-21T21:37:00Z">
            <w:rPr>
              <w:del w:id="3799" w:author="outpost" w:date="2019-03-20T21:30:00Z"/>
              <w:lang w:eastAsia="ar-SA"/>
            </w:rPr>
          </w:rPrChange>
        </w:rPr>
      </w:pPr>
      <w:ins w:id="3800" w:author="Fritz Gyger" w:date="2019-03-11T19:55:00Z">
        <w:del w:id="3801" w:author="outpost" w:date="2019-03-20T21:30:00Z">
          <w:r w:rsidRPr="0047260E" w:rsidDel="00CC1E74">
            <w:rPr>
              <w:color w:val="FF0000"/>
              <w:lang w:val="en-CA" w:eastAsia="ar-SA"/>
              <w:rPrChange w:id="3802" w:author="ilia kassianenko" w:date="2019-03-21T21:37:00Z">
                <w:rPr>
                  <w:lang w:eastAsia="ar-SA"/>
                </w:rPr>
              </w:rPrChange>
            </w:rPr>
            <w:delText>Depending on DBMS</w:delText>
          </w:r>
        </w:del>
      </w:ins>
      <w:ins w:id="3803" w:author="Fritz Gyger" w:date="2019-03-11T20:03:00Z">
        <w:del w:id="3804" w:author="outpost" w:date="2019-03-20T21:30:00Z">
          <w:r w:rsidR="0014021E" w:rsidRPr="0047260E" w:rsidDel="00CC1E74">
            <w:rPr>
              <w:color w:val="FF0000"/>
              <w:lang w:val="en-CA" w:eastAsia="ar-SA"/>
              <w:rPrChange w:id="3805" w:author="ilia kassianenko" w:date="2019-03-21T21:37:00Z">
                <w:rPr>
                  <w:color w:val="FF0000"/>
                  <w:lang w:eastAsia="ar-SA"/>
                </w:rPr>
              </w:rPrChange>
            </w:rPr>
            <w:delText>?</w:delText>
          </w:r>
        </w:del>
      </w:ins>
      <w:ins w:id="3806" w:author="Microsoft Office User" w:date="2019-03-17T12:05:00Z">
        <w:del w:id="3807" w:author="outpost" w:date="2019-03-20T21:30:00Z">
          <w:r w:rsidR="0012042C" w:rsidRPr="0047260E" w:rsidDel="00CC1E74">
            <w:rPr>
              <w:color w:val="FF0000"/>
              <w:lang w:val="en-CA" w:eastAsia="ar-SA"/>
              <w:rPrChange w:id="3808" w:author="ilia kassianenko" w:date="2019-03-21T21:37:00Z">
                <w:rPr>
                  <w:color w:val="FF0000"/>
                  <w:lang w:eastAsia="ar-SA"/>
                </w:rPr>
              </w:rPrChange>
            </w:rPr>
            <w:delText xml:space="preserve"> (Team access security)Ilia</w:delText>
          </w:r>
        </w:del>
      </w:ins>
      <w:bookmarkStart w:id="3809" w:name="_Toc4082420"/>
      <w:bookmarkEnd w:id="3809"/>
    </w:p>
    <w:p w14:paraId="12358A01" w14:textId="3AE2AE42" w:rsidR="00BB12B8" w:rsidRPr="0047260E" w:rsidRDefault="004B2EA2">
      <w:pPr>
        <w:pStyle w:val="Heading3"/>
        <w:numPr>
          <w:ilvl w:val="2"/>
          <w:numId w:val="2"/>
        </w:numPr>
        <w:rPr>
          <w:lang w:val="en-CA"/>
          <w:rPrChange w:id="3810" w:author="ilia kassianenko" w:date="2019-03-21T21:37:00Z">
            <w:rPr/>
          </w:rPrChange>
        </w:rPr>
      </w:pPr>
      <w:bookmarkStart w:id="3811" w:name="_Toc432497665"/>
      <w:bookmarkStart w:id="3812" w:name="_Toc4082421"/>
      <w:r w:rsidRPr="0047260E">
        <w:rPr>
          <w:lang w:val="en-CA"/>
          <w:rPrChange w:id="3813" w:author="ilia kassianenko" w:date="2019-03-21T21:37:00Z">
            <w:rPr/>
          </w:rPrChange>
        </w:rPr>
        <w:t>Performance and Maintenance Design Decisions</w:t>
      </w:r>
      <w:bookmarkEnd w:id="3811"/>
      <w:bookmarkEnd w:id="3812"/>
    </w:p>
    <w:p w14:paraId="2AFBF1A6" w14:textId="05A1A9DC" w:rsidR="00BB12B8" w:rsidRPr="0047260E" w:rsidDel="0081673A" w:rsidRDefault="004B2EA2">
      <w:pPr>
        <w:pStyle w:val="BodyText10Caps"/>
        <w:rPr>
          <w:del w:id="3814" w:author="Fritz Gyger" w:date="2019-03-21T17:12:00Z"/>
          <w:lang w:val="en-CA"/>
          <w:rPrChange w:id="3815" w:author="ilia kassianenko" w:date="2019-03-21T21:37:00Z">
            <w:rPr>
              <w:del w:id="3816" w:author="Fritz Gyger" w:date="2019-03-21T17:12:00Z"/>
            </w:rPr>
          </w:rPrChange>
        </w:rPr>
        <w:pPrChange w:id="3817" w:author="Fritz Gyger" w:date="2019-03-21T17:13:00Z">
          <w:pPr>
            <w:pStyle w:val="InstructionalText"/>
          </w:pPr>
        </w:pPrChange>
      </w:pPr>
      <w:del w:id="3818" w:author="Fritz Gyger" w:date="2019-03-21T17:12:00Z">
        <w:r w:rsidRPr="0047260E" w:rsidDel="0081673A">
          <w:rPr>
            <w:lang w:val="en-CA"/>
            <w:rPrChange w:id="3819" w:author="ilia kassianenko" w:date="2019-03-21T21:37:00Z">
              <w:rPr/>
            </w:rPrChange>
          </w:rPr>
          <w:delText>Instructions: Describe how performance and availability requirements will be met. Examples include:</w:delText>
        </w:r>
      </w:del>
    </w:p>
    <w:p w14:paraId="1E724A5E" w14:textId="30EBED92" w:rsidR="00BB12B8" w:rsidRPr="0047260E" w:rsidDel="0081673A" w:rsidRDefault="004B2EA2">
      <w:pPr>
        <w:pStyle w:val="BodyText10Caps"/>
        <w:rPr>
          <w:del w:id="3820" w:author="Fritz Gyger" w:date="2019-03-21T17:12:00Z"/>
          <w:lang w:val="en-CA"/>
          <w:rPrChange w:id="3821" w:author="ilia kassianenko" w:date="2019-03-21T21:37:00Z">
            <w:rPr>
              <w:del w:id="3822" w:author="Fritz Gyger" w:date="2019-03-21T17:12:00Z"/>
            </w:rPr>
          </w:rPrChange>
        </w:rPr>
        <w:pPrChange w:id="3823" w:author="Fritz Gyger" w:date="2019-03-21T17:13:00Z">
          <w:pPr>
            <w:pStyle w:val="InstructionalTextBullet"/>
            <w:numPr>
              <w:numId w:val="3"/>
            </w:numPr>
            <w:ind w:left="720" w:hanging="360"/>
          </w:pPr>
        </w:pPrChange>
      </w:pPr>
      <w:del w:id="3824" w:author="Fritz Gyger" w:date="2019-03-21T17:12:00Z">
        <w:r w:rsidRPr="0047260E" w:rsidDel="0081673A">
          <w:rPr>
            <w:lang w:val="en-CA"/>
            <w:rPrChange w:id="3825" w:author="ilia kassianenko" w:date="2019-03-21T21:37:00Z">
              <w:rPr/>
            </w:rPrChange>
          </w:rPr>
          <w:delText xml:space="preserve">Describe design decisions </w:delText>
        </w:r>
        <w:r w:rsidRPr="0047260E" w:rsidDel="0081673A">
          <w:rPr>
            <w:b/>
            <w:lang w:val="en-CA"/>
            <w:rPrChange w:id="3826" w:author="ilia kassianenko" w:date="2019-03-21T21:37:00Z">
              <w:rPr>
                <w:i w:val="0"/>
              </w:rPr>
            </w:rPrChange>
          </w:rPr>
          <w:delText>on database</w:delText>
        </w:r>
        <w:r w:rsidRPr="0047260E" w:rsidDel="0081673A">
          <w:rPr>
            <w:lang w:val="en-CA"/>
            <w:rPrChange w:id="3827" w:author="ilia kassianenko" w:date="2019-03-21T21:37:00Z">
              <w:rPr/>
            </w:rPrChange>
          </w:rPr>
          <w:delText xml:space="preserve"> distribution (such as client/server), master database file updates and maintenance, including maintaining consistency, establishing/ reestablishing and maintaining synchronization, enforcing integrity and business rules.</w:delText>
        </w:r>
      </w:del>
    </w:p>
    <w:p w14:paraId="219BC28E" w14:textId="0437631C" w:rsidR="00BB12B8" w:rsidRPr="0047260E" w:rsidDel="0081673A" w:rsidRDefault="004B2EA2">
      <w:pPr>
        <w:pStyle w:val="BodyText10Caps"/>
        <w:rPr>
          <w:del w:id="3828" w:author="Fritz Gyger" w:date="2019-03-21T17:12:00Z"/>
          <w:lang w:val="en-CA"/>
          <w:rPrChange w:id="3829" w:author="ilia kassianenko" w:date="2019-03-21T21:37:00Z">
            <w:rPr>
              <w:del w:id="3830" w:author="Fritz Gyger" w:date="2019-03-21T17:12:00Z"/>
            </w:rPr>
          </w:rPrChange>
        </w:rPr>
        <w:pPrChange w:id="3831" w:author="Fritz Gyger" w:date="2019-03-21T17:13:00Z">
          <w:pPr>
            <w:pStyle w:val="InstructionalTextBullet"/>
            <w:numPr>
              <w:numId w:val="3"/>
            </w:numPr>
            <w:ind w:left="720" w:hanging="360"/>
          </w:pPr>
        </w:pPrChange>
      </w:pPr>
      <w:del w:id="3832" w:author="Fritz Gyger" w:date="2019-03-21T17:12:00Z">
        <w:r w:rsidRPr="0047260E" w:rsidDel="0081673A">
          <w:rPr>
            <w:lang w:val="en-CA"/>
            <w:rPrChange w:id="3833" w:author="ilia kassianenko" w:date="2019-03-21T21:37:00Z">
              <w:rPr/>
            </w:rPrChange>
          </w:rPr>
          <w:delText>Describe design decisions to address concurrence issues (e.g., how the data are partitioned or distributed to support multiple applications or competing update functions, if applicable).</w:delText>
        </w:r>
      </w:del>
    </w:p>
    <w:p w14:paraId="5BE1E065" w14:textId="77777777" w:rsidR="0081673A" w:rsidRPr="0047260E" w:rsidRDefault="0081673A">
      <w:pPr>
        <w:pStyle w:val="BodyText10Caps"/>
        <w:rPr>
          <w:ins w:id="3834" w:author="Fritz Gyger" w:date="2019-03-21T17:12:00Z"/>
          <w:lang w:val="en-CA"/>
          <w:rPrChange w:id="3835" w:author="ilia kassianenko" w:date="2019-03-21T21:37:00Z">
            <w:rPr>
              <w:ins w:id="3836" w:author="Fritz Gyger" w:date="2019-03-21T17:12:00Z"/>
            </w:rPr>
          </w:rPrChange>
        </w:rPr>
        <w:pPrChange w:id="3837" w:author="Fritz Gyger" w:date="2019-03-21T17:13:00Z">
          <w:pPr>
            <w:pStyle w:val="Heading3"/>
            <w:numPr>
              <w:numId w:val="2"/>
            </w:numPr>
          </w:pPr>
        </w:pPrChange>
      </w:pPr>
    </w:p>
    <w:p w14:paraId="166F5F50" w14:textId="479BF567" w:rsidR="00E554E2" w:rsidRPr="0047260E" w:rsidRDefault="004B2EA2">
      <w:pPr>
        <w:pStyle w:val="Heading4"/>
        <w:rPr>
          <w:ins w:id="3838" w:author="outpost" w:date="2019-03-20T21:59:00Z"/>
          <w:lang w:val="en-CA"/>
          <w:rPrChange w:id="3839" w:author="ilia kassianenko" w:date="2019-03-21T21:37:00Z">
            <w:rPr>
              <w:ins w:id="3840" w:author="outpost" w:date="2019-03-20T21:59:00Z"/>
            </w:rPr>
          </w:rPrChange>
        </w:rPr>
        <w:pPrChange w:id="3841" w:author="outpost" w:date="2019-03-20T21:59:00Z">
          <w:pPr>
            <w:pStyle w:val="Heading3"/>
            <w:numPr>
              <w:numId w:val="2"/>
            </w:numPr>
          </w:pPr>
        </w:pPrChange>
      </w:pPr>
      <w:del w:id="3842" w:author="outpost" w:date="2019-03-20T21:59:00Z">
        <w:r w:rsidRPr="0047260E" w:rsidDel="00E554E2">
          <w:rPr>
            <w:lang w:val="en-CA"/>
            <w:rPrChange w:id="3843" w:author="ilia kassianenko" w:date="2019-03-21T21:37:00Z">
              <w:rPr/>
            </w:rPrChange>
          </w:rPr>
          <w:delText>Describe design decisions to support Service Level Agreements (SLAs) for key functions supported by the database.</w:delText>
        </w:r>
      </w:del>
      <w:bookmarkStart w:id="3844" w:name="_Toc4082422"/>
      <w:ins w:id="3845" w:author="outpost" w:date="2019-03-20T21:59:00Z">
        <w:r w:rsidR="00E554E2" w:rsidRPr="0047260E">
          <w:rPr>
            <w:lang w:val="en-CA"/>
            <w:rPrChange w:id="3846" w:author="ilia kassianenko" w:date="2019-03-21T21:37:00Z">
              <w:rPr/>
            </w:rPrChange>
          </w:rPr>
          <w:t>Service Level Agreements</w:t>
        </w:r>
        <w:bookmarkEnd w:id="3844"/>
      </w:ins>
    </w:p>
    <w:p w14:paraId="1325FD9A" w14:textId="5FB1E4FB" w:rsidR="00E554E2" w:rsidRPr="0047260E" w:rsidDel="0081673A" w:rsidRDefault="00E554E2">
      <w:pPr>
        <w:pStyle w:val="InstructionalTextBullet"/>
        <w:rPr>
          <w:ins w:id="3847" w:author="outpost" w:date="2019-03-20T21:59:00Z"/>
          <w:del w:id="3848" w:author="Fritz Gyger" w:date="2019-03-21T17:13:00Z"/>
          <w:lang w:val="en-CA"/>
          <w:rPrChange w:id="3849" w:author="ilia kassianenko" w:date="2019-03-21T21:37:00Z">
            <w:rPr>
              <w:ins w:id="3850" w:author="outpost" w:date="2019-03-20T21:59:00Z"/>
              <w:del w:id="3851" w:author="Fritz Gyger" w:date="2019-03-21T17:13:00Z"/>
            </w:rPr>
          </w:rPrChange>
        </w:rPr>
        <w:pPrChange w:id="3852" w:author="Fritz Gyger" w:date="2019-03-21T17:13:00Z">
          <w:pPr>
            <w:pStyle w:val="InstructionalTextBullet"/>
            <w:numPr>
              <w:numId w:val="3"/>
            </w:numPr>
            <w:ind w:left="720" w:hanging="360"/>
          </w:pPr>
        </w:pPrChange>
      </w:pPr>
      <w:ins w:id="3853" w:author="outpost" w:date="2019-03-20T21:59:00Z">
        <w:del w:id="3854" w:author="Fritz Gyger" w:date="2019-03-21T17:13:00Z">
          <w:r w:rsidRPr="0047260E" w:rsidDel="0081673A">
            <w:rPr>
              <w:lang w:val="en-CA"/>
              <w:rPrChange w:id="3855" w:author="ilia kassianenko" w:date="2019-03-21T21:37:00Z">
                <w:rPr/>
              </w:rPrChange>
            </w:rPr>
            <w:delText>Describe design decisions to support Service Level Agreements (SLAs) for key functions supported by the database.</w:delText>
          </w:r>
        </w:del>
      </w:ins>
    </w:p>
    <w:p w14:paraId="13C47F59" w14:textId="5BAE9DBE" w:rsidR="00721F3B" w:rsidRPr="0047260E" w:rsidDel="00E554E2" w:rsidRDefault="00721F3B">
      <w:pPr>
        <w:pStyle w:val="InstructionalTextBullet"/>
        <w:rPr>
          <w:del w:id="3856" w:author="outpost" w:date="2019-03-20T21:59:00Z"/>
          <w:lang w:val="en-CA"/>
          <w:rPrChange w:id="3857" w:author="ilia kassianenko" w:date="2019-03-21T21:37:00Z">
            <w:rPr>
              <w:del w:id="3858" w:author="outpost" w:date="2019-03-20T21:59:00Z"/>
            </w:rPr>
          </w:rPrChange>
        </w:rPr>
        <w:pPrChange w:id="3859" w:author="Fritz Gyger" w:date="2019-03-21T17:13:00Z">
          <w:pPr>
            <w:pStyle w:val="InstructionalTextBullet"/>
            <w:numPr>
              <w:numId w:val="3"/>
            </w:numPr>
            <w:ind w:left="720" w:hanging="360"/>
          </w:pPr>
        </w:pPrChange>
      </w:pPr>
    </w:p>
    <w:p w14:paraId="76C0B1B3" w14:textId="5B1D7AB6" w:rsidR="00CC1E74" w:rsidRPr="0047260E" w:rsidRDefault="00CC1E74">
      <w:pPr>
        <w:pStyle w:val="InstructionalTextBullet"/>
        <w:jc w:val="both"/>
        <w:rPr>
          <w:ins w:id="3860" w:author="outpost" w:date="2019-03-20T21:34:00Z"/>
          <w:i w:val="0"/>
          <w:color w:val="auto"/>
          <w:lang w:val="en-CA"/>
          <w:rPrChange w:id="3861" w:author="ilia kassianenko" w:date="2019-03-21T21:37:00Z">
            <w:rPr>
              <w:ins w:id="3862" w:author="outpost" w:date="2019-03-20T21:34:00Z"/>
              <w:color w:val="FF0000"/>
            </w:rPr>
          </w:rPrChange>
        </w:rPr>
        <w:pPrChange w:id="3863" w:author="Fritz Gyger" w:date="2019-03-21T17:13:00Z">
          <w:pPr>
            <w:pStyle w:val="InstructionalTextBullet"/>
            <w:ind w:left="720"/>
          </w:pPr>
        </w:pPrChange>
      </w:pPr>
      <w:ins w:id="3864" w:author="outpost" w:date="2019-03-20T21:33:00Z">
        <w:r w:rsidRPr="0047260E">
          <w:rPr>
            <w:i w:val="0"/>
            <w:color w:val="auto"/>
            <w:lang w:val="en-CA"/>
            <w:rPrChange w:id="3865" w:author="ilia kassianenko" w:date="2019-03-21T21:37:00Z">
              <w:rPr>
                <w:color w:val="FF0000"/>
              </w:rPr>
            </w:rPrChange>
          </w:rPr>
          <w:t>As target users reside within Canada</w:t>
        </w:r>
      </w:ins>
      <w:ins w:id="3866" w:author="outpost" w:date="2019-03-20T21:34:00Z">
        <w:r w:rsidRPr="0047260E">
          <w:rPr>
            <w:i w:val="0"/>
            <w:color w:val="auto"/>
            <w:lang w:val="en-CA"/>
            <w:rPrChange w:id="3867" w:author="ilia kassianenko" w:date="2019-03-21T21:37:00Z">
              <w:rPr>
                <w:color w:val="FF0000"/>
              </w:rPr>
            </w:rPrChange>
          </w:rPr>
          <w:t>’s time zones, the following Service Level Agreement (SLAs) will be used</w:t>
        </w:r>
      </w:ins>
      <w:ins w:id="3868" w:author="Fritz Gyger" w:date="2019-03-21T17:13:00Z">
        <w:r w:rsidR="0081673A" w:rsidRPr="0047260E">
          <w:rPr>
            <w:i w:val="0"/>
            <w:color w:val="auto"/>
            <w:lang w:val="en-CA"/>
            <w:rPrChange w:id="3869" w:author="ilia kassianenko" w:date="2019-03-21T21:37:00Z">
              <w:rPr>
                <w:i w:val="0"/>
                <w:color w:val="auto"/>
              </w:rPr>
            </w:rPrChange>
          </w:rPr>
          <w:t>:</w:t>
        </w:r>
      </w:ins>
      <w:ins w:id="3870" w:author="outpost" w:date="2019-03-20T21:34:00Z">
        <w:del w:id="3871" w:author="Fritz Gyger" w:date="2019-03-21T17:13:00Z">
          <w:r w:rsidRPr="0047260E" w:rsidDel="0081673A">
            <w:rPr>
              <w:i w:val="0"/>
              <w:color w:val="auto"/>
              <w:lang w:val="en-CA"/>
              <w:rPrChange w:id="3872" w:author="ilia kassianenko" w:date="2019-03-21T21:37:00Z">
                <w:rPr>
                  <w:color w:val="FF0000"/>
                </w:rPr>
              </w:rPrChange>
            </w:rPr>
            <w:delText>.</w:delText>
          </w:r>
        </w:del>
      </w:ins>
    </w:p>
    <w:p w14:paraId="26CA80FF" w14:textId="79DF84E8" w:rsidR="00F56C8C" w:rsidRPr="0047260E" w:rsidRDefault="00F56C8C">
      <w:pPr>
        <w:pStyle w:val="InstructionalTextBullet"/>
        <w:numPr>
          <w:ilvl w:val="0"/>
          <w:numId w:val="3"/>
        </w:numPr>
        <w:jc w:val="both"/>
        <w:rPr>
          <w:ins w:id="3873" w:author="outpost" w:date="2019-03-20T21:36:00Z"/>
          <w:i w:val="0"/>
          <w:color w:val="auto"/>
          <w:lang w:val="en-CA"/>
          <w:rPrChange w:id="3874" w:author="ilia kassianenko" w:date="2019-03-21T21:37:00Z">
            <w:rPr>
              <w:ins w:id="3875" w:author="outpost" w:date="2019-03-20T21:36:00Z"/>
              <w:i w:val="0"/>
              <w:color w:val="auto"/>
            </w:rPr>
          </w:rPrChange>
        </w:rPr>
        <w:pPrChange w:id="3876" w:author="outpost" w:date="2019-03-20T21:50:00Z">
          <w:pPr>
            <w:pStyle w:val="InstructionalTextBullet"/>
            <w:ind w:left="720"/>
          </w:pPr>
        </w:pPrChange>
      </w:pPr>
      <w:ins w:id="3877" w:author="outpost" w:date="2019-03-20T21:35:00Z">
        <w:r w:rsidRPr="0047260E">
          <w:rPr>
            <w:i w:val="0"/>
            <w:color w:val="auto"/>
            <w:lang w:val="en-CA"/>
            <w:rPrChange w:id="3878" w:author="ilia kassianenko" w:date="2019-03-21T21:37:00Z">
              <w:rPr>
                <w:i w:val="0"/>
                <w:color w:val="auto"/>
              </w:rPr>
            </w:rPrChange>
          </w:rPr>
          <w:t xml:space="preserve">During </w:t>
        </w:r>
      </w:ins>
      <w:del w:id="3879" w:author="outpost" w:date="2019-03-20T21:35:00Z">
        <w:r w:rsidR="009B42AD" w:rsidRPr="0047260E" w:rsidDel="00F56C8C">
          <w:rPr>
            <w:i w:val="0"/>
            <w:color w:val="auto"/>
            <w:lang w:val="en-CA"/>
            <w:rPrChange w:id="3880" w:author="ilia kassianenko" w:date="2019-03-21T21:37:00Z">
              <w:rPr>
                <w:color w:val="auto"/>
              </w:rPr>
            </w:rPrChange>
          </w:rPr>
          <w:delText>E</w:delText>
        </w:r>
      </w:del>
      <w:del w:id="3881" w:author="outpost" w:date="2019-03-20T21:37:00Z">
        <w:r w:rsidR="009B42AD" w:rsidRPr="0047260E" w:rsidDel="00F56C8C">
          <w:rPr>
            <w:i w:val="0"/>
            <w:color w:val="auto"/>
            <w:lang w:val="en-CA"/>
            <w:rPrChange w:id="3882" w:author="ilia kassianenko" w:date="2019-03-21T21:37:00Z">
              <w:rPr>
                <w:color w:val="auto"/>
              </w:rPr>
            </w:rPrChange>
          </w:rPr>
          <w:delText>astern time</w:delText>
        </w:r>
      </w:del>
      <w:ins w:id="3883" w:author="outpost" w:date="2019-03-20T21:44:00Z">
        <w:r w:rsidR="003F534F" w:rsidRPr="0047260E">
          <w:rPr>
            <w:lang w:val="en-CA"/>
            <w:rPrChange w:id="3884" w:author="ilia kassianenko" w:date="2019-03-21T21:37:00Z">
              <w:rPr/>
            </w:rPrChange>
          </w:rPr>
          <w:t xml:space="preserve"> </w:t>
        </w:r>
        <w:r w:rsidR="003F534F" w:rsidRPr="0047260E">
          <w:rPr>
            <w:i w:val="0"/>
            <w:color w:val="auto"/>
            <w:lang w:val="en-CA"/>
            <w:rPrChange w:id="3885" w:author="ilia kassianenko" w:date="2019-03-21T21:37:00Z">
              <w:rPr>
                <w:i w:val="0"/>
                <w:color w:val="auto"/>
              </w:rPr>
            </w:rPrChange>
          </w:rPr>
          <w:t xml:space="preserve">Eastern Daylight Time (EDT) </w:t>
        </w:r>
      </w:ins>
      <w:del w:id="3886" w:author="outpost" w:date="2019-03-20T21:44:00Z">
        <w:r w:rsidR="009B42AD" w:rsidRPr="0047260E" w:rsidDel="003F534F">
          <w:rPr>
            <w:i w:val="0"/>
            <w:color w:val="auto"/>
            <w:lang w:val="en-CA"/>
            <w:rPrChange w:id="3887" w:author="ilia kassianenko" w:date="2019-03-21T21:37:00Z">
              <w:rPr>
                <w:color w:val="auto"/>
              </w:rPr>
            </w:rPrChange>
          </w:rPr>
          <w:delText xml:space="preserve"> </w:delText>
        </w:r>
      </w:del>
      <w:r w:rsidR="009B42AD" w:rsidRPr="0047260E">
        <w:rPr>
          <w:i w:val="0"/>
          <w:color w:val="auto"/>
          <w:lang w:val="en-CA"/>
          <w:rPrChange w:id="3888" w:author="ilia kassianenko" w:date="2019-03-21T21:37:00Z">
            <w:rPr>
              <w:color w:val="auto"/>
            </w:rPr>
          </w:rPrChange>
        </w:rPr>
        <w:t xml:space="preserve">zone </w:t>
      </w:r>
      <w:del w:id="3889" w:author="outpost" w:date="2019-03-20T21:35:00Z">
        <w:r w:rsidR="009B42AD" w:rsidRPr="0047260E" w:rsidDel="00F56C8C">
          <w:rPr>
            <w:i w:val="0"/>
            <w:color w:val="auto"/>
            <w:lang w:val="en-CA"/>
            <w:rPrChange w:id="3890" w:author="ilia kassianenko" w:date="2019-03-21T21:37:00Z">
              <w:rPr>
                <w:color w:val="auto"/>
              </w:rPr>
            </w:rPrChange>
          </w:rPr>
          <w:delText xml:space="preserve">home </w:delText>
        </w:r>
      </w:del>
      <w:r w:rsidR="009B42AD" w:rsidRPr="0047260E">
        <w:rPr>
          <w:i w:val="0"/>
          <w:color w:val="auto"/>
          <w:lang w:val="en-CA"/>
          <w:rPrChange w:id="3891" w:author="ilia kassianenko" w:date="2019-03-21T21:37:00Z">
            <w:rPr>
              <w:color w:val="auto"/>
            </w:rPr>
          </w:rPrChange>
        </w:rPr>
        <w:t xml:space="preserve">hours </w:t>
      </w:r>
      <w:ins w:id="3892" w:author="outpost" w:date="2019-03-20T21:35:00Z">
        <w:r w:rsidRPr="0047260E">
          <w:rPr>
            <w:i w:val="0"/>
            <w:color w:val="auto"/>
            <w:lang w:val="en-CA"/>
            <w:rPrChange w:id="3893" w:author="ilia kassianenko" w:date="2019-03-21T21:37:00Z">
              <w:rPr>
                <w:i w:val="0"/>
                <w:color w:val="auto"/>
              </w:rPr>
            </w:rPrChange>
          </w:rPr>
          <w:t xml:space="preserve">and </w:t>
        </w:r>
      </w:ins>
      <w:r w:rsidR="009B42AD" w:rsidRPr="0047260E">
        <w:rPr>
          <w:i w:val="0"/>
          <w:color w:val="auto"/>
          <w:lang w:val="en-CA"/>
          <w:rPrChange w:id="3894" w:author="ilia kassianenko" w:date="2019-03-21T21:37:00Z">
            <w:rPr>
              <w:color w:val="auto"/>
            </w:rPr>
          </w:rPrChange>
        </w:rPr>
        <w:t xml:space="preserve">during </w:t>
      </w:r>
      <w:proofErr w:type="gramStart"/>
      <w:r w:rsidR="009B42AD" w:rsidRPr="0047260E">
        <w:rPr>
          <w:i w:val="0"/>
          <w:color w:val="auto"/>
          <w:lang w:val="en-CA"/>
          <w:rPrChange w:id="3895" w:author="ilia kassianenko" w:date="2019-03-21T21:37:00Z">
            <w:rPr>
              <w:color w:val="auto"/>
            </w:rPr>
          </w:rPrChange>
        </w:rPr>
        <w:t>week days</w:t>
      </w:r>
      <w:proofErr w:type="gramEnd"/>
      <w:ins w:id="3896" w:author="outpost" w:date="2019-03-20T21:35:00Z">
        <w:r w:rsidRPr="0047260E">
          <w:rPr>
            <w:i w:val="0"/>
            <w:color w:val="auto"/>
            <w:lang w:val="en-CA"/>
            <w:rPrChange w:id="3897" w:author="ilia kassianenko" w:date="2019-03-21T21:37:00Z">
              <w:rPr>
                <w:i w:val="0"/>
                <w:color w:val="auto"/>
              </w:rPr>
            </w:rPrChange>
          </w:rPr>
          <w:t>,</w:t>
        </w:r>
      </w:ins>
      <w:del w:id="3898" w:author="outpost" w:date="2019-03-20T21:35:00Z">
        <w:r w:rsidR="009B42AD" w:rsidRPr="0047260E" w:rsidDel="00F56C8C">
          <w:rPr>
            <w:i w:val="0"/>
            <w:color w:val="auto"/>
            <w:lang w:val="en-CA"/>
            <w:rPrChange w:id="3899" w:author="ilia kassianenko" w:date="2019-03-21T21:37:00Z">
              <w:rPr>
                <w:color w:val="auto"/>
              </w:rPr>
            </w:rPrChange>
          </w:rPr>
          <w:delText>:</w:delText>
        </w:r>
      </w:del>
      <w:r w:rsidR="009B42AD" w:rsidRPr="0047260E">
        <w:rPr>
          <w:i w:val="0"/>
          <w:color w:val="auto"/>
          <w:lang w:val="en-CA"/>
          <w:rPrChange w:id="3900" w:author="ilia kassianenko" w:date="2019-03-21T21:37:00Z">
            <w:rPr>
              <w:color w:val="auto"/>
            </w:rPr>
          </w:rPrChange>
        </w:rPr>
        <w:t xml:space="preserve"> </w:t>
      </w:r>
      <w:ins w:id="3901" w:author="outpost" w:date="2019-03-20T21:36:00Z">
        <w:r w:rsidRPr="0047260E">
          <w:rPr>
            <w:i w:val="0"/>
            <w:color w:val="auto"/>
            <w:lang w:val="en-CA"/>
            <w:rPrChange w:id="3902" w:author="ilia kassianenko" w:date="2019-03-21T21:37:00Z">
              <w:rPr>
                <w:i w:val="0"/>
                <w:color w:val="auto"/>
              </w:rPr>
            </w:rPrChange>
          </w:rPr>
          <w:t xml:space="preserve">from </w:t>
        </w:r>
      </w:ins>
      <w:r w:rsidR="009B42AD" w:rsidRPr="0047260E">
        <w:rPr>
          <w:i w:val="0"/>
          <w:color w:val="auto"/>
          <w:lang w:val="en-CA"/>
          <w:rPrChange w:id="3903" w:author="ilia kassianenko" w:date="2019-03-21T21:37:00Z">
            <w:rPr>
              <w:color w:val="auto"/>
            </w:rPr>
          </w:rPrChange>
        </w:rPr>
        <w:t>9 AM – 5PM</w:t>
      </w:r>
      <w:del w:id="3904" w:author="outpost" w:date="2019-03-20T21:36:00Z">
        <w:r w:rsidR="009B42AD" w:rsidRPr="0047260E" w:rsidDel="00F56C8C">
          <w:rPr>
            <w:i w:val="0"/>
            <w:color w:val="auto"/>
            <w:lang w:val="en-CA"/>
            <w:rPrChange w:id="3905" w:author="ilia kassianenko" w:date="2019-03-21T21:37:00Z">
              <w:rPr>
                <w:color w:val="auto"/>
              </w:rPr>
            </w:rPrChange>
          </w:rPr>
          <w:delText xml:space="preserve"> EST.</w:delText>
        </w:r>
      </w:del>
      <w:ins w:id="3906" w:author="outpost" w:date="2019-03-20T21:36:00Z">
        <w:r w:rsidRPr="0047260E">
          <w:rPr>
            <w:i w:val="0"/>
            <w:color w:val="auto"/>
            <w:lang w:val="en-CA"/>
            <w:rPrChange w:id="3907" w:author="ilia kassianenko" w:date="2019-03-21T21:37:00Z">
              <w:rPr>
                <w:i w:val="0"/>
                <w:color w:val="auto"/>
              </w:rPr>
            </w:rPrChange>
          </w:rPr>
          <w:t>, members of the team can be reached</w:t>
        </w:r>
      </w:ins>
      <w:ins w:id="3908" w:author="outpost" w:date="2019-03-20T21:37:00Z">
        <w:r w:rsidRPr="0047260E">
          <w:rPr>
            <w:i w:val="0"/>
            <w:color w:val="auto"/>
            <w:lang w:val="en-CA"/>
            <w:rPrChange w:id="3909" w:author="ilia kassianenko" w:date="2019-03-21T21:37:00Z">
              <w:rPr>
                <w:i w:val="0"/>
                <w:color w:val="auto"/>
              </w:rPr>
            </w:rPrChange>
          </w:rPr>
          <w:t xml:space="preserve"> by online visitors by e-mail</w:t>
        </w:r>
      </w:ins>
      <w:ins w:id="3910" w:author="outpost" w:date="2019-03-20T21:36:00Z">
        <w:r w:rsidRPr="0047260E">
          <w:rPr>
            <w:i w:val="0"/>
            <w:color w:val="auto"/>
            <w:lang w:val="en-CA"/>
            <w:rPrChange w:id="3911" w:author="ilia kassianenko" w:date="2019-03-21T21:37:00Z">
              <w:rPr>
                <w:i w:val="0"/>
                <w:color w:val="auto"/>
              </w:rPr>
            </w:rPrChange>
          </w:rPr>
          <w:t>.</w:t>
        </w:r>
      </w:ins>
      <w:r w:rsidR="009B42AD" w:rsidRPr="0047260E">
        <w:rPr>
          <w:i w:val="0"/>
          <w:color w:val="auto"/>
          <w:lang w:val="en-CA"/>
          <w:rPrChange w:id="3912" w:author="ilia kassianenko" w:date="2019-03-21T21:37:00Z">
            <w:rPr>
              <w:color w:val="auto"/>
            </w:rPr>
          </w:rPrChange>
        </w:rPr>
        <w:t xml:space="preserve"> </w:t>
      </w:r>
    </w:p>
    <w:p w14:paraId="340FAB44" w14:textId="72077FF2" w:rsidR="00F56C8C" w:rsidRPr="0047260E" w:rsidRDefault="009B42AD">
      <w:pPr>
        <w:pStyle w:val="InstructionalTextBullet"/>
        <w:numPr>
          <w:ilvl w:val="0"/>
          <w:numId w:val="3"/>
        </w:numPr>
        <w:jc w:val="both"/>
        <w:rPr>
          <w:ins w:id="3913" w:author="outpost" w:date="2019-03-20T21:37:00Z"/>
          <w:i w:val="0"/>
          <w:color w:val="auto"/>
          <w:lang w:val="en-CA"/>
          <w:rPrChange w:id="3914" w:author="ilia kassianenko" w:date="2019-03-21T21:37:00Z">
            <w:rPr>
              <w:ins w:id="3915" w:author="outpost" w:date="2019-03-20T21:37:00Z"/>
              <w:i w:val="0"/>
              <w:color w:val="auto"/>
            </w:rPr>
          </w:rPrChange>
        </w:rPr>
        <w:pPrChange w:id="3916" w:author="outpost" w:date="2019-03-20T21:50:00Z">
          <w:pPr>
            <w:pStyle w:val="InstructionalTextBullet"/>
            <w:ind w:left="720"/>
          </w:pPr>
        </w:pPrChange>
      </w:pPr>
      <w:r w:rsidRPr="0047260E">
        <w:rPr>
          <w:i w:val="0"/>
          <w:color w:val="auto"/>
          <w:lang w:val="en-CA"/>
          <w:rPrChange w:id="3917" w:author="ilia kassianenko" w:date="2019-03-21T21:37:00Z">
            <w:rPr>
              <w:color w:val="auto"/>
            </w:rPr>
          </w:rPrChange>
        </w:rPr>
        <w:t xml:space="preserve">Application failure is first investigated each </w:t>
      </w:r>
      <w:del w:id="3918" w:author="ilia kassianenko" w:date="2019-03-21T20:20:00Z">
        <w:r w:rsidRPr="0047260E" w:rsidDel="0098233C">
          <w:rPr>
            <w:i w:val="0"/>
            <w:color w:val="auto"/>
            <w:lang w:val="en-CA"/>
            <w:rPrChange w:id="3919" w:author="ilia kassianenko" w:date="2019-03-21T21:37:00Z">
              <w:rPr>
                <w:color w:val="auto"/>
              </w:rPr>
            </w:rPrChange>
          </w:rPr>
          <w:delText>week day</w:delText>
        </w:r>
      </w:del>
      <w:ins w:id="3920" w:author="ilia kassianenko" w:date="2019-03-21T20:20:00Z">
        <w:r w:rsidR="0098233C" w:rsidRPr="0047260E">
          <w:rPr>
            <w:i w:val="0"/>
            <w:color w:val="auto"/>
            <w:lang w:val="en-CA"/>
            <w:rPrChange w:id="3921" w:author="ilia kassianenko" w:date="2019-03-21T21:37:00Z">
              <w:rPr>
                <w:i w:val="0"/>
                <w:color w:val="auto"/>
              </w:rPr>
            </w:rPrChange>
          </w:rPr>
          <w:t>weekday</w:t>
        </w:r>
      </w:ins>
      <w:r w:rsidRPr="0047260E">
        <w:rPr>
          <w:i w:val="0"/>
          <w:color w:val="auto"/>
          <w:lang w:val="en-CA"/>
          <w:rPrChange w:id="3922" w:author="ilia kassianenko" w:date="2019-03-21T21:37:00Z">
            <w:rPr>
              <w:color w:val="auto"/>
            </w:rPr>
          </w:rPrChange>
        </w:rPr>
        <w:t>.</w:t>
      </w:r>
      <w:del w:id="3923" w:author="outpost" w:date="2019-03-20T21:45:00Z">
        <w:r w:rsidRPr="0047260E" w:rsidDel="003F534F">
          <w:rPr>
            <w:i w:val="0"/>
            <w:color w:val="auto"/>
            <w:lang w:val="en-CA"/>
            <w:rPrChange w:id="3924" w:author="ilia kassianenko" w:date="2019-03-21T21:37:00Z">
              <w:rPr>
                <w:color w:val="auto"/>
              </w:rPr>
            </w:rPrChange>
          </w:rPr>
          <w:delText xml:space="preserve"> </w:delText>
        </w:r>
      </w:del>
    </w:p>
    <w:p w14:paraId="40EE1732" w14:textId="2F981CB5" w:rsidR="003F534F" w:rsidRPr="0047260E" w:rsidRDefault="009B42AD">
      <w:pPr>
        <w:pStyle w:val="InstructionalTextBullet"/>
        <w:numPr>
          <w:ilvl w:val="0"/>
          <w:numId w:val="3"/>
        </w:numPr>
        <w:jc w:val="both"/>
        <w:rPr>
          <w:ins w:id="3925" w:author="outpost" w:date="2019-03-20T21:42:00Z"/>
          <w:i w:val="0"/>
          <w:color w:val="auto"/>
          <w:lang w:val="en-CA"/>
          <w:rPrChange w:id="3926" w:author="ilia kassianenko" w:date="2019-03-21T21:37:00Z">
            <w:rPr>
              <w:ins w:id="3927" w:author="outpost" w:date="2019-03-20T21:42:00Z"/>
              <w:i w:val="0"/>
              <w:color w:val="auto"/>
            </w:rPr>
          </w:rPrChange>
        </w:rPr>
        <w:pPrChange w:id="3928" w:author="outpost" w:date="2019-03-20T21:50:00Z">
          <w:pPr>
            <w:pStyle w:val="InstructionalTextBullet"/>
            <w:ind w:left="720"/>
          </w:pPr>
        </w:pPrChange>
      </w:pPr>
      <w:r w:rsidRPr="0047260E">
        <w:rPr>
          <w:i w:val="0"/>
          <w:color w:val="auto"/>
          <w:lang w:val="en-CA"/>
          <w:rPrChange w:id="3929" w:author="ilia kassianenko" w:date="2019-03-21T21:37:00Z">
            <w:rPr>
              <w:color w:val="auto"/>
            </w:rPr>
          </w:rPrChange>
        </w:rPr>
        <w:t xml:space="preserve">Normal site operations </w:t>
      </w:r>
      <w:ins w:id="3930" w:author="outpost" w:date="2019-03-20T21:42:00Z">
        <w:r w:rsidR="003F534F" w:rsidRPr="0047260E">
          <w:rPr>
            <w:i w:val="0"/>
            <w:color w:val="auto"/>
            <w:lang w:val="en-CA"/>
            <w:rPrChange w:id="3931" w:author="ilia kassianenko" w:date="2019-03-21T21:37:00Z">
              <w:rPr>
                <w:i w:val="0"/>
                <w:color w:val="auto"/>
              </w:rPr>
            </w:rPrChange>
          </w:rPr>
          <w:t xml:space="preserve">will occur </w:t>
        </w:r>
      </w:ins>
      <w:r w:rsidRPr="0047260E">
        <w:rPr>
          <w:i w:val="0"/>
          <w:color w:val="auto"/>
          <w:lang w:val="en-CA"/>
          <w:rPrChange w:id="3932" w:author="ilia kassianenko" w:date="2019-03-21T21:37:00Z">
            <w:rPr>
              <w:color w:val="auto"/>
            </w:rPr>
          </w:rPrChange>
        </w:rPr>
        <w:t xml:space="preserve">during </w:t>
      </w:r>
      <w:del w:id="3933" w:author="ilia kassianenko" w:date="2019-03-21T20:19:00Z">
        <w:r w:rsidRPr="0047260E" w:rsidDel="0098233C">
          <w:rPr>
            <w:i w:val="0"/>
            <w:color w:val="auto"/>
            <w:lang w:val="en-CA"/>
            <w:rPrChange w:id="3934" w:author="ilia kassianenko" w:date="2019-03-21T21:37:00Z">
              <w:rPr>
                <w:color w:val="auto"/>
              </w:rPr>
            </w:rPrChange>
          </w:rPr>
          <w:delText>week days</w:delText>
        </w:r>
      </w:del>
      <w:ins w:id="3935" w:author="ilia kassianenko" w:date="2019-03-21T20:19:00Z">
        <w:r w:rsidR="0098233C" w:rsidRPr="0047260E">
          <w:rPr>
            <w:i w:val="0"/>
            <w:color w:val="auto"/>
            <w:lang w:val="en-CA"/>
            <w:rPrChange w:id="3936" w:author="ilia kassianenko" w:date="2019-03-21T21:37:00Z">
              <w:rPr>
                <w:i w:val="0"/>
                <w:color w:val="auto"/>
              </w:rPr>
            </w:rPrChange>
          </w:rPr>
          <w:t>weekdays</w:t>
        </w:r>
      </w:ins>
      <w:ins w:id="3937" w:author="outpost" w:date="2019-03-20T21:42:00Z">
        <w:r w:rsidR="003F534F" w:rsidRPr="0047260E">
          <w:rPr>
            <w:i w:val="0"/>
            <w:color w:val="auto"/>
            <w:lang w:val="en-CA"/>
            <w:rPrChange w:id="3938" w:author="ilia kassianenko" w:date="2019-03-21T21:37:00Z">
              <w:rPr>
                <w:i w:val="0"/>
                <w:color w:val="auto"/>
              </w:rPr>
            </w:rPrChange>
          </w:rPr>
          <w:t>,</w:t>
        </w:r>
      </w:ins>
      <w:r w:rsidRPr="0047260E">
        <w:rPr>
          <w:i w:val="0"/>
          <w:color w:val="auto"/>
          <w:lang w:val="en-CA"/>
          <w:rPrChange w:id="3939" w:author="ilia kassianenko" w:date="2019-03-21T21:37:00Z">
            <w:rPr>
              <w:color w:val="auto"/>
            </w:rPr>
          </w:rPrChange>
        </w:rPr>
        <w:t xml:space="preserve"> between 8 AM – 8 PM </w:t>
      </w:r>
      <w:del w:id="3940" w:author="outpost" w:date="2019-03-20T21:43:00Z">
        <w:r w:rsidRPr="0047260E" w:rsidDel="003F534F">
          <w:rPr>
            <w:i w:val="0"/>
            <w:color w:val="auto"/>
            <w:lang w:val="en-CA"/>
            <w:rPrChange w:id="3941" w:author="ilia kassianenko" w:date="2019-03-21T21:37:00Z">
              <w:rPr>
                <w:color w:val="auto"/>
              </w:rPr>
            </w:rPrChange>
          </w:rPr>
          <w:delText>EST</w:delText>
        </w:r>
      </w:del>
      <w:ins w:id="3942" w:author="outpost" w:date="2019-03-20T21:43:00Z">
        <w:r w:rsidR="003F534F" w:rsidRPr="0047260E">
          <w:rPr>
            <w:i w:val="0"/>
            <w:color w:val="auto"/>
            <w:lang w:val="en-CA"/>
            <w:rPrChange w:id="3943" w:author="ilia kassianenko" w:date="2019-03-21T21:37:00Z">
              <w:rPr>
                <w:i w:val="0"/>
                <w:color w:val="auto"/>
              </w:rPr>
            </w:rPrChange>
          </w:rPr>
          <w:t>EDT</w:t>
        </w:r>
      </w:ins>
      <w:r w:rsidRPr="0047260E">
        <w:rPr>
          <w:i w:val="0"/>
          <w:color w:val="auto"/>
          <w:lang w:val="en-CA"/>
          <w:rPrChange w:id="3944" w:author="ilia kassianenko" w:date="2019-03-21T21:37:00Z">
            <w:rPr>
              <w:color w:val="auto"/>
            </w:rPr>
          </w:rPrChange>
        </w:rPr>
        <w:t>,</w:t>
      </w:r>
      <w:r w:rsidR="00663358" w:rsidRPr="0047260E">
        <w:rPr>
          <w:i w:val="0"/>
          <w:color w:val="auto"/>
          <w:lang w:val="en-CA"/>
          <w:rPrChange w:id="3945" w:author="ilia kassianenko" w:date="2019-03-21T21:37:00Z">
            <w:rPr>
              <w:color w:val="auto"/>
            </w:rPr>
          </w:rPrChange>
        </w:rPr>
        <w:t xml:space="preserve"> which enables </w:t>
      </w:r>
      <w:del w:id="3946" w:author="outpost" w:date="2019-03-20T21:46:00Z">
        <w:r w:rsidR="00663358" w:rsidRPr="0047260E" w:rsidDel="003F534F">
          <w:rPr>
            <w:i w:val="0"/>
            <w:color w:val="auto"/>
            <w:lang w:val="en-CA"/>
            <w:rPrChange w:id="3947" w:author="ilia kassianenko" w:date="2019-03-21T21:37:00Z">
              <w:rPr>
                <w:color w:val="auto"/>
              </w:rPr>
            </w:rPrChange>
          </w:rPr>
          <w:delText xml:space="preserve">nationwide reach; </w:delText>
        </w:r>
      </w:del>
      <w:ins w:id="3948" w:author="outpost" w:date="2019-03-20T21:46:00Z">
        <w:r w:rsidR="003F534F" w:rsidRPr="0047260E">
          <w:rPr>
            <w:i w:val="0"/>
            <w:color w:val="auto"/>
            <w:lang w:val="en-CA"/>
            <w:rPrChange w:id="3949" w:author="ilia kassianenko" w:date="2019-03-21T21:37:00Z">
              <w:rPr>
                <w:i w:val="0"/>
                <w:color w:val="auto"/>
              </w:rPr>
            </w:rPrChange>
          </w:rPr>
          <w:t>to reach visitors on the eastern and western coasts.</w:t>
        </w:r>
      </w:ins>
    </w:p>
    <w:p w14:paraId="5A1722EA" w14:textId="56630334" w:rsidR="00263962" w:rsidRPr="0047260E" w:rsidRDefault="003F534F">
      <w:pPr>
        <w:pStyle w:val="InstructionalTextBullet"/>
        <w:numPr>
          <w:ilvl w:val="0"/>
          <w:numId w:val="3"/>
        </w:numPr>
        <w:jc w:val="both"/>
        <w:rPr>
          <w:ins w:id="3950" w:author="outpost" w:date="2019-03-20T21:48:00Z"/>
          <w:i w:val="0"/>
          <w:color w:val="auto"/>
          <w:lang w:val="en-CA"/>
          <w:rPrChange w:id="3951" w:author="ilia kassianenko" w:date="2019-03-21T21:37:00Z">
            <w:rPr>
              <w:ins w:id="3952" w:author="outpost" w:date="2019-03-20T21:48:00Z"/>
              <w:i w:val="0"/>
              <w:color w:val="auto"/>
            </w:rPr>
          </w:rPrChange>
        </w:rPr>
        <w:pPrChange w:id="3953" w:author="outpost" w:date="2019-03-20T21:50:00Z">
          <w:pPr>
            <w:pStyle w:val="InstructionalTextBullet"/>
            <w:ind w:left="720"/>
          </w:pPr>
        </w:pPrChange>
      </w:pPr>
      <w:ins w:id="3954" w:author="outpost" w:date="2019-03-20T21:45:00Z">
        <w:r w:rsidRPr="0047260E">
          <w:rPr>
            <w:i w:val="0"/>
            <w:color w:val="auto"/>
            <w:lang w:val="en-CA"/>
            <w:rPrChange w:id="3955" w:author="ilia kassianenko" w:date="2019-03-21T21:37:00Z">
              <w:rPr>
                <w:i w:val="0"/>
                <w:color w:val="auto"/>
              </w:rPr>
            </w:rPrChange>
          </w:rPr>
          <w:t>O</w:t>
        </w:r>
      </w:ins>
      <w:del w:id="3956" w:author="outpost" w:date="2019-03-20T21:45:00Z">
        <w:r w:rsidR="00663358" w:rsidRPr="0047260E" w:rsidDel="003F534F">
          <w:rPr>
            <w:i w:val="0"/>
            <w:color w:val="auto"/>
            <w:lang w:val="en-CA"/>
            <w:rPrChange w:id="3957" w:author="ilia kassianenko" w:date="2019-03-21T21:37:00Z">
              <w:rPr>
                <w:color w:val="auto"/>
              </w:rPr>
            </w:rPrChange>
          </w:rPr>
          <w:delText>o</w:delText>
        </w:r>
      </w:del>
      <w:r w:rsidR="00663358" w:rsidRPr="0047260E">
        <w:rPr>
          <w:i w:val="0"/>
          <w:color w:val="auto"/>
          <w:lang w:val="en-CA"/>
          <w:rPrChange w:id="3958" w:author="ilia kassianenko" w:date="2019-03-21T21:37:00Z">
            <w:rPr>
              <w:color w:val="auto"/>
            </w:rPr>
          </w:rPrChange>
        </w:rPr>
        <w:t xml:space="preserve">utside </w:t>
      </w:r>
      <w:ins w:id="3959" w:author="outpost" w:date="2019-03-20T21:45:00Z">
        <w:r w:rsidRPr="0047260E">
          <w:rPr>
            <w:i w:val="0"/>
            <w:color w:val="auto"/>
            <w:lang w:val="en-CA"/>
            <w:rPrChange w:id="3960" w:author="ilia kassianenko" w:date="2019-03-21T21:37:00Z">
              <w:rPr>
                <w:i w:val="0"/>
                <w:color w:val="auto"/>
              </w:rPr>
            </w:rPrChange>
          </w:rPr>
          <w:t xml:space="preserve">of normal </w:t>
        </w:r>
      </w:ins>
      <w:r w:rsidR="00663358" w:rsidRPr="0047260E">
        <w:rPr>
          <w:i w:val="0"/>
          <w:color w:val="auto"/>
          <w:lang w:val="en-CA"/>
          <w:rPrChange w:id="3961" w:author="ilia kassianenko" w:date="2019-03-21T21:37:00Z">
            <w:rPr>
              <w:color w:val="auto"/>
            </w:rPr>
          </w:rPrChange>
        </w:rPr>
        <w:t xml:space="preserve">site operations hours, </w:t>
      </w:r>
      <w:del w:id="3962" w:author="outpost" w:date="2019-03-20T21:45:00Z">
        <w:r w:rsidR="00663358" w:rsidRPr="0047260E" w:rsidDel="003F534F">
          <w:rPr>
            <w:i w:val="0"/>
            <w:color w:val="auto"/>
            <w:lang w:val="en-CA"/>
            <w:rPrChange w:id="3963" w:author="ilia kassianenko" w:date="2019-03-21T21:37:00Z">
              <w:rPr>
                <w:color w:val="auto"/>
              </w:rPr>
            </w:rPrChange>
          </w:rPr>
          <w:delText xml:space="preserve">the </w:delText>
        </w:r>
      </w:del>
      <w:ins w:id="3964" w:author="outpost" w:date="2019-03-20T21:45:00Z">
        <w:r w:rsidRPr="0047260E">
          <w:rPr>
            <w:i w:val="0"/>
            <w:color w:val="auto"/>
            <w:lang w:val="en-CA"/>
            <w:rPrChange w:id="3965" w:author="ilia kassianenko" w:date="2019-03-21T21:37:00Z">
              <w:rPr>
                <w:i w:val="0"/>
                <w:color w:val="auto"/>
              </w:rPr>
            </w:rPrChange>
          </w:rPr>
          <w:t>only</w:t>
        </w:r>
      </w:ins>
      <w:del w:id="3966" w:author="outpost" w:date="2019-03-20T21:46:00Z">
        <w:r w:rsidR="00663358" w:rsidRPr="0047260E" w:rsidDel="003F534F">
          <w:rPr>
            <w:i w:val="0"/>
            <w:color w:val="auto"/>
            <w:lang w:val="en-CA"/>
            <w:rPrChange w:id="3967" w:author="ilia kassianenko" w:date="2019-03-21T21:37:00Z">
              <w:rPr>
                <w:color w:val="auto"/>
              </w:rPr>
            </w:rPrChange>
          </w:rPr>
          <w:delText xml:space="preserve">database </w:delText>
        </w:r>
      </w:del>
      <w:ins w:id="3968" w:author="outpost" w:date="2019-03-20T21:46:00Z">
        <w:r w:rsidRPr="0047260E">
          <w:rPr>
            <w:i w:val="0"/>
            <w:color w:val="auto"/>
            <w:lang w:val="en-CA"/>
            <w:rPrChange w:id="3969" w:author="ilia kassianenko" w:date="2019-03-21T21:37:00Z">
              <w:rPr>
                <w:i w:val="0"/>
                <w:color w:val="auto"/>
              </w:rPr>
            </w:rPrChange>
          </w:rPr>
          <w:t xml:space="preserve"> </w:t>
        </w:r>
      </w:ins>
      <w:r w:rsidR="00663358" w:rsidRPr="0047260E">
        <w:rPr>
          <w:i w:val="0"/>
          <w:color w:val="auto"/>
          <w:lang w:val="en-CA"/>
          <w:rPrChange w:id="3970" w:author="ilia kassianenko" w:date="2019-03-21T21:37:00Z">
            <w:rPr>
              <w:color w:val="auto"/>
            </w:rPr>
          </w:rPrChange>
        </w:rPr>
        <w:t>downloadable content is accessible</w:t>
      </w:r>
      <w:ins w:id="3971" w:author="outpost" w:date="2019-03-20T21:46:00Z">
        <w:r w:rsidRPr="0047260E">
          <w:rPr>
            <w:i w:val="0"/>
            <w:color w:val="auto"/>
            <w:lang w:val="en-CA"/>
            <w:rPrChange w:id="3972" w:author="ilia kassianenko" w:date="2019-03-21T21:37:00Z">
              <w:rPr>
                <w:i w:val="0"/>
                <w:color w:val="auto"/>
              </w:rPr>
            </w:rPrChange>
          </w:rPr>
          <w:t>,</w:t>
        </w:r>
      </w:ins>
      <w:r w:rsidR="00663358" w:rsidRPr="0047260E">
        <w:rPr>
          <w:i w:val="0"/>
          <w:color w:val="auto"/>
          <w:lang w:val="en-CA"/>
          <w:rPrChange w:id="3973" w:author="ilia kassianenko" w:date="2019-03-21T21:37:00Z">
            <w:rPr>
              <w:color w:val="auto"/>
            </w:rPr>
          </w:rPrChange>
        </w:rPr>
        <w:t xml:space="preserve"> and </w:t>
      </w:r>
      <w:ins w:id="3974" w:author="outpost" w:date="2019-03-20T21:49:00Z">
        <w:r w:rsidR="00721F3B" w:rsidRPr="0047260E">
          <w:rPr>
            <w:i w:val="0"/>
            <w:color w:val="auto"/>
            <w:lang w:val="en-CA"/>
            <w:rPrChange w:id="3975" w:author="ilia kassianenko" w:date="2019-03-21T21:37:00Z">
              <w:rPr>
                <w:i w:val="0"/>
                <w:color w:val="auto"/>
              </w:rPr>
            </w:rPrChange>
          </w:rPr>
          <w:t>s</w:t>
        </w:r>
      </w:ins>
      <w:del w:id="3976" w:author="outpost" w:date="2019-03-20T21:49:00Z">
        <w:r w:rsidR="00663358" w:rsidRPr="0047260E" w:rsidDel="00721F3B">
          <w:rPr>
            <w:i w:val="0"/>
            <w:color w:val="auto"/>
            <w:lang w:val="en-CA"/>
            <w:rPrChange w:id="3977" w:author="ilia kassianenko" w:date="2019-03-21T21:37:00Z">
              <w:rPr>
                <w:color w:val="auto"/>
              </w:rPr>
            </w:rPrChange>
          </w:rPr>
          <w:delText>s</w:delText>
        </w:r>
      </w:del>
      <w:r w:rsidR="00663358" w:rsidRPr="0047260E">
        <w:rPr>
          <w:i w:val="0"/>
          <w:color w:val="auto"/>
          <w:lang w:val="en-CA"/>
          <w:rPrChange w:id="3978" w:author="ilia kassianenko" w:date="2019-03-21T21:37:00Z">
            <w:rPr>
              <w:color w:val="auto"/>
            </w:rPr>
          </w:rPrChange>
        </w:rPr>
        <w:t>upport tickets can be created</w:t>
      </w:r>
      <w:ins w:id="3979" w:author="outpost" w:date="2019-03-20T21:46:00Z">
        <w:r w:rsidRPr="0047260E">
          <w:rPr>
            <w:i w:val="0"/>
            <w:color w:val="auto"/>
            <w:lang w:val="en-CA"/>
            <w:rPrChange w:id="3980" w:author="ilia kassianenko" w:date="2019-03-21T21:37:00Z">
              <w:rPr>
                <w:i w:val="0"/>
                <w:color w:val="auto"/>
              </w:rPr>
            </w:rPrChange>
          </w:rPr>
          <w:t xml:space="preserve"> with </w:t>
        </w:r>
        <w:del w:id="3981" w:author="ilia kassianenko" w:date="2019-03-21T20:19:00Z">
          <w:r w:rsidRPr="0047260E" w:rsidDel="0098233C">
            <w:rPr>
              <w:i w:val="0"/>
              <w:color w:val="auto"/>
              <w:lang w:val="en-CA"/>
              <w:rPrChange w:id="3982" w:author="ilia kassianenko" w:date="2019-03-21T21:37:00Z">
                <w:rPr>
                  <w:i w:val="0"/>
                  <w:color w:val="auto"/>
                </w:rPr>
              </w:rPrChange>
            </w:rPr>
            <w:delText>an integration</w:delText>
          </w:r>
        </w:del>
      </w:ins>
      <w:ins w:id="3983" w:author="ilia kassianenko" w:date="2019-03-21T20:19:00Z">
        <w:r w:rsidR="0098233C" w:rsidRPr="0047260E">
          <w:rPr>
            <w:i w:val="0"/>
            <w:color w:val="auto"/>
            <w:lang w:val="en-CA"/>
            <w:rPrChange w:id="3984" w:author="ilia kassianenko" w:date="2019-03-21T21:37:00Z">
              <w:rPr>
                <w:i w:val="0"/>
                <w:color w:val="auto"/>
              </w:rPr>
            </w:rPrChange>
          </w:rPr>
          <w:t>integration</w:t>
        </w:r>
      </w:ins>
      <w:ins w:id="3985" w:author="outpost" w:date="2019-03-20T21:46:00Z">
        <w:r w:rsidRPr="0047260E">
          <w:rPr>
            <w:i w:val="0"/>
            <w:color w:val="auto"/>
            <w:lang w:val="en-CA"/>
            <w:rPrChange w:id="3986" w:author="ilia kassianenko" w:date="2019-03-21T21:37:00Z">
              <w:rPr>
                <w:i w:val="0"/>
                <w:color w:val="auto"/>
              </w:rPr>
            </w:rPrChange>
          </w:rPr>
          <w:t xml:space="preserve"> to </w:t>
        </w:r>
        <w:proofErr w:type="spellStart"/>
        <w:r w:rsidRPr="0047260E">
          <w:rPr>
            <w:i w:val="0"/>
            <w:color w:val="auto"/>
            <w:lang w:val="en-CA"/>
            <w:rPrChange w:id="3987" w:author="ilia kassianenko" w:date="2019-03-21T21:37:00Z">
              <w:rPr>
                <w:i w:val="0"/>
                <w:color w:val="auto"/>
              </w:rPr>
            </w:rPrChange>
          </w:rPr>
          <w:t>Spiceworks</w:t>
        </w:r>
        <w:proofErr w:type="spellEnd"/>
        <w:r w:rsidRPr="0047260E">
          <w:rPr>
            <w:i w:val="0"/>
            <w:color w:val="auto"/>
            <w:lang w:val="en-CA"/>
            <w:rPrChange w:id="3988" w:author="ilia kassianenko" w:date="2019-03-21T21:37:00Z">
              <w:rPr>
                <w:i w:val="0"/>
                <w:color w:val="auto"/>
              </w:rPr>
            </w:rPrChange>
          </w:rPr>
          <w:t xml:space="preserve"> [</w:t>
        </w:r>
      </w:ins>
      <w:ins w:id="3989" w:author="outpost" w:date="2019-03-20T21:48:00Z">
        <w:r w:rsidR="00263962" w:rsidRPr="0047260E">
          <w:rPr>
            <w:i w:val="0"/>
            <w:color w:val="auto"/>
            <w:lang w:val="en-CA"/>
            <w:rPrChange w:id="3990" w:author="ilia kassianenko" w:date="2019-03-21T21:37:00Z">
              <w:rPr>
                <w:i w:val="0"/>
                <w:color w:val="auto"/>
              </w:rPr>
            </w:rPrChange>
          </w:rPr>
          <w:t>5</w:t>
        </w:r>
      </w:ins>
      <w:ins w:id="3991" w:author="outpost" w:date="2019-03-20T21:46:00Z">
        <w:r w:rsidRPr="0047260E">
          <w:rPr>
            <w:i w:val="0"/>
            <w:color w:val="auto"/>
            <w:lang w:val="en-CA"/>
            <w:rPrChange w:id="3992" w:author="ilia kassianenko" w:date="2019-03-21T21:37:00Z">
              <w:rPr>
                <w:i w:val="0"/>
                <w:color w:val="auto"/>
              </w:rPr>
            </w:rPrChange>
          </w:rPr>
          <w:t>*]</w:t>
        </w:r>
      </w:ins>
      <w:r w:rsidR="00663358" w:rsidRPr="0047260E">
        <w:rPr>
          <w:i w:val="0"/>
          <w:color w:val="auto"/>
          <w:lang w:val="en-CA"/>
          <w:rPrChange w:id="3993" w:author="ilia kassianenko" w:date="2019-03-21T21:37:00Z">
            <w:rPr>
              <w:color w:val="auto"/>
            </w:rPr>
          </w:rPrChange>
        </w:rPr>
        <w:t>.</w:t>
      </w:r>
    </w:p>
    <w:p w14:paraId="155826E4" w14:textId="0B390DF0" w:rsidR="00721F3B" w:rsidRPr="0047260E" w:rsidRDefault="00663358">
      <w:pPr>
        <w:pStyle w:val="InstructionalTextBullet"/>
        <w:numPr>
          <w:ilvl w:val="0"/>
          <w:numId w:val="3"/>
        </w:numPr>
        <w:jc w:val="both"/>
        <w:rPr>
          <w:ins w:id="3994" w:author="outpost" w:date="2019-03-20T21:50:00Z"/>
          <w:i w:val="0"/>
          <w:color w:val="auto"/>
          <w:lang w:val="en-CA"/>
          <w:rPrChange w:id="3995" w:author="ilia kassianenko" w:date="2019-03-21T21:37:00Z">
            <w:rPr>
              <w:ins w:id="3996" w:author="outpost" w:date="2019-03-20T21:50:00Z"/>
              <w:i w:val="0"/>
              <w:color w:val="auto"/>
            </w:rPr>
          </w:rPrChange>
        </w:rPr>
        <w:pPrChange w:id="3997" w:author="outpost" w:date="2019-03-20T21:50:00Z">
          <w:pPr>
            <w:pStyle w:val="InstructionalTextBullet"/>
            <w:ind w:left="720"/>
          </w:pPr>
        </w:pPrChange>
      </w:pPr>
      <w:del w:id="3998" w:author="outpost" w:date="2019-03-20T21:47:00Z">
        <w:r w:rsidRPr="0047260E" w:rsidDel="003F534F">
          <w:rPr>
            <w:i w:val="0"/>
            <w:color w:val="auto"/>
            <w:lang w:val="en-CA"/>
            <w:rPrChange w:id="3999" w:author="ilia kassianenko" w:date="2019-03-21T21:37:00Z">
              <w:rPr>
                <w:color w:val="auto"/>
              </w:rPr>
            </w:rPrChange>
          </w:rPr>
          <w:delText xml:space="preserve"> </w:delText>
        </w:r>
      </w:del>
      <w:del w:id="4000" w:author="outpost" w:date="2019-03-20T21:49:00Z">
        <w:r w:rsidRPr="0047260E" w:rsidDel="00721F3B">
          <w:rPr>
            <w:i w:val="0"/>
            <w:color w:val="auto"/>
            <w:lang w:val="en-CA"/>
            <w:rPrChange w:id="4001" w:author="ilia kassianenko" w:date="2019-03-21T21:37:00Z">
              <w:rPr>
                <w:color w:val="auto"/>
              </w:rPr>
            </w:rPrChange>
          </w:rPr>
          <w:delText>Embe</w:delText>
        </w:r>
        <w:r w:rsidR="00C86EE4" w:rsidRPr="0047260E" w:rsidDel="00721F3B">
          <w:rPr>
            <w:i w:val="0"/>
            <w:color w:val="auto"/>
            <w:lang w:val="en-CA"/>
            <w:rPrChange w:id="4002" w:author="ilia kassianenko" w:date="2019-03-21T21:37:00Z">
              <w:rPr>
                <w:color w:val="auto"/>
              </w:rPr>
            </w:rPrChange>
          </w:rPr>
          <w:delText>d</w:delText>
        </w:r>
        <w:r w:rsidRPr="0047260E" w:rsidDel="00721F3B">
          <w:rPr>
            <w:i w:val="0"/>
            <w:color w:val="auto"/>
            <w:lang w:val="en-CA"/>
            <w:rPrChange w:id="4003" w:author="ilia kassianenko" w:date="2019-03-21T21:37:00Z">
              <w:rPr>
                <w:color w:val="auto"/>
              </w:rPr>
            </w:rPrChange>
          </w:rPr>
          <w:delText>ded analysis tools are disabled outside this period. Although, s</w:delText>
        </w:r>
      </w:del>
      <w:ins w:id="4004" w:author="outpost" w:date="2019-03-20T21:49:00Z">
        <w:del w:id="4005" w:author="ilia kassianenko" w:date="2019-03-21T20:19:00Z">
          <w:r w:rsidR="00721F3B" w:rsidRPr="0047260E" w:rsidDel="0098233C">
            <w:rPr>
              <w:i w:val="0"/>
              <w:color w:val="auto"/>
              <w:lang w:val="en-CA"/>
              <w:rPrChange w:id="4006" w:author="ilia kassianenko" w:date="2019-03-21T21:37:00Z">
                <w:rPr>
                  <w:i w:val="0"/>
                  <w:color w:val="auto"/>
                </w:rPr>
              </w:rPrChange>
            </w:rPr>
            <w:delText>S</w:delText>
          </w:r>
        </w:del>
      </w:ins>
      <w:del w:id="4007" w:author="ilia kassianenko" w:date="2019-03-21T20:19:00Z">
        <w:r w:rsidRPr="0047260E" w:rsidDel="0098233C">
          <w:rPr>
            <w:i w:val="0"/>
            <w:color w:val="auto"/>
            <w:lang w:val="en-CA"/>
            <w:rPrChange w:id="4008" w:author="ilia kassianenko" w:date="2019-03-21T21:37:00Z">
              <w:rPr>
                <w:color w:val="auto"/>
              </w:rPr>
            </w:rPrChange>
          </w:rPr>
          <w:delText xml:space="preserve">upport ticket </w:delText>
        </w:r>
      </w:del>
      <w:ins w:id="4009" w:author="ilia kassianenko" w:date="2019-03-21T20:19:00Z">
        <w:r w:rsidR="0098233C" w:rsidRPr="0047260E">
          <w:rPr>
            <w:i w:val="0"/>
            <w:color w:val="auto"/>
            <w:lang w:val="en-CA"/>
            <w:rPrChange w:id="4010" w:author="ilia kassianenko" w:date="2019-03-21T21:37:00Z">
              <w:rPr>
                <w:i w:val="0"/>
                <w:color w:val="auto"/>
              </w:rPr>
            </w:rPrChange>
          </w:rPr>
          <w:t>R</w:t>
        </w:r>
      </w:ins>
      <w:del w:id="4011" w:author="ilia kassianenko" w:date="2019-03-21T20:19:00Z">
        <w:r w:rsidRPr="0047260E" w:rsidDel="0098233C">
          <w:rPr>
            <w:i w:val="0"/>
            <w:color w:val="auto"/>
            <w:lang w:val="en-CA"/>
            <w:rPrChange w:id="4012" w:author="ilia kassianenko" w:date="2019-03-21T21:37:00Z">
              <w:rPr>
                <w:color w:val="auto"/>
              </w:rPr>
            </w:rPrChange>
          </w:rPr>
          <w:delText>r</w:delText>
        </w:r>
      </w:del>
      <w:r w:rsidRPr="0047260E">
        <w:rPr>
          <w:i w:val="0"/>
          <w:color w:val="auto"/>
          <w:lang w:val="en-CA"/>
          <w:rPrChange w:id="4013" w:author="ilia kassianenko" w:date="2019-03-21T21:37:00Z">
            <w:rPr>
              <w:color w:val="auto"/>
            </w:rPr>
          </w:rPrChange>
        </w:rPr>
        <w:t>esolution</w:t>
      </w:r>
      <w:ins w:id="4014" w:author="ilia kassianenko" w:date="2019-03-21T20:19:00Z">
        <w:r w:rsidR="0098233C" w:rsidRPr="0047260E">
          <w:rPr>
            <w:i w:val="0"/>
            <w:color w:val="auto"/>
            <w:lang w:val="en-CA"/>
            <w:rPrChange w:id="4015" w:author="ilia kassianenko" w:date="2019-03-21T21:37:00Z">
              <w:rPr>
                <w:i w:val="0"/>
                <w:color w:val="auto"/>
              </w:rPr>
            </w:rPrChange>
          </w:rPr>
          <w:t xml:space="preserve"> of support tickets</w:t>
        </w:r>
      </w:ins>
      <w:r w:rsidRPr="0047260E">
        <w:rPr>
          <w:i w:val="0"/>
          <w:color w:val="auto"/>
          <w:lang w:val="en-CA"/>
          <w:rPrChange w:id="4016" w:author="ilia kassianenko" w:date="2019-03-21T21:37:00Z">
            <w:rPr>
              <w:color w:val="auto"/>
            </w:rPr>
          </w:rPrChange>
        </w:rPr>
        <w:t xml:space="preserve"> will occur the following </w:t>
      </w:r>
      <w:proofErr w:type="gramStart"/>
      <w:r w:rsidRPr="0047260E">
        <w:rPr>
          <w:i w:val="0"/>
          <w:color w:val="auto"/>
          <w:lang w:val="en-CA"/>
          <w:rPrChange w:id="4017" w:author="ilia kassianenko" w:date="2019-03-21T21:37:00Z">
            <w:rPr>
              <w:color w:val="auto"/>
            </w:rPr>
          </w:rPrChange>
        </w:rPr>
        <w:t>w</w:t>
      </w:r>
      <w:ins w:id="4018" w:author="ilia kassianenko" w:date="2019-03-21T20:19:00Z">
        <w:r w:rsidR="0098233C" w:rsidRPr="0047260E">
          <w:rPr>
            <w:i w:val="0"/>
            <w:color w:val="auto"/>
            <w:lang w:val="en-CA"/>
            <w:rPrChange w:id="4019" w:author="ilia kassianenko" w:date="2019-03-21T21:37:00Z">
              <w:rPr>
                <w:i w:val="0"/>
                <w:color w:val="auto"/>
              </w:rPr>
            </w:rPrChange>
          </w:rPr>
          <w:t xml:space="preserve">ork </w:t>
        </w:r>
      </w:ins>
      <w:del w:id="4020" w:author="ilia kassianenko" w:date="2019-03-21T20:19:00Z">
        <w:r w:rsidRPr="0047260E" w:rsidDel="0098233C">
          <w:rPr>
            <w:i w:val="0"/>
            <w:color w:val="auto"/>
            <w:lang w:val="en-CA"/>
            <w:rPrChange w:id="4021" w:author="ilia kassianenko" w:date="2019-03-21T21:37:00Z">
              <w:rPr>
                <w:color w:val="auto"/>
              </w:rPr>
            </w:rPrChange>
          </w:rPr>
          <w:delText xml:space="preserve">eek </w:delText>
        </w:r>
      </w:del>
      <w:r w:rsidRPr="0047260E">
        <w:rPr>
          <w:i w:val="0"/>
          <w:color w:val="auto"/>
          <w:lang w:val="en-CA"/>
          <w:rPrChange w:id="4022" w:author="ilia kassianenko" w:date="2019-03-21T21:37:00Z">
            <w:rPr>
              <w:color w:val="auto"/>
            </w:rPr>
          </w:rPrChange>
        </w:rPr>
        <w:t>day</w:t>
      </w:r>
      <w:proofErr w:type="gramEnd"/>
      <w:ins w:id="4023" w:author="ilia kassianenko" w:date="2019-03-21T20:19:00Z">
        <w:r w:rsidR="0098233C" w:rsidRPr="0047260E">
          <w:rPr>
            <w:i w:val="0"/>
            <w:color w:val="auto"/>
            <w:lang w:val="en-CA"/>
            <w:rPrChange w:id="4024" w:author="ilia kassianenko" w:date="2019-03-21T21:37:00Z">
              <w:rPr>
                <w:i w:val="0"/>
                <w:color w:val="auto"/>
              </w:rPr>
            </w:rPrChange>
          </w:rPr>
          <w:t xml:space="preserve"> of the week</w:t>
        </w:r>
      </w:ins>
      <w:r w:rsidRPr="0047260E">
        <w:rPr>
          <w:i w:val="0"/>
          <w:color w:val="auto"/>
          <w:lang w:val="en-CA"/>
          <w:rPrChange w:id="4025" w:author="ilia kassianenko" w:date="2019-03-21T21:37:00Z">
            <w:rPr>
              <w:color w:val="auto"/>
            </w:rPr>
          </w:rPrChange>
        </w:rPr>
        <w:t>.</w:t>
      </w:r>
      <w:del w:id="4026" w:author="outpost" w:date="2019-03-20T21:50:00Z">
        <w:r w:rsidR="00C86EE4" w:rsidRPr="0047260E" w:rsidDel="00721F3B">
          <w:rPr>
            <w:i w:val="0"/>
            <w:color w:val="auto"/>
            <w:lang w:val="en-CA"/>
            <w:rPrChange w:id="4027" w:author="ilia kassianenko" w:date="2019-03-21T21:37:00Z">
              <w:rPr>
                <w:color w:val="auto"/>
              </w:rPr>
            </w:rPrChange>
          </w:rPr>
          <w:delText xml:space="preserve"> </w:delText>
        </w:r>
      </w:del>
    </w:p>
    <w:p w14:paraId="234E000B" w14:textId="71D8AF60" w:rsidR="009B42AD" w:rsidRPr="0047260E" w:rsidRDefault="00C86EE4">
      <w:pPr>
        <w:pStyle w:val="InstructionalTextBullet"/>
        <w:numPr>
          <w:ilvl w:val="0"/>
          <w:numId w:val="3"/>
        </w:numPr>
        <w:jc w:val="both"/>
        <w:rPr>
          <w:ins w:id="4028" w:author="outpost" w:date="2019-03-20T21:20:00Z"/>
          <w:i w:val="0"/>
          <w:color w:val="auto"/>
          <w:lang w:val="en-CA"/>
          <w:rPrChange w:id="4029" w:author="ilia kassianenko" w:date="2019-03-21T21:37:00Z">
            <w:rPr>
              <w:ins w:id="4030" w:author="outpost" w:date="2019-03-20T21:20:00Z"/>
              <w:color w:val="auto"/>
            </w:rPr>
          </w:rPrChange>
        </w:rPr>
        <w:pPrChange w:id="4031" w:author="outpost" w:date="2019-03-20T21:50:00Z">
          <w:pPr>
            <w:pStyle w:val="InstructionalTextBullet"/>
            <w:ind w:left="720"/>
          </w:pPr>
        </w:pPrChange>
      </w:pPr>
      <w:r w:rsidRPr="0047260E">
        <w:rPr>
          <w:i w:val="0"/>
          <w:color w:val="auto"/>
          <w:lang w:val="en-CA"/>
          <w:rPrChange w:id="4032" w:author="ilia kassianenko" w:date="2019-03-21T21:37:00Z">
            <w:rPr>
              <w:color w:val="auto"/>
            </w:rPr>
          </w:rPrChange>
        </w:rPr>
        <w:t>This permits downtime for operations</w:t>
      </w:r>
      <w:ins w:id="4033" w:author="outpost" w:date="2019-03-20T21:49:00Z">
        <w:r w:rsidR="00721F3B" w:rsidRPr="0047260E">
          <w:rPr>
            <w:i w:val="0"/>
            <w:color w:val="auto"/>
            <w:lang w:val="en-CA"/>
            <w:rPrChange w:id="4034" w:author="ilia kassianenko" w:date="2019-03-21T21:37:00Z">
              <w:rPr>
                <w:i w:val="0"/>
                <w:color w:val="auto"/>
              </w:rPr>
            </w:rPrChange>
          </w:rPr>
          <w:t xml:space="preserve"> and maintenance</w:t>
        </w:r>
      </w:ins>
      <w:r w:rsidRPr="0047260E">
        <w:rPr>
          <w:i w:val="0"/>
          <w:color w:val="auto"/>
          <w:lang w:val="en-CA"/>
          <w:rPrChange w:id="4035" w:author="ilia kassianenko" w:date="2019-03-21T21:37:00Z">
            <w:rPr>
              <w:color w:val="auto"/>
            </w:rPr>
          </w:rPrChange>
        </w:rPr>
        <w:t>, for archiving purposes and for automated ETL processes for the source files.</w:t>
      </w:r>
    </w:p>
    <w:p w14:paraId="38E7966E" w14:textId="78BD1EDC" w:rsidR="00B10556" w:rsidRPr="0047260E" w:rsidRDefault="00B10556" w:rsidP="00B10556">
      <w:pPr>
        <w:pStyle w:val="Heading4"/>
        <w:rPr>
          <w:ins w:id="4036" w:author="outpost" w:date="2019-03-20T22:04:00Z"/>
          <w:lang w:val="en-CA"/>
          <w:rPrChange w:id="4037" w:author="ilia kassianenko" w:date="2019-03-21T21:37:00Z">
            <w:rPr>
              <w:ins w:id="4038" w:author="outpost" w:date="2019-03-20T22:04:00Z"/>
            </w:rPr>
          </w:rPrChange>
        </w:rPr>
      </w:pPr>
      <w:bookmarkStart w:id="4039" w:name="_Toc4082423"/>
      <w:ins w:id="4040" w:author="outpost" w:date="2019-03-20T22:04:00Z">
        <w:r w:rsidRPr="0047260E">
          <w:rPr>
            <w:lang w:val="en-CA"/>
            <w:rPrChange w:id="4041" w:author="ilia kassianenko" w:date="2019-03-21T21:37:00Z">
              <w:rPr/>
            </w:rPrChange>
          </w:rPr>
          <w:t>Backup and restoration</w:t>
        </w:r>
        <w:bookmarkEnd w:id="4039"/>
      </w:ins>
    </w:p>
    <w:p w14:paraId="0DF05A82" w14:textId="0A55CFBE" w:rsidR="00D71185" w:rsidRPr="00AC5D0F" w:rsidDel="00B10556" w:rsidRDefault="00D71185" w:rsidP="00AC5D0F">
      <w:pPr>
        <w:rPr>
          <w:del w:id="4042" w:author="outpost" w:date="2019-03-20T22:04:00Z"/>
          <w:rPrChange w:id="4043" w:author="ilia kassianenko" w:date="2019-03-21T22:03:00Z">
            <w:rPr>
              <w:del w:id="4044" w:author="outpost" w:date="2019-03-20T22:04:00Z"/>
              <w:color w:val="auto"/>
            </w:rPr>
          </w:rPrChange>
        </w:rPr>
        <w:pPrChange w:id="4045" w:author="ilia kassianenko" w:date="2019-03-21T22:03:00Z">
          <w:pPr>
            <w:pStyle w:val="InstructionalTextBullet"/>
            <w:ind w:left="720"/>
          </w:pPr>
        </w:pPrChange>
      </w:pPr>
    </w:p>
    <w:p w14:paraId="026473DA" w14:textId="34D88222" w:rsidR="00BB12B8" w:rsidRPr="0047260E" w:rsidDel="0081673A" w:rsidRDefault="004B2EA2" w:rsidP="00AC5D0F">
      <w:pPr>
        <w:rPr>
          <w:ins w:id="4046" w:author="Pawel Kaluski" w:date="2019-03-13T21:27:00Z"/>
          <w:del w:id="4047" w:author="Fritz Gyger" w:date="2019-03-21T17:14:00Z"/>
          <w:lang w:val="en-CA"/>
          <w:rPrChange w:id="4048" w:author="ilia kassianenko" w:date="2019-03-21T21:37:00Z">
            <w:rPr>
              <w:ins w:id="4049" w:author="Pawel Kaluski" w:date="2019-03-13T21:27:00Z"/>
              <w:del w:id="4050" w:author="Fritz Gyger" w:date="2019-03-21T17:14:00Z"/>
            </w:rPr>
          </w:rPrChange>
        </w:rPr>
        <w:pPrChange w:id="4051" w:author="ilia kassianenko" w:date="2019-03-21T22:03:00Z">
          <w:pPr>
            <w:pStyle w:val="InstructionalTextBullet"/>
            <w:numPr>
              <w:numId w:val="3"/>
            </w:numPr>
            <w:ind w:left="720" w:hanging="360"/>
          </w:pPr>
        </w:pPrChange>
      </w:pPr>
      <w:del w:id="4052" w:author="Fritz Gyger" w:date="2019-03-21T17:14:00Z">
        <w:r w:rsidRPr="0047260E" w:rsidDel="0081673A">
          <w:rPr>
            <w:lang w:val="en-CA"/>
            <w:rPrChange w:id="4053" w:author="ilia kassianenko" w:date="2019-03-21T21:37:00Z">
              <w:rPr/>
            </w:rPrChange>
          </w:rPr>
          <w:delText xml:space="preserve">Describe design decisions on </w:delText>
        </w:r>
        <w:r w:rsidRPr="0047260E" w:rsidDel="0081673A">
          <w:rPr>
            <w:b/>
            <w:lang w:val="en-CA"/>
            <w:rPrChange w:id="4054" w:author="ilia kassianenko" w:date="2019-03-21T21:37:00Z">
              <w:rPr>
                <w:i w:val="0"/>
              </w:rPr>
            </w:rPrChange>
          </w:rPr>
          <w:delText>backup and restoration</w:delText>
        </w:r>
        <w:r w:rsidRPr="0047260E" w:rsidDel="0081673A">
          <w:rPr>
            <w:lang w:val="en-CA"/>
            <w:rPrChange w:id="4055" w:author="ilia kassianenko" w:date="2019-03-21T21:37:00Z">
              <w:rPr/>
            </w:rPrChange>
          </w:rPr>
          <w:delText xml:space="preserve"> including data and process distribution strategies, permissible actions during backup and restoration, and special considerations for new or non-standard technologies such as video and sound. Describe the impact this maintenance will have on availability.</w:delText>
        </w:r>
      </w:del>
    </w:p>
    <w:p w14:paraId="47DBE776" w14:textId="30391AE2" w:rsidR="006352E5" w:rsidRPr="0047260E" w:rsidDel="00AC5D0F" w:rsidRDefault="00173FA5" w:rsidP="00AC5D0F">
      <w:pPr>
        <w:rPr>
          <w:ins w:id="4056" w:author="outpost" w:date="2019-03-20T22:00:00Z"/>
          <w:del w:id="4057" w:author="ilia kassianenko" w:date="2019-03-21T22:03:00Z"/>
          <w:color w:val="FF0000"/>
          <w:lang w:val="en-CA"/>
          <w:rPrChange w:id="4058" w:author="ilia kassianenko" w:date="2019-03-21T21:37:00Z">
            <w:rPr>
              <w:ins w:id="4059" w:author="outpost" w:date="2019-03-20T22:00:00Z"/>
              <w:del w:id="4060" w:author="ilia kassianenko" w:date="2019-03-21T22:03:00Z"/>
              <w:color w:val="FF0000"/>
            </w:rPr>
          </w:rPrChange>
        </w:rPr>
        <w:pPrChange w:id="4061" w:author="ilia kassianenko" w:date="2019-03-21T22:03:00Z">
          <w:pPr>
            <w:pStyle w:val="InstructionalTextBullet"/>
            <w:numPr>
              <w:numId w:val="3"/>
            </w:numPr>
            <w:ind w:left="720" w:hanging="360"/>
          </w:pPr>
        </w:pPrChange>
      </w:pPr>
      <w:ins w:id="4062" w:author="Pawel Kaluski" w:date="2019-03-13T21:27:00Z">
        <w:del w:id="4063" w:author="Fritz Gyger" w:date="2019-03-21T17:14:00Z">
          <w:r w:rsidRPr="0047260E" w:rsidDel="0081673A">
            <w:rPr>
              <w:color w:val="000000" w:themeColor="text1"/>
              <w:highlight w:val="yellow"/>
              <w:lang w:val="en-CA"/>
              <w:rPrChange w:id="4064" w:author="ilia kassianenko" w:date="2019-03-21T21:37:00Z">
                <w:rPr>
                  <w:i w:val="0"/>
                  <w:color w:val="000000" w:themeColor="text1"/>
                </w:rPr>
              </w:rPrChange>
            </w:rPr>
            <w:delText>Backup</w:delText>
          </w:r>
        </w:del>
      </w:ins>
      <w:ins w:id="4065" w:author="Pawel Kaluski" w:date="2019-03-13T21:29:00Z">
        <w:del w:id="4066" w:author="Fritz Gyger" w:date="2019-03-21T17:14:00Z">
          <w:r w:rsidRPr="0047260E" w:rsidDel="0081673A">
            <w:rPr>
              <w:i/>
              <w:color w:val="000000" w:themeColor="text1"/>
              <w:highlight w:val="yellow"/>
              <w:lang w:val="en-CA"/>
              <w:rPrChange w:id="4067" w:author="ilia kassianenko" w:date="2019-03-21T21:37:00Z">
                <w:rPr>
                  <w:i w:val="0"/>
                  <w:color w:val="000000" w:themeColor="text1"/>
                  <w:highlight w:val="yellow"/>
                </w:rPr>
              </w:rPrChange>
            </w:rPr>
            <w:delText>s</w:delText>
          </w:r>
        </w:del>
      </w:ins>
      <w:ins w:id="4068" w:author="Pawel Kaluski" w:date="2019-03-13T21:27:00Z">
        <w:del w:id="4069" w:author="Fritz Gyger" w:date="2019-03-21T17:14:00Z">
          <w:r w:rsidRPr="0047260E" w:rsidDel="0081673A">
            <w:rPr>
              <w:color w:val="000000" w:themeColor="text1"/>
              <w:highlight w:val="yellow"/>
              <w:lang w:val="en-CA"/>
              <w:rPrChange w:id="4070" w:author="ilia kassianenko" w:date="2019-03-21T21:37:00Z">
                <w:rPr>
                  <w:i w:val="0"/>
                  <w:color w:val="000000" w:themeColor="text1"/>
                </w:rPr>
              </w:rPrChange>
            </w:rPr>
            <w:delText xml:space="preserve"> and restoration</w:delText>
          </w:r>
        </w:del>
      </w:ins>
      <w:ins w:id="4071" w:author="Pawel Kaluski" w:date="2019-03-13T21:29:00Z">
        <w:del w:id="4072" w:author="Fritz Gyger" w:date="2019-03-21T17:14:00Z">
          <w:r w:rsidRPr="0047260E" w:rsidDel="0081673A">
            <w:rPr>
              <w:i/>
              <w:color w:val="000000" w:themeColor="text1"/>
              <w:highlight w:val="yellow"/>
              <w:lang w:val="en-CA"/>
              <w:rPrChange w:id="4073" w:author="ilia kassianenko" w:date="2019-03-21T21:37:00Z">
                <w:rPr>
                  <w:i w:val="0"/>
                  <w:color w:val="000000" w:themeColor="text1"/>
                  <w:highlight w:val="yellow"/>
                </w:rPr>
              </w:rPrChange>
            </w:rPr>
            <w:delText>s are</w:delText>
          </w:r>
        </w:del>
      </w:ins>
      <w:ins w:id="4074" w:author="Pawel Kaluski" w:date="2019-03-13T21:27:00Z">
        <w:del w:id="4075" w:author="Fritz Gyger" w:date="2019-03-21T17:14:00Z">
          <w:r w:rsidRPr="0047260E" w:rsidDel="0081673A">
            <w:rPr>
              <w:color w:val="000000" w:themeColor="text1"/>
              <w:highlight w:val="yellow"/>
              <w:lang w:val="en-CA"/>
              <w:rPrChange w:id="4076" w:author="ilia kassianenko" w:date="2019-03-21T21:37:00Z">
                <w:rPr>
                  <w:i w:val="0"/>
                  <w:color w:val="000000" w:themeColor="text1"/>
                </w:rPr>
              </w:rPrChange>
            </w:rPr>
            <w:delText xml:space="preserve"> handled </w:delText>
          </w:r>
        </w:del>
      </w:ins>
      <w:ins w:id="4077" w:author="Pawel Kaluski" w:date="2019-03-13T21:28:00Z">
        <w:del w:id="4078" w:author="Fritz Gyger" w:date="2019-03-21T17:14:00Z">
          <w:r w:rsidRPr="0047260E" w:rsidDel="0081673A">
            <w:rPr>
              <w:color w:val="000000" w:themeColor="text1"/>
              <w:highlight w:val="yellow"/>
              <w:lang w:val="en-CA"/>
              <w:rPrChange w:id="4079" w:author="ilia kassianenko" w:date="2019-03-21T21:37:00Z">
                <w:rPr>
                  <w:i w:val="0"/>
                  <w:color w:val="000000" w:themeColor="text1"/>
                </w:rPr>
              </w:rPrChange>
            </w:rPr>
            <w:delText>by Digital Ocean</w:delText>
          </w:r>
        </w:del>
      </w:ins>
    </w:p>
    <w:p w14:paraId="6E771931" w14:textId="77777777" w:rsidR="00B10556" w:rsidRPr="0047260E" w:rsidRDefault="00B10556" w:rsidP="00AC5D0F">
      <w:pPr>
        <w:rPr>
          <w:ins w:id="4080" w:author="outpost" w:date="2019-03-20T22:00:00Z"/>
          <w:shd w:val="clear" w:color="auto" w:fill="FFFFFF"/>
          <w:lang w:val="en-CA"/>
          <w:rPrChange w:id="4081" w:author="ilia kassianenko" w:date="2019-03-21T21:37:00Z">
            <w:rPr>
              <w:ins w:id="4082" w:author="outpost" w:date="2019-03-20T22:00:00Z"/>
              <w:rFonts w:cs="Arial"/>
              <w:szCs w:val="22"/>
              <w:shd w:val="clear" w:color="auto" w:fill="FFFFFF"/>
            </w:rPr>
          </w:rPrChange>
        </w:rPr>
        <w:pPrChange w:id="4083" w:author="ilia kassianenko" w:date="2019-03-21T22:03:00Z">
          <w:pPr>
            <w:pStyle w:val="BodyText"/>
          </w:pPr>
        </w:pPrChange>
      </w:pPr>
      <w:ins w:id="4084" w:author="outpost" w:date="2019-03-20T22:00:00Z">
        <w:r w:rsidRPr="0047260E">
          <w:rPr>
            <w:shd w:val="clear" w:color="auto" w:fill="FFFFFF"/>
            <w:lang w:val="en-CA"/>
            <w:rPrChange w:id="4085" w:author="ilia kassianenko" w:date="2019-03-21T21:37:00Z">
              <w:rPr>
                <w:rFonts w:cs="Arial"/>
                <w:szCs w:val="22"/>
                <w:shd w:val="clear" w:color="auto" w:fill="FFFFFF"/>
              </w:rPr>
            </w:rPrChange>
          </w:rPr>
          <w:t>Data is backed up every day by Digital Ocean and can be restored to any point within the previous seven days. Since the data is available going back several years at the source systems, we’ll download and load it again in case we need to restore data further back.</w:t>
        </w:r>
      </w:ins>
    </w:p>
    <w:p w14:paraId="2917086C" w14:textId="77777777" w:rsidR="00AC5D0F" w:rsidRPr="007B1554" w:rsidRDefault="00B10556" w:rsidP="00DF3386">
      <w:pPr>
        <w:pStyle w:val="InstructionalTextBullet"/>
        <w:jc w:val="both"/>
        <w:rPr>
          <w:ins w:id="4086" w:author="ilia kassianenko" w:date="2019-03-21T22:03:00Z"/>
          <w:rFonts w:cs="Arial"/>
          <w:i w:val="0"/>
          <w:color w:val="auto"/>
          <w:sz w:val="22"/>
          <w:szCs w:val="22"/>
          <w:lang w:val="en-CA"/>
          <w:rPrChange w:id="4087" w:author="ilia kassianenko" w:date="2019-03-21T22:26:00Z">
            <w:rPr>
              <w:ins w:id="4088" w:author="ilia kassianenko" w:date="2019-03-21T22:03:00Z"/>
              <w:rFonts w:cs="Arial"/>
              <w:i w:val="0"/>
              <w:color w:val="auto"/>
              <w:sz w:val="22"/>
              <w:szCs w:val="22"/>
              <w:highlight w:val="yellow"/>
              <w:lang w:val="en-CA"/>
            </w:rPr>
          </w:rPrChange>
        </w:rPr>
        <w:pPrChange w:id="4089" w:author="ilia kassianenko" w:date="2019-03-21T22:16:00Z">
          <w:pPr>
            <w:pStyle w:val="InstructionalTextBullet"/>
          </w:pPr>
        </w:pPrChange>
      </w:pPr>
      <w:ins w:id="4090" w:author="outpost" w:date="2019-03-20T22:00:00Z">
        <w:r w:rsidRPr="007B1554">
          <w:rPr>
            <w:rFonts w:cs="Arial"/>
            <w:i w:val="0"/>
            <w:color w:val="auto"/>
            <w:sz w:val="22"/>
            <w:szCs w:val="22"/>
            <w:lang w:val="en-CA"/>
            <w:rPrChange w:id="4091" w:author="ilia kassianenko" w:date="2019-03-21T22:26:00Z">
              <w:rPr>
                <w:i w:val="0"/>
                <w:color w:val="000000" w:themeColor="text1"/>
                <w:sz w:val="22"/>
                <w:szCs w:val="22"/>
              </w:rPr>
            </w:rPrChange>
          </w:rPr>
          <w:t xml:space="preserve">Digital Ocean uses RAM on the virtual machine and SSD for storage. </w:t>
        </w:r>
      </w:ins>
      <w:ins w:id="4092" w:author="outpost" w:date="2019-03-20T22:06:00Z">
        <w:r w:rsidRPr="007B1554">
          <w:rPr>
            <w:rFonts w:cs="Arial"/>
            <w:i w:val="0"/>
            <w:color w:val="auto"/>
            <w:sz w:val="22"/>
            <w:szCs w:val="22"/>
            <w:lang w:val="en-CA"/>
            <w:rPrChange w:id="4093" w:author="ilia kassianenko" w:date="2019-03-21T22:26:00Z">
              <w:rPr>
                <w:rFonts w:cs="Arial"/>
                <w:i w:val="0"/>
                <w:color w:val="FF0000"/>
                <w:sz w:val="22"/>
                <w:szCs w:val="22"/>
                <w:lang w:val="en-CA"/>
              </w:rPr>
            </w:rPrChange>
          </w:rPr>
          <w:t xml:space="preserve">[7] </w:t>
        </w:r>
      </w:ins>
    </w:p>
    <w:p w14:paraId="6A0E595F" w14:textId="3BF6879B" w:rsidR="00B10556" w:rsidRPr="007B1554" w:rsidRDefault="00B10556" w:rsidP="00DF3386">
      <w:pPr>
        <w:pStyle w:val="InstructionalTextBullet"/>
        <w:jc w:val="both"/>
        <w:rPr>
          <w:ins w:id="4094" w:author="outpost" w:date="2019-03-20T22:00:00Z"/>
          <w:rFonts w:cs="Arial"/>
          <w:i w:val="0"/>
          <w:color w:val="auto"/>
          <w:sz w:val="22"/>
          <w:szCs w:val="22"/>
          <w:lang w:val="en-CA"/>
          <w:rPrChange w:id="4095" w:author="ilia kassianenko" w:date="2019-03-21T22:26:00Z">
            <w:rPr>
              <w:ins w:id="4096" w:author="outpost" w:date="2019-03-20T22:00:00Z"/>
              <w:i w:val="0"/>
              <w:color w:val="000000" w:themeColor="text1"/>
              <w:sz w:val="22"/>
              <w:szCs w:val="22"/>
            </w:rPr>
          </w:rPrChange>
        </w:rPr>
        <w:pPrChange w:id="4097" w:author="ilia kassianenko" w:date="2019-03-21T22:16:00Z">
          <w:pPr>
            <w:pStyle w:val="InstructionalTextBullet"/>
          </w:pPr>
        </w:pPrChange>
      </w:pPr>
      <w:ins w:id="4098" w:author="outpost" w:date="2019-03-20T22:00:00Z">
        <w:r w:rsidRPr="007B1554">
          <w:rPr>
            <w:rFonts w:cs="Arial"/>
            <w:i w:val="0"/>
            <w:color w:val="auto"/>
            <w:sz w:val="22"/>
            <w:szCs w:val="22"/>
            <w:lang w:val="en-CA"/>
            <w:rPrChange w:id="4099" w:author="ilia kassianenko" w:date="2019-03-21T22:26:00Z">
              <w:rPr>
                <w:i w:val="0"/>
                <w:color w:val="000000" w:themeColor="text1"/>
                <w:sz w:val="22"/>
                <w:szCs w:val="22"/>
              </w:rPr>
            </w:rPrChange>
          </w:rPr>
          <w:t>With weekly updates</w:t>
        </w:r>
      </w:ins>
      <w:ins w:id="4100" w:author="ilia kassianenko" w:date="2019-03-21T22:26:00Z">
        <w:r w:rsidR="007B1554" w:rsidRPr="007B1554">
          <w:rPr>
            <w:rFonts w:cs="Arial"/>
            <w:i w:val="0"/>
            <w:color w:val="auto"/>
            <w:sz w:val="22"/>
            <w:szCs w:val="22"/>
            <w:lang w:val="en-CA"/>
            <w:rPrChange w:id="4101" w:author="ilia kassianenko" w:date="2019-03-21T22:26:00Z">
              <w:rPr>
                <w:rFonts w:cs="Arial"/>
                <w:i w:val="0"/>
                <w:color w:val="auto"/>
                <w:sz w:val="22"/>
                <w:szCs w:val="22"/>
                <w:highlight w:val="yellow"/>
                <w:lang w:val="en-CA"/>
              </w:rPr>
            </w:rPrChange>
          </w:rPr>
          <w:t>,</w:t>
        </w:r>
      </w:ins>
      <w:ins w:id="4102" w:author="outpost" w:date="2019-03-20T22:00:00Z">
        <w:r w:rsidRPr="007B1554">
          <w:rPr>
            <w:rFonts w:cs="Arial"/>
            <w:i w:val="0"/>
            <w:color w:val="auto"/>
            <w:sz w:val="22"/>
            <w:szCs w:val="22"/>
            <w:lang w:val="en-CA"/>
            <w:rPrChange w:id="4103" w:author="ilia kassianenko" w:date="2019-03-21T22:26:00Z">
              <w:rPr>
                <w:i w:val="0"/>
                <w:color w:val="000000" w:themeColor="text1"/>
                <w:sz w:val="22"/>
                <w:szCs w:val="22"/>
              </w:rPr>
            </w:rPrChange>
          </w:rPr>
          <w:t xml:space="preserve"> our data is considered </w:t>
        </w:r>
      </w:ins>
      <w:ins w:id="4104" w:author="ilia kassianenko" w:date="2019-03-21T22:26:00Z">
        <w:r w:rsidR="007B1554" w:rsidRPr="007B1554">
          <w:rPr>
            <w:rFonts w:cs="Arial"/>
            <w:i w:val="0"/>
            <w:color w:val="auto"/>
            <w:sz w:val="22"/>
            <w:szCs w:val="22"/>
            <w:lang w:val="en-CA"/>
            <w:rPrChange w:id="4105" w:author="ilia kassianenko" w:date="2019-03-21T22:26:00Z">
              <w:rPr>
                <w:rFonts w:cs="Arial"/>
                <w:i w:val="0"/>
                <w:color w:val="auto"/>
                <w:sz w:val="22"/>
                <w:szCs w:val="22"/>
                <w:highlight w:val="yellow"/>
                <w:lang w:val="en-CA"/>
              </w:rPr>
            </w:rPrChange>
          </w:rPr>
          <w:t xml:space="preserve">to have a </w:t>
        </w:r>
      </w:ins>
      <w:ins w:id="4106" w:author="outpost" w:date="2019-03-20T22:00:00Z">
        <w:r w:rsidRPr="007B1554">
          <w:rPr>
            <w:rFonts w:cs="Arial"/>
            <w:i w:val="0"/>
            <w:color w:val="auto"/>
            <w:sz w:val="22"/>
            <w:szCs w:val="22"/>
            <w:lang w:val="en-CA"/>
            <w:rPrChange w:id="4107" w:author="ilia kassianenko" w:date="2019-03-21T22:26:00Z">
              <w:rPr>
                <w:i w:val="0"/>
                <w:color w:val="000000" w:themeColor="text1"/>
                <w:sz w:val="22"/>
                <w:szCs w:val="22"/>
              </w:rPr>
            </w:rPrChange>
          </w:rPr>
          <w:t>warm</w:t>
        </w:r>
      </w:ins>
      <w:ins w:id="4108" w:author="ilia kassianenko" w:date="2019-03-21T22:26:00Z">
        <w:r w:rsidR="007B1554" w:rsidRPr="007B1554">
          <w:rPr>
            <w:rFonts w:cs="Arial"/>
            <w:i w:val="0"/>
            <w:color w:val="auto"/>
            <w:sz w:val="22"/>
            <w:szCs w:val="22"/>
            <w:lang w:val="en-CA"/>
            <w:rPrChange w:id="4109" w:author="ilia kassianenko" w:date="2019-03-21T22:26:00Z">
              <w:rPr>
                <w:rFonts w:cs="Arial"/>
                <w:i w:val="0"/>
                <w:color w:val="auto"/>
                <w:sz w:val="22"/>
                <w:szCs w:val="22"/>
                <w:highlight w:val="yellow"/>
                <w:lang w:val="en-CA"/>
              </w:rPr>
            </w:rPrChange>
          </w:rPr>
          <w:t xml:space="preserve"> property</w:t>
        </w:r>
      </w:ins>
      <w:ins w:id="4110" w:author="outpost" w:date="2019-03-20T22:00:00Z">
        <w:r w:rsidRPr="007B1554">
          <w:rPr>
            <w:rFonts w:cs="Arial"/>
            <w:i w:val="0"/>
            <w:color w:val="auto"/>
            <w:sz w:val="22"/>
            <w:szCs w:val="22"/>
            <w:lang w:val="en-CA"/>
            <w:rPrChange w:id="4111" w:author="ilia kassianenko" w:date="2019-03-21T22:26:00Z">
              <w:rPr>
                <w:i w:val="0"/>
                <w:color w:val="000000" w:themeColor="text1"/>
                <w:sz w:val="22"/>
                <w:szCs w:val="22"/>
              </w:rPr>
            </w:rPrChange>
          </w:rPr>
          <w:t>.</w:t>
        </w:r>
      </w:ins>
    </w:p>
    <w:p w14:paraId="438772FE" w14:textId="77777777" w:rsidR="00B10556" w:rsidRPr="0047260E" w:rsidRDefault="00B10556" w:rsidP="00DF3386">
      <w:pPr>
        <w:pStyle w:val="InstructionalTextBullet"/>
        <w:jc w:val="both"/>
        <w:rPr>
          <w:ins w:id="4112" w:author="outpost" w:date="2019-03-20T22:00:00Z"/>
          <w:rFonts w:cs="Arial"/>
          <w:i w:val="0"/>
          <w:color w:val="auto"/>
          <w:sz w:val="22"/>
          <w:szCs w:val="22"/>
          <w:highlight w:val="yellow"/>
          <w:lang w:val="en-CA"/>
          <w:rPrChange w:id="4113" w:author="ilia kassianenko" w:date="2019-03-21T21:37:00Z">
            <w:rPr>
              <w:ins w:id="4114" w:author="outpost" w:date="2019-03-20T22:00:00Z"/>
              <w:i w:val="0"/>
              <w:color w:val="auto"/>
              <w:sz w:val="22"/>
              <w:szCs w:val="22"/>
            </w:rPr>
          </w:rPrChange>
        </w:rPr>
        <w:pPrChange w:id="4115" w:author="ilia kassianenko" w:date="2019-03-21T22:16:00Z">
          <w:pPr>
            <w:pStyle w:val="InstructionalTextBullet"/>
          </w:pPr>
        </w:pPrChange>
      </w:pPr>
      <w:ins w:id="4116" w:author="outpost" w:date="2019-03-20T22:00:00Z">
        <w:r w:rsidRPr="0047260E">
          <w:rPr>
            <w:rFonts w:cs="Arial"/>
            <w:i w:val="0"/>
            <w:color w:val="auto"/>
            <w:sz w:val="22"/>
            <w:szCs w:val="22"/>
            <w:highlight w:val="yellow"/>
            <w:lang w:val="en-CA"/>
            <w:rPrChange w:id="4117" w:author="ilia kassianenko" w:date="2019-03-21T21:37:00Z">
              <w:rPr>
                <w:rFonts w:cs="Arial"/>
                <w:i w:val="0"/>
                <w:color w:val="auto"/>
                <w:sz w:val="22"/>
                <w:szCs w:val="22"/>
              </w:rPr>
            </w:rPrChange>
          </w:rPr>
          <w:t xml:space="preserve">Since we have low volume and plan to keep 10 years history, no data need to be archived. It is also available at the source systems.  </w:t>
        </w:r>
      </w:ins>
    </w:p>
    <w:p w14:paraId="3E53602D" w14:textId="1216B7B8" w:rsidR="00B10556" w:rsidRPr="007B1554" w:rsidDel="007B1554" w:rsidRDefault="00B10556" w:rsidP="007B1554">
      <w:pPr>
        <w:rPr>
          <w:ins w:id="4118" w:author="outpost" w:date="2019-03-20T22:00:00Z"/>
          <w:del w:id="4119" w:author="ilia kassianenko" w:date="2019-03-21T22:21:00Z"/>
          <w:rPrChange w:id="4120" w:author="ilia kassianenko" w:date="2019-03-21T22:25:00Z">
            <w:rPr>
              <w:ins w:id="4121" w:author="outpost" w:date="2019-03-20T22:00:00Z"/>
              <w:del w:id="4122" w:author="ilia kassianenko" w:date="2019-03-21T22:21:00Z"/>
              <w:rFonts w:ascii="Arial" w:hAnsi="Arial" w:cs="Arial"/>
              <w:sz w:val="22"/>
              <w:szCs w:val="22"/>
            </w:rPr>
          </w:rPrChange>
        </w:rPr>
        <w:pPrChange w:id="4123" w:author="ilia kassianenko" w:date="2019-03-21T22:25:00Z">
          <w:pPr>
            <w:pStyle w:val="www-u-fontsize--small"/>
            <w:shd w:val="clear" w:color="auto" w:fill="FFFFFF"/>
            <w:spacing w:after="240" w:afterAutospacing="0"/>
          </w:pPr>
        </w:pPrChange>
      </w:pPr>
      <w:ins w:id="4124" w:author="outpost" w:date="2019-03-20T22:00:00Z">
        <w:r w:rsidRPr="007B1554">
          <w:rPr>
            <w:rPrChange w:id="4125" w:author="ilia kassianenko" w:date="2019-03-21T22:25:00Z">
              <w:rPr>
                <w:rFonts w:ascii="Arial" w:hAnsi="Arial" w:cs="Arial"/>
                <w:color w:val="323232"/>
                <w:sz w:val="22"/>
                <w:szCs w:val="22"/>
                <w:shd w:val="clear" w:color="auto" w:fill="FFFFFF"/>
              </w:rPr>
            </w:rPrChange>
          </w:rPr>
          <w:t xml:space="preserve">We </w:t>
        </w:r>
      </w:ins>
      <w:ins w:id="4126" w:author="ilia kassianenko" w:date="2019-03-21T22:22:00Z">
        <w:r w:rsidR="007B1554" w:rsidRPr="007B1554">
          <w:rPr>
            <w:rPrChange w:id="4127" w:author="ilia kassianenko" w:date="2019-03-21T22:25:00Z">
              <w:rPr>
                <w:highlight w:val="yellow"/>
                <w:shd w:val="clear" w:color="auto" w:fill="FFFFFF"/>
              </w:rPr>
            </w:rPrChange>
          </w:rPr>
          <w:t>propose an initial use</w:t>
        </w:r>
      </w:ins>
      <w:ins w:id="4128" w:author="ilia kassianenko" w:date="2019-03-21T22:25:00Z">
        <w:r w:rsidR="007B1554" w:rsidRPr="007B1554">
          <w:rPr>
            <w:rPrChange w:id="4129" w:author="ilia kassianenko" w:date="2019-03-21T22:25:00Z">
              <w:rPr>
                <w:highlight w:val="yellow"/>
                <w:shd w:val="clear" w:color="auto" w:fill="FFFFFF"/>
              </w:rPr>
            </w:rPrChange>
          </w:rPr>
          <w:t xml:space="preserve"> </w:t>
        </w:r>
      </w:ins>
      <w:ins w:id="4130" w:author="outpost" w:date="2019-03-20T22:00:00Z">
        <w:del w:id="4131" w:author="ilia kassianenko" w:date="2019-03-21T22:22:00Z">
          <w:r w:rsidRPr="007B1554" w:rsidDel="007B1554">
            <w:rPr>
              <w:rPrChange w:id="4132" w:author="ilia kassianenko" w:date="2019-03-21T22:25:00Z">
                <w:rPr>
                  <w:rFonts w:ascii="Arial" w:hAnsi="Arial" w:cs="Arial"/>
                  <w:color w:val="323232"/>
                  <w:sz w:val="22"/>
                  <w:szCs w:val="22"/>
                  <w:shd w:val="clear" w:color="auto" w:fill="FFFFFF"/>
                </w:rPr>
              </w:rPrChange>
            </w:rPr>
            <w:delText>will start with</w:delText>
          </w:r>
        </w:del>
      </w:ins>
      <w:ins w:id="4133" w:author="ilia kassianenko" w:date="2019-03-21T22:22:00Z">
        <w:r w:rsidR="007B1554" w:rsidRPr="007B1554">
          <w:rPr>
            <w:rPrChange w:id="4134" w:author="ilia kassianenko" w:date="2019-03-21T22:25:00Z">
              <w:rPr>
                <w:highlight w:val="yellow"/>
                <w:shd w:val="clear" w:color="auto" w:fill="FFFFFF"/>
              </w:rPr>
            </w:rPrChange>
          </w:rPr>
          <w:t>of</w:t>
        </w:r>
      </w:ins>
      <w:ins w:id="4135" w:author="outpost" w:date="2019-03-20T22:00:00Z">
        <w:r w:rsidRPr="007B1554">
          <w:rPr>
            <w:rPrChange w:id="4136" w:author="ilia kassianenko" w:date="2019-03-21T22:25:00Z">
              <w:rPr>
                <w:rFonts w:ascii="Arial" w:hAnsi="Arial" w:cs="Arial"/>
                <w:color w:val="323232"/>
                <w:sz w:val="22"/>
                <w:szCs w:val="22"/>
                <w:shd w:val="clear" w:color="auto" w:fill="FFFFFF"/>
              </w:rPr>
            </w:rPrChange>
          </w:rPr>
          <w:t xml:space="preserve"> a single node managed database cluster with 1GB of RAM. </w:t>
        </w:r>
      </w:ins>
      <w:ins w:id="4137" w:author="ilia kassianenko" w:date="2019-03-21T22:22:00Z">
        <w:r w:rsidR="007B1554" w:rsidRPr="007B1554">
          <w:rPr>
            <w:rPrChange w:id="4138" w:author="ilia kassianenko" w:date="2019-03-21T22:25:00Z">
              <w:rPr>
                <w:highlight w:val="yellow"/>
                <w:shd w:val="clear" w:color="auto" w:fill="FFFFFF"/>
              </w:rPr>
            </w:rPrChange>
          </w:rPr>
          <w:t xml:space="preserve">Digital Ocean </w:t>
        </w:r>
      </w:ins>
      <w:ins w:id="4139" w:author="ilia kassianenko" w:date="2019-03-21T22:23:00Z">
        <w:r w:rsidR="007B1554" w:rsidRPr="007B1554">
          <w:rPr>
            <w:rPrChange w:id="4140" w:author="ilia kassianenko" w:date="2019-03-21T22:25:00Z">
              <w:rPr>
                <w:highlight w:val="yellow"/>
                <w:shd w:val="clear" w:color="auto" w:fill="FFFFFF"/>
              </w:rPr>
            </w:rPrChange>
          </w:rPr>
          <w:t>offers</w:t>
        </w:r>
      </w:ins>
      <w:ins w:id="4141" w:author="outpost" w:date="2019-03-20T22:00:00Z">
        <w:del w:id="4142" w:author="ilia kassianenko" w:date="2019-03-21T22:23:00Z">
          <w:r w:rsidRPr="007B1554" w:rsidDel="007B1554">
            <w:rPr>
              <w:rPrChange w:id="4143" w:author="ilia kassianenko" w:date="2019-03-21T22:25:00Z">
                <w:rPr>
                  <w:rFonts w:ascii="Arial" w:hAnsi="Arial" w:cs="Arial"/>
                  <w:color w:val="323232"/>
                  <w:sz w:val="22"/>
                  <w:szCs w:val="22"/>
                  <w:shd w:val="clear" w:color="auto" w:fill="FFFFFF"/>
                </w:rPr>
              </w:rPrChange>
            </w:rPr>
            <w:delText>They feature</w:delText>
          </w:r>
        </w:del>
        <w:r w:rsidRPr="007B1554">
          <w:rPr>
            <w:rPrChange w:id="4144" w:author="ilia kassianenko" w:date="2019-03-21T22:25:00Z">
              <w:rPr>
                <w:rFonts w:ascii="Arial" w:hAnsi="Arial" w:cs="Arial"/>
                <w:color w:val="323232"/>
                <w:sz w:val="22"/>
                <w:szCs w:val="22"/>
                <w:shd w:val="clear" w:color="auto" w:fill="FFFFFF"/>
              </w:rPr>
            </w:rPrChange>
          </w:rPr>
          <w:t> </w:t>
        </w:r>
        <w:r w:rsidRPr="007B1554">
          <w:rPr>
            <w:rFonts w:eastAsiaTheme="majorEastAsia"/>
            <w:rPrChange w:id="4145" w:author="ilia kassianenko" w:date="2019-03-21T22:25:00Z">
              <w:rPr>
                <w:rFonts w:ascii="Arial" w:eastAsiaTheme="majorEastAsia" w:hAnsi="Arial" w:cs="Arial"/>
                <w:sz w:val="22"/>
                <w:szCs w:val="22"/>
                <w:shd w:val="clear" w:color="auto" w:fill="FFFFFF"/>
              </w:rPr>
            </w:rPrChange>
          </w:rPr>
          <w:t>automatic failback</w:t>
        </w:r>
        <w:r w:rsidRPr="007B1554">
          <w:rPr>
            <w:rPrChange w:id="4146" w:author="ilia kassianenko" w:date="2019-03-21T22:25:00Z">
              <w:rPr>
                <w:rFonts w:ascii="Arial" w:hAnsi="Arial" w:cs="Arial"/>
                <w:sz w:val="22"/>
                <w:szCs w:val="22"/>
              </w:rPr>
            </w:rPrChange>
          </w:rPr>
          <w:t xml:space="preserve"> with standby nodes, </w:t>
        </w:r>
      </w:ins>
      <w:ins w:id="4147" w:author="ilia kassianenko" w:date="2019-03-21T22:23:00Z">
        <w:r w:rsidR="007B1554" w:rsidRPr="007B1554">
          <w:rPr>
            <w:rPrChange w:id="4148" w:author="ilia kassianenko" w:date="2019-03-21T22:25:00Z">
              <w:rPr>
                <w:highlight w:val="yellow"/>
              </w:rPr>
            </w:rPrChange>
          </w:rPr>
          <w:t xml:space="preserve">in case </w:t>
        </w:r>
      </w:ins>
      <w:ins w:id="4149" w:author="outpost" w:date="2019-03-20T22:00:00Z">
        <w:del w:id="4150" w:author="ilia kassianenko" w:date="2019-03-21T22:23:00Z">
          <w:r w:rsidRPr="007B1554" w:rsidDel="007B1554">
            <w:rPr>
              <w:rPrChange w:id="4151" w:author="ilia kassianenko" w:date="2019-03-21T22:25:00Z">
                <w:rPr>
                  <w:rFonts w:ascii="Arial" w:hAnsi="Arial" w:cs="Arial"/>
                  <w:sz w:val="22"/>
                  <w:szCs w:val="22"/>
                </w:rPr>
              </w:rPrChange>
            </w:rPr>
            <w:delText xml:space="preserve">so if </w:delText>
          </w:r>
        </w:del>
      </w:ins>
      <w:ins w:id="4152" w:author="ilia kassianenko" w:date="2019-03-21T22:23:00Z">
        <w:r w:rsidR="007B1554" w:rsidRPr="007B1554">
          <w:rPr>
            <w:rPrChange w:id="4153" w:author="ilia kassianenko" w:date="2019-03-21T22:25:00Z">
              <w:rPr>
                <w:highlight w:val="yellow"/>
              </w:rPr>
            </w:rPrChange>
          </w:rPr>
          <w:t xml:space="preserve">of node failure, in order for </w:t>
        </w:r>
      </w:ins>
      <w:ins w:id="4154" w:author="outpost" w:date="2019-03-20T22:00:00Z">
        <w:del w:id="4155" w:author="ilia kassianenko" w:date="2019-03-21T22:23:00Z">
          <w:r w:rsidRPr="007B1554" w:rsidDel="007B1554">
            <w:rPr>
              <w:rPrChange w:id="4156" w:author="ilia kassianenko" w:date="2019-03-21T22:25:00Z">
                <w:rPr>
                  <w:rFonts w:ascii="Arial" w:hAnsi="Arial" w:cs="Arial"/>
                  <w:sz w:val="22"/>
                  <w:szCs w:val="22"/>
                </w:rPr>
              </w:rPrChange>
            </w:rPr>
            <w:delText xml:space="preserve">a node fails </w:delText>
          </w:r>
        </w:del>
        <w:r w:rsidRPr="007B1554">
          <w:rPr>
            <w:rPrChange w:id="4157" w:author="ilia kassianenko" w:date="2019-03-21T22:25:00Z">
              <w:rPr>
                <w:rFonts w:ascii="Arial" w:hAnsi="Arial" w:cs="Arial"/>
                <w:sz w:val="22"/>
                <w:szCs w:val="22"/>
              </w:rPr>
            </w:rPrChange>
          </w:rPr>
          <w:t xml:space="preserve">data handling </w:t>
        </w:r>
      </w:ins>
      <w:ins w:id="4158" w:author="ilia kassianenko" w:date="2019-03-21T22:23:00Z">
        <w:r w:rsidR="007B1554" w:rsidRPr="007B1554">
          <w:rPr>
            <w:rPrChange w:id="4159" w:author="ilia kassianenko" w:date="2019-03-21T22:25:00Z">
              <w:rPr>
                <w:highlight w:val="yellow"/>
              </w:rPr>
            </w:rPrChange>
          </w:rPr>
          <w:t>to be</w:t>
        </w:r>
      </w:ins>
      <w:ins w:id="4160" w:author="outpost" w:date="2019-03-20T22:00:00Z">
        <w:del w:id="4161" w:author="ilia kassianenko" w:date="2019-03-21T22:23:00Z">
          <w:r w:rsidRPr="007B1554" w:rsidDel="007B1554">
            <w:rPr>
              <w:rPrChange w:id="4162" w:author="ilia kassianenko" w:date="2019-03-21T22:25:00Z">
                <w:rPr>
                  <w:rFonts w:ascii="Arial" w:hAnsi="Arial" w:cs="Arial"/>
                  <w:sz w:val="22"/>
                  <w:szCs w:val="22"/>
                </w:rPr>
              </w:rPrChange>
            </w:rPr>
            <w:delText>is</w:delText>
          </w:r>
        </w:del>
        <w:r w:rsidRPr="007B1554">
          <w:rPr>
            <w:rPrChange w:id="4163" w:author="ilia kassianenko" w:date="2019-03-21T22:25:00Z">
              <w:rPr>
                <w:rFonts w:ascii="Arial" w:hAnsi="Arial" w:cs="Arial"/>
                <w:sz w:val="22"/>
                <w:szCs w:val="22"/>
              </w:rPr>
            </w:rPrChange>
          </w:rPr>
          <w:t xml:space="preserve"> automatically switched to a standby node.</w:t>
        </w:r>
      </w:ins>
      <w:ins w:id="4164" w:author="ilia kassianenko" w:date="2019-03-21T22:21:00Z">
        <w:r w:rsidR="007B1554" w:rsidRPr="007B1554">
          <w:rPr>
            <w:rPrChange w:id="4165" w:author="ilia kassianenko" w:date="2019-03-21T22:25:00Z">
              <w:rPr>
                <w:highlight w:val="yellow"/>
              </w:rPr>
            </w:rPrChange>
          </w:rPr>
          <w:t xml:space="preserve"> </w:t>
        </w:r>
      </w:ins>
      <w:ins w:id="4166" w:author="ilia kassianenko" w:date="2019-03-21T22:24:00Z">
        <w:r w:rsidR="007B1554" w:rsidRPr="007B1554">
          <w:rPr>
            <w:rPrChange w:id="4167" w:author="ilia kassianenko" w:date="2019-03-21T22:25:00Z">
              <w:rPr>
                <w:highlight w:val="yellow"/>
              </w:rPr>
            </w:rPrChange>
          </w:rPr>
          <w:t xml:space="preserve">[12*] </w:t>
        </w:r>
      </w:ins>
    </w:p>
    <w:p w14:paraId="2EDC62B1" w14:textId="561C2DD2" w:rsidR="007B1554" w:rsidRPr="007B1554" w:rsidRDefault="007B1554" w:rsidP="007B1554">
      <w:pPr>
        <w:rPr>
          <w:ins w:id="4168" w:author="ilia kassianenko" w:date="2019-03-21T22:20:00Z"/>
          <w:rPrChange w:id="4169" w:author="ilia kassianenko" w:date="2019-03-21T22:25:00Z">
            <w:rPr>
              <w:ins w:id="4170" w:author="ilia kassianenko" w:date="2019-03-21T22:20:00Z"/>
            </w:rPr>
          </w:rPrChange>
        </w:rPr>
        <w:pPrChange w:id="4171" w:author="ilia kassianenko" w:date="2019-03-21T22:25:00Z">
          <w:pPr/>
        </w:pPrChange>
      </w:pPr>
      <w:ins w:id="4172" w:author="ilia kassianenko" w:date="2019-03-21T22:20:00Z">
        <w:r w:rsidRPr="007B1554">
          <w:rPr>
            <w:rPrChange w:id="4173" w:author="ilia kassianenko" w:date="2019-03-21T22:25:00Z">
              <w:rPr/>
            </w:rPrChange>
          </w:rPr>
          <w:t xml:space="preserve">A 1 GB RAM </w:t>
        </w:r>
        <w:proofErr w:type="spellStart"/>
        <w:r w:rsidRPr="007B1554">
          <w:rPr>
            <w:rPrChange w:id="4174" w:author="ilia kassianenko" w:date="2019-03-21T22:25:00Z">
              <w:rPr>
                <w:shd w:val="clear" w:color="auto" w:fill="FFFFFF"/>
              </w:rPr>
            </w:rPrChange>
          </w:rPr>
          <w:t>PostgreSQL</w:t>
        </w:r>
        <w:proofErr w:type="spellEnd"/>
        <w:r w:rsidRPr="007B1554">
          <w:rPr>
            <w:rPrChange w:id="4175" w:author="ilia kassianenko" w:date="2019-03-21T22:25:00Z">
              <w:rPr>
                <w:shd w:val="clear" w:color="auto" w:fill="FFFFFF"/>
              </w:rPr>
            </w:rPrChange>
          </w:rPr>
          <w:t xml:space="preserve"> node with a </w:t>
        </w:r>
      </w:ins>
      <w:ins w:id="4176" w:author="ilia kassianenko" w:date="2019-03-21T22:25:00Z">
        <w:r w:rsidRPr="007B1554">
          <w:rPr>
            <w:rPrChange w:id="4177" w:author="ilia kassianenko" w:date="2019-03-21T22:25:00Z">
              <w:rPr/>
            </w:rPrChange>
          </w:rPr>
          <w:t>“</w:t>
        </w:r>
      </w:ins>
      <w:proofErr w:type="spellStart"/>
      <w:ins w:id="4178" w:author="ilia kassianenko" w:date="2019-03-21T22:20:00Z">
        <w:r w:rsidRPr="007B1554">
          <w:rPr>
            <w:rPrChange w:id="4179" w:author="ilia kassianenko" w:date="2019-03-21T22:25:00Z">
              <w:rPr/>
            </w:rPrChange>
          </w:rPr>
          <w:t>max_connections</w:t>
        </w:r>
      </w:ins>
      <w:proofErr w:type="spellEnd"/>
      <w:ins w:id="4180" w:author="ilia kassianenko" w:date="2019-03-21T22:25:00Z">
        <w:r w:rsidRPr="007B1554">
          <w:rPr>
            <w:rPrChange w:id="4181" w:author="ilia kassianenko" w:date="2019-03-21T22:25:00Z">
              <w:rPr/>
            </w:rPrChange>
          </w:rPr>
          <w:t>”</w:t>
        </w:r>
      </w:ins>
      <w:ins w:id="4182" w:author="ilia kassianenko" w:date="2019-03-21T22:20:00Z">
        <w:r w:rsidRPr="007B1554">
          <w:rPr>
            <w:rPrChange w:id="4183" w:author="ilia kassianenko" w:date="2019-03-21T22:25:00Z">
              <w:rPr/>
            </w:rPrChange>
          </w:rPr>
          <w:t xml:space="preserve"> parameter set to 22</w:t>
        </w:r>
      </w:ins>
      <w:ins w:id="4184" w:author="ilia kassianenko" w:date="2019-03-21T22:21:00Z">
        <w:r w:rsidRPr="007B1554">
          <w:rPr>
            <w:rPrChange w:id="4185" w:author="ilia kassianenko" w:date="2019-03-21T22:25:00Z">
              <w:rPr/>
            </w:rPrChange>
          </w:rPr>
          <w:t xml:space="preserve"> connections</w:t>
        </w:r>
      </w:ins>
      <w:ins w:id="4186" w:author="ilia kassianenko" w:date="2019-03-21T22:20:00Z">
        <w:r w:rsidRPr="007B1554">
          <w:rPr>
            <w:rPrChange w:id="4187" w:author="ilia kassianenko" w:date="2019-03-21T22:25:00Z">
              <w:rPr/>
            </w:rPrChange>
          </w:rPr>
          <w:t>, where 3 connect</w:t>
        </w:r>
      </w:ins>
      <w:ins w:id="4188" w:author="ilia kassianenko" w:date="2019-03-21T22:21:00Z">
        <w:r w:rsidRPr="007B1554">
          <w:rPr>
            <w:rPrChange w:id="4189" w:author="ilia kassianenko" w:date="2019-03-21T22:25:00Z">
              <w:rPr/>
            </w:rPrChange>
          </w:rPr>
          <w:t>ions are reserves for maintenance. [12]</w:t>
        </w:r>
      </w:ins>
    </w:p>
    <w:p w14:paraId="1F9D7963" w14:textId="19E512AA" w:rsidR="00B10556" w:rsidRPr="0047260E" w:rsidDel="007B1554" w:rsidRDefault="00B10556" w:rsidP="007B1554">
      <w:pPr>
        <w:pStyle w:val="www-u-fontsize--small"/>
        <w:shd w:val="clear" w:color="auto" w:fill="FFFFFF"/>
        <w:spacing w:after="240" w:afterAutospacing="0"/>
        <w:jc w:val="both"/>
        <w:rPr>
          <w:ins w:id="4190" w:author="outpost" w:date="2019-03-20T22:00:00Z"/>
          <w:del w:id="4191" w:author="ilia kassianenko" w:date="2019-03-21T22:21:00Z"/>
          <w:rFonts w:ascii="Arial" w:hAnsi="Arial" w:cs="Arial"/>
          <w:sz w:val="22"/>
          <w:szCs w:val="22"/>
          <w:highlight w:val="yellow"/>
          <w:rPrChange w:id="4192" w:author="ilia kassianenko" w:date="2019-03-21T21:37:00Z">
            <w:rPr>
              <w:ins w:id="4193" w:author="outpost" w:date="2019-03-20T22:00:00Z"/>
              <w:del w:id="4194" w:author="ilia kassianenko" w:date="2019-03-21T22:21:00Z"/>
              <w:rFonts w:ascii="Arial" w:hAnsi="Arial" w:cs="Arial"/>
              <w:sz w:val="22"/>
              <w:szCs w:val="22"/>
            </w:rPr>
          </w:rPrChange>
        </w:rPr>
        <w:pPrChange w:id="4195" w:author="ilia kassianenko" w:date="2019-03-21T22:16:00Z">
          <w:pPr>
            <w:pStyle w:val="www-u-fontsize--small"/>
            <w:shd w:val="clear" w:color="auto" w:fill="FFFFFF"/>
            <w:spacing w:after="240" w:afterAutospacing="0"/>
          </w:pPr>
        </w:pPrChange>
      </w:pPr>
      <w:ins w:id="4196" w:author="outpost" w:date="2019-03-20T22:00:00Z">
        <w:del w:id="4197" w:author="ilia kassianenko" w:date="2019-03-21T22:21:00Z">
          <w:r w:rsidRPr="0047260E" w:rsidDel="007B1554">
            <w:rPr>
              <w:rFonts w:ascii="Arial" w:hAnsi="Arial" w:cs="Arial"/>
              <w:sz w:val="22"/>
              <w:szCs w:val="22"/>
              <w:highlight w:val="yellow"/>
              <w:shd w:val="clear" w:color="auto" w:fill="FFFFFF"/>
              <w:rPrChange w:id="4198" w:author="ilia kassianenko" w:date="2019-03-21T21:37:00Z">
                <w:rPr>
                  <w:rFonts w:ascii="Arial" w:hAnsi="Arial" w:cs="Arial"/>
                  <w:color w:val="323232"/>
                  <w:sz w:val="22"/>
                  <w:szCs w:val="22"/>
                  <w:shd w:val="clear" w:color="auto" w:fill="FFFFFF"/>
                </w:rPr>
              </w:rPrChange>
            </w:rPr>
            <w:delText>Each cluster allows 25 backend connections per 1 GB of RAM minus 3 connections per node that are reserved for maintenance, which means 22 available. These will be sufficient as a start, later we can look into </w:delText>
          </w:r>
          <w:r w:rsidRPr="0047260E" w:rsidDel="007B1554">
            <w:rPr>
              <w:rFonts w:ascii="Arial" w:eastAsiaTheme="majorEastAsia" w:hAnsi="Arial" w:cs="Arial"/>
              <w:sz w:val="22"/>
              <w:szCs w:val="22"/>
              <w:highlight w:val="yellow"/>
              <w:shd w:val="clear" w:color="auto" w:fill="FFFFFF"/>
              <w:rPrChange w:id="4199" w:author="ilia kassianenko" w:date="2019-03-21T21:37:00Z">
                <w:rPr>
                  <w:rFonts w:ascii="Arial" w:eastAsiaTheme="majorEastAsia" w:hAnsi="Arial" w:cs="Arial"/>
                  <w:sz w:val="22"/>
                  <w:szCs w:val="22"/>
                  <w:shd w:val="clear" w:color="auto" w:fill="FFFFFF"/>
                </w:rPr>
              </w:rPrChange>
            </w:rPr>
            <w:delText>connection pooling</w:delText>
          </w:r>
          <w:r w:rsidRPr="0047260E" w:rsidDel="007B1554">
            <w:rPr>
              <w:rFonts w:ascii="Arial" w:hAnsi="Arial" w:cs="Arial"/>
              <w:sz w:val="22"/>
              <w:szCs w:val="22"/>
              <w:highlight w:val="yellow"/>
              <w:shd w:val="clear" w:color="auto" w:fill="FFFFFF"/>
              <w:rPrChange w:id="4200" w:author="ilia kassianenko" w:date="2019-03-21T21:37:00Z">
                <w:rPr>
                  <w:rFonts w:ascii="Arial" w:hAnsi="Arial" w:cs="Arial"/>
                  <w:sz w:val="22"/>
                  <w:szCs w:val="22"/>
                  <w:shd w:val="clear" w:color="auto" w:fill="FFFFFF"/>
                </w:rPr>
              </w:rPrChange>
            </w:rPr>
            <w:delText>.</w:delText>
          </w:r>
        </w:del>
      </w:ins>
    </w:p>
    <w:p w14:paraId="77469909" w14:textId="1762E41F" w:rsidR="00B10556" w:rsidRPr="003274EE" w:rsidDel="00E13AE8" w:rsidRDefault="00B10556" w:rsidP="00DF3386">
      <w:pPr>
        <w:jc w:val="both"/>
        <w:rPr>
          <w:ins w:id="4201" w:author="Fritz Gyger" w:date="2019-03-21T17:40:00Z"/>
          <w:del w:id="4202" w:author="ilia kassianenko" w:date="2019-03-21T22:13:00Z"/>
          <w:rPrChange w:id="4203" w:author="ilia kassianenko" w:date="2019-03-21T22:15:00Z">
            <w:rPr>
              <w:ins w:id="4204" w:author="Fritz Gyger" w:date="2019-03-21T17:40:00Z"/>
              <w:del w:id="4205" w:author="ilia kassianenko" w:date="2019-03-21T22:13:00Z"/>
              <w:rFonts w:cs="Arial"/>
              <w:i w:val="0"/>
              <w:color w:val="auto"/>
              <w:sz w:val="22"/>
              <w:szCs w:val="22"/>
              <w:shd w:val="clear" w:color="auto" w:fill="FFFFFF"/>
            </w:rPr>
          </w:rPrChange>
        </w:rPr>
        <w:pPrChange w:id="4206" w:author="ilia kassianenko" w:date="2019-03-21T22:16:00Z">
          <w:pPr>
            <w:pStyle w:val="InstructionalTextBullet"/>
          </w:pPr>
        </w:pPrChange>
      </w:pPr>
      <w:ins w:id="4207" w:author="outpost" w:date="2019-03-20T22:00:00Z">
        <w:del w:id="4208" w:author="ilia kassianenko" w:date="2019-03-21T22:15:00Z">
          <w:r w:rsidRPr="003274EE" w:rsidDel="003274EE">
            <w:rPr>
              <w:rPrChange w:id="4209" w:author="ilia kassianenko" w:date="2019-03-21T22:15:00Z">
                <w:rPr>
                  <w:rFonts w:cs="Arial"/>
                  <w:i w:val="0"/>
                  <w:color w:val="323232"/>
                  <w:sz w:val="22"/>
                  <w:szCs w:val="22"/>
                  <w:shd w:val="clear" w:color="auto" w:fill="FFFFFF"/>
                  <w:lang w:val="en-CA"/>
                </w:rPr>
              </w:rPrChange>
            </w:rPr>
            <w:delText xml:space="preserve">We can select date and time during which </w:delText>
          </w:r>
        </w:del>
      </w:ins>
      <w:ins w:id="4210" w:author="ilia kassianenko" w:date="2019-03-21T22:15:00Z">
        <w:r w:rsidR="003274EE" w:rsidRPr="003274EE">
          <w:rPr>
            <w:rPrChange w:id="4211" w:author="ilia kassianenko" w:date="2019-03-21T22:15:00Z">
              <w:rPr>
                <w:highlight w:val="yellow"/>
                <w:shd w:val="clear" w:color="auto" w:fill="FFFFFF"/>
                <w:lang w:val="en-CA"/>
              </w:rPr>
            </w:rPrChange>
          </w:rPr>
          <w:t>W</w:t>
        </w:r>
      </w:ins>
      <w:ins w:id="4212" w:author="outpost" w:date="2019-03-20T22:00:00Z">
        <w:del w:id="4213" w:author="ilia kassianenko" w:date="2019-03-21T22:15:00Z">
          <w:r w:rsidRPr="003274EE" w:rsidDel="003274EE">
            <w:rPr>
              <w:rPrChange w:id="4214" w:author="ilia kassianenko" w:date="2019-03-21T22:15:00Z">
                <w:rPr>
                  <w:rFonts w:cs="Arial"/>
                  <w:i w:val="0"/>
                  <w:color w:val="323232"/>
                  <w:sz w:val="22"/>
                  <w:szCs w:val="22"/>
                  <w:shd w:val="clear" w:color="auto" w:fill="FFFFFF"/>
                </w:rPr>
              </w:rPrChange>
            </w:rPr>
            <w:delText>w</w:delText>
          </w:r>
        </w:del>
        <w:r w:rsidRPr="003274EE">
          <w:rPr>
            <w:rPrChange w:id="4215" w:author="ilia kassianenko" w:date="2019-03-21T22:15:00Z">
              <w:rPr>
                <w:rFonts w:cs="Arial"/>
                <w:i w:val="0"/>
                <w:color w:val="323232"/>
                <w:sz w:val="22"/>
                <w:szCs w:val="22"/>
                <w:shd w:val="clear" w:color="auto" w:fill="FFFFFF"/>
              </w:rPr>
            </w:rPrChange>
          </w:rPr>
          <w:t xml:space="preserve">eekly automatic updates for the database engine and </w:t>
        </w:r>
      </w:ins>
      <w:ins w:id="4216" w:author="ilia kassianenko" w:date="2019-03-21T22:15:00Z">
        <w:r w:rsidR="003274EE" w:rsidRPr="003274EE">
          <w:rPr>
            <w:rPrChange w:id="4217" w:author="ilia kassianenko" w:date="2019-03-21T22:15:00Z">
              <w:rPr>
                <w:highlight w:val="yellow"/>
                <w:shd w:val="clear" w:color="auto" w:fill="FFFFFF"/>
                <w:lang w:val="en-CA"/>
              </w:rPr>
            </w:rPrChange>
          </w:rPr>
          <w:t xml:space="preserve">the </w:t>
        </w:r>
      </w:ins>
      <w:ins w:id="4218" w:author="outpost" w:date="2019-03-20T22:00:00Z">
        <w:r w:rsidRPr="003274EE">
          <w:rPr>
            <w:rPrChange w:id="4219" w:author="ilia kassianenko" w:date="2019-03-21T22:15:00Z">
              <w:rPr>
                <w:rFonts w:cs="Arial"/>
                <w:i w:val="0"/>
                <w:color w:val="323232"/>
                <w:sz w:val="22"/>
                <w:szCs w:val="22"/>
                <w:shd w:val="clear" w:color="auto" w:fill="FFFFFF"/>
              </w:rPr>
            </w:rPrChange>
          </w:rPr>
          <w:t>operating system will occur</w:t>
        </w:r>
      </w:ins>
      <w:ins w:id="4220" w:author="ilia kassianenko" w:date="2019-03-21T22:15:00Z">
        <w:r w:rsidR="003274EE" w:rsidRPr="003274EE">
          <w:rPr>
            <w:rPrChange w:id="4221" w:author="ilia kassianenko" w:date="2019-03-21T22:15:00Z">
              <w:rPr>
                <w:highlight w:val="yellow"/>
                <w:shd w:val="clear" w:color="auto" w:fill="FFFFFF"/>
                <w:lang w:val="en-CA"/>
              </w:rPr>
            </w:rPrChange>
          </w:rPr>
          <w:t xml:space="preserve"> during </w:t>
        </w:r>
      </w:ins>
      <w:ins w:id="4222" w:author="ilia kassianenko" w:date="2019-03-21T22:16:00Z">
        <w:r w:rsidR="003274EE" w:rsidRPr="003274EE">
          <w:rPr>
            <w:rPrChange w:id="4223" w:author="ilia kassianenko" w:date="2019-03-21T22:15:00Z">
              <w:rPr/>
            </w:rPrChange>
          </w:rPr>
          <w:t>nighttime</w:t>
        </w:r>
      </w:ins>
      <w:ins w:id="4224" w:author="ilia kassianenko" w:date="2019-03-21T22:15:00Z">
        <w:r w:rsidR="003274EE" w:rsidRPr="003274EE">
          <w:rPr>
            <w:rPrChange w:id="4225" w:author="ilia kassianenko" w:date="2019-03-21T22:15:00Z">
              <w:rPr>
                <w:highlight w:val="yellow"/>
                <w:shd w:val="clear" w:color="auto" w:fill="FFFFFF"/>
                <w:lang w:val="en-CA"/>
              </w:rPr>
            </w:rPrChange>
          </w:rPr>
          <w:t xml:space="preserve">, in order </w:t>
        </w:r>
      </w:ins>
      <w:ins w:id="4226" w:author="outpost" w:date="2019-03-20T22:00:00Z">
        <w:del w:id="4227" w:author="ilia kassianenko" w:date="2019-03-21T22:15:00Z">
          <w:r w:rsidRPr="003274EE" w:rsidDel="003274EE">
            <w:rPr>
              <w:rPrChange w:id="4228" w:author="ilia kassianenko" w:date="2019-03-21T22:15:00Z">
                <w:rPr>
                  <w:rFonts w:cs="Arial"/>
                  <w:i w:val="0"/>
                  <w:color w:val="323232"/>
                  <w:sz w:val="22"/>
                  <w:szCs w:val="22"/>
                  <w:shd w:val="clear" w:color="auto" w:fill="FFFFFF"/>
                </w:rPr>
              </w:rPrChange>
            </w:rPr>
            <w:delText xml:space="preserve"> </w:delText>
          </w:r>
        </w:del>
        <w:r w:rsidRPr="003274EE">
          <w:rPr>
            <w:rPrChange w:id="4229" w:author="ilia kassianenko" w:date="2019-03-21T22:15:00Z">
              <w:rPr>
                <w:rFonts w:cs="Arial"/>
                <w:i w:val="0"/>
                <w:color w:val="323232"/>
                <w:sz w:val="22"/>
                <w:szCs w:val="22"/>
                <w:shd w:val="clear" w:color="auto" w:fill="FFFFFF"/>
              </w:rPr>
            </w:rPrChange>
          </w:rPr>
          <w:t>to keep the service stable</w:t>
        </w:r>
        <w:del w:id="4230" w:author="ilia kassianenko" w:date="2019-03-21T22:15:00Z">
          <w:r w:rsidRPr="003274EE" w:rsidDel="003274EE">
            <w:rPr>
              <w:rPrChange w:id="4231" w:author="ilia kassianenko" w:date="2019-03-21T22:15:00Z">
                <w:rPr>
                  <w:rFonts w:cs="Arial"/>
                  <w:i w:val="0"/>
                  <w:color w:val="323232"/>
                  <w:sz w:val="22"/>
                  <w:szCs w:val="22"/>
                  <w:shd w:val="clear" w:color="auto" w:fill="FFFFFF"/>
                </w:rPr>
              </w:rPrChange>
            </w:rPr>
            <w:delText xml:space="preserve"> and secure. We’ll schedule these updates during the night</w:delText>
          </w:r>
        </w:del>
        <w:r w:rsidRPr="003274EE">
          <w:rPr>
            <w:rPrChange w:id="4232" w:author="ilia kassianenko" w:date="2019-03-21T22:15:00Z">
              <w:rPr>
                <w:rFonts w:cs="Arial"/>
                <w:i w:val="0"/>
                <w:color w:val="323232"/>
                <w:sz w:val="22"/>
                <w:szCs w:val="22"/>
                <w:shd w:val="clear" w:color="auto" w:fill="FFFFFF"/>
              </w:rPr>
            </w:rPrChange>
          </w:rPr>
          <w:t>.</w:t>
        </w:r>
        <w:del w:id="4233" w:author="ilia kassianenko" w:date="2019-03-21T22:30:00Z">
          <w:r w:rsidRPr="003274EE" w:rsidDel="00496F06">
            <w:rPr>
              <w:rPrChange w:id="4234" w:author="ilia kassianenko" w:date="2019-03-21T22:15:00Z">
                <w:rPr>
                  <w:rFonts w:cs="Arial"/>
                  <w:i w:val="0"/>
                  <w:color w:val="323232"/>
                  <w:sz w:val="22"/>
                  <w:szCs w:val="22"/>
                  <w:shd w:val="clear" w:color="auto" w:fill="FFFFFF"/>
                </w:rPr>
              </w:rPrChange>
            </w:rPr>
            <w:delText xml:space="preserve"> </w:delText>
          </w:r>
        </w:del>
      </w:ins>
    </w:p>
    <w:p w14:paraId="43D49E0E" w14:textId="60BAA710" w:rsidR="00887F35" w:rsidRPr="003274EE" w:rsidRDefault="00887F35" w:rsidP="00DF3386">
      <w:pPr>
        <w:jc w:val="both"/>
        <w:rPr>
          <w:ins w:id="4235" w:author="outpost" w:date="2019-03-20T22:00:00Z"/>
          <w:rPrChange w:id="4236" w:author="ilia kassianenko" w:date="2019-03-21T22:15:00Z">
            <w:rPr>
              <w:ins w:id="4237" w:author="outpost" w:date="2019-03-20T22:00:00Z"/>
              <w:rFonts w:cs="Arial"/>
              <w:i w:val="0"/>
              <w:color w:val="auto"/>
              <w:sz w:val="22"/>
              <w:szCs w:val="22"/>
              <w:lang w:val="en-CA"/>
            </w:rPr>
          </w:rPrChange>
        </w:rPr>
        <w:pPrChange w:id="4238" w:author="ilia kassianenko" w:date="2019-03-21T22:16:00Z">
          <w:pPr>
            <w:pStyle w:val="InstructionalTextBullet"/>
          </w:pPr>
        </w:pPrChange>
      </w:pPr>
      <w:ins w:id="4239" w:author="Fritz Gyger" w:date="2019-03-21T17:40:00Z">
        <w:del w:id="4240" w:author="ilia kassianenko" w:date="2019-03-21T22:15:00Z">
          <w:r w:rsidRPr="003274EE" w:rsidDel="003274EE">
            <w:rPr>
              <w:rPrChange w:id="4241" w:author="ilia kassianenko" w:date="2019-03-21T22:15:00Z">
                <w:rPr/>
              </w:rPrChange>
            </w:rPr>
            <w:delText xml:space="preserve">[7] </w:delText>
          </w:r>
        </w:del>
        <w:del w:id="4242" w:author="ilia kassianenko" w:date="2019-03-21T22:03:00Z">
          <w:r w:rsidRPr="003274EE" w:rsidDel="00224183">
            <w:rPr>
              <w:rPrChange w:id="4243" w:author="ilia kassianenko" w:date="2019-03-21T22:15:00Z">
                <w:rPr/>
              </w:rPrChange>
            </w:rPr>
            <w:fldChar w:fldCharType="begin"/>
          </w:r>
          <w:r w:rsidRPr="003274EE" w:rsidDel="00224183">
            <w:rPr>
              <w:rPrChange w:id="4244" w:author="ilia kassianenko" w:date="2019-03-21T22:15:00Z">
                <w:rPr/>
              </w:rPrChange>
            </w:rPr>
            <w:delInstrText xml:space="preserve"> HYPERLINK "https://www.digitalocean.com/products/managed-databases/" </w:delInstrText>
          </w:r>
          <w:r w:rsidRPr="003274EE" w:rsidDel="00224183">
            <w:rPr>
              <w:rPrChange w:id="4245" w:author="ilia kassianenko" w:date="2019-03-21T22:15:00Z">
                <w:rPr/>
              </w:rPrChange>
            </w:rPr>
            <w:fldChar w:fldCharType="separate"/>
          </w:r>
          <w:r w:rsidRPr="003274EE" w:rsidDel="00224183">
            <w:rPr>
              <w:rPrChange w:id="4246" w:author="ilia kassianenko" w:date="2019-03-21T22:15:00Z">
                <w:rPr>
                  <w:rStyle w:val="Hyperlink"/>
                </w:rPr>
              </w:rPrChange>
            </w:rPr>
            <w:delText>https://www.digitalocean.com/products/managed-databases/</w:delText>
          </w:r>
          <w:r w:rsidRPr="003274EE" w:rsidDel="00224183">
            <w:rPr>
              <w:rPrChange w:id="4247" w:author="ilia kassianenko" w:date="2019-03-21T22:15:00Z">
                <w:rPr/>
              </w:rPrChange>
            </w:rPr>
            <w:fldChar w:fldCharType="end"/>
          </w:r>
        </w:del>
      </w:ins>
    </w:p>
    <w:p w14:paraId="6A69F8CF" w14:textId="54E9FE95" w:rsidR="00B10556" w:rsidRPr="0047260E" w:rsidDel="0081673A" w:rsidRDefault="00B10556" w:rsidP="00B10556">
      <w:pPr>
        <w:rPr>
          <w:ins w:id="4248" w:author="outpost" w:date="2019-03-20T22:00:00Z"/>
          <w:del w:id="4249" w:author="Fritz Gyger" w:date="2019-03-21T17:15:00Z"/>
          <w:lang w:val="en-CA"/>
          <w:rPrChange w:id="4250" w:author="ilia kassianenko" w:date="2019-03-21T21:37:00Z">
            <w:rPr>
              <w:ins w:id="4251" w:author="outpost" w:date="2019-03-20T22:00:00Z"/>
              <w:del w:id="4252" w:author="Fritz Gyger" w:date="2019-03-21T17:15:00Z"/>
            </w:rPr>
          </w:rPrChange>
        </w:rPr>
      </w:pPr>
      <w:bookmarkStart w:id="4253" w:name="_Toc4082424"/>
      <w:bookmarkEnd w:id="4253"/>
    </w:p>
    <w:p w14:paraId="394A3243" w14:textId="2FD88BF2" w:rsidR="00B10556" w:rsidRPr="0047260E" w:rsidDel="0081673A" w:rsidRDefault="00B10556">
      <w:pPr>
        <w:pStyle w:val="InstructionalTextBullet"/>
        <w:ind w:left="360" w:firstLine="360"/>
        <w:rPr>
          <w:del w:id="4254" w:author="Fritz Gyger" w:date="2019-03-21T17:15:00Z"/>
          <w:color w:val="FF0000"/>
          <w:lang w:val="en-CA"/>
          <w:rPrChange w:id="4255" w:author="ilia kassianenko" w:date="2019-03-21T21:37:00Z">
            <w:rPr>
              <w:del w:id="4256" w:author="Fritz Gyger" w:date="2019-03-21T17:15:00Z"/>
            </w:rPr>
          </w:rPrChange>
        </w:rPr>
        <w:pPrChange w:id="4257" w:author="Fritz Gyger" w:date="2019-03-08T16:53:00Z">
          <w:pPr>
            <w:pStyle w:val="InstructionalTextBullet"/>
            <w:numPr>
              <w:numId w:val="3"/>
            </w:numPr>
            <w:ind w:left="720" w:hanging="360"/>
          </w:pPr>
        </w:pPrChange>
      </w:pPr>
      <w:bookmarkStart w:id="4258" w:name="_Toc4082425"/>
      <w:bookmarkEnd w:id="4258"/>
    </w:p>
    <w:p w14:paraId="62BD1B1B" w14:textId="3A318C50" w:rsidR="00BB12B8" w:rsidRPr="0047260E" w:rsidDel="0081673A" w:rsidRDefault="004B2EA2">
      <w:pPr>
        <w:pStyle w:val="InstructionalTextBullet"/>
        <w:numPr>
          <w:ilvl w:val="0"/>
          <w:numId w:val="3"/>
        </w:numPr>
        <w:rPr>
          <w:ins w:id="4259" w:author="Pawel Kaluski" w:date="2019-03-13T21:40:00Z"/>
          <w:del w:id="4260" w:author="Fritz Gyger" w:date="2019-03-21T17:15:00Z"/>
          <w:lang w:val="en-CA"/>
          <w:rPrChange w:id="4261" w:author="ilia kassianenko" w:date="2019-03-21T21:37:00Z">
            <w:rPr>
              <w:ins w:id="4262" w:author="Pawel Kaluski" w:date="2019-03-13T21:40:00Z"/>
              <w:del w:id="4263" w:author="Fritz Gyger" w:date="2019-03-21T17:15:00Z"/>
            </w:rPr>
          </w:rPrChange>
        </w:rPr>
      </w:pPr>
      <w:del w:id="4264" w:author="Fritz Gyger" w:date="2019-03-21T17:15:00Z">
        <w:r w:rsidRPr="0047260E" w:rsidDel="0081673A">
          <w:rPr>
            <w:lang w:val="en-CA"/>
            <w:rPrChange w:id="4265" w:author="ilia kassianenko" w:date="2019-03-21T21:37:00Z">
              <w:rPr/>
            </w:rPrChange>
          </w:rPr>
          <w:delText>Describe design decisions on data reorganization (i.e., repacking, sorting, table and index maintenance), synchronization, and consistency, including automated disk management and space reclamation considerations, optimizing strategies and considerations, storage and size considerations (e.g., future expansion), and population of the database and capture of legacy data. Describe the impact this maintenance will have on availability.</w:delText>
        </w:r>
      </w:del>
      <w:bookmarkStart w:id="4266" w:name="_Toc4082426"/>
      <w:bookmarkEnd w:id="4266"/>
    </w:p>
    <w:p w14:paraId="202B7549" w14:textId="4FBA4BB4" w:rsidR="006352E5" w:rsidRPr="0047260E" w:rsidDel="0081673A" w:rsidRDefault="00A60E4A">
      <w:pPr>
        <w:pStyle w:val="InstructionalTextBullet"/>
        <w:rPr>
          <w:del w:id="4267" w:author="Fritz Gyger" w:date="2019-03-21T17:15:00Z"/>
          <w:i w:val="0"/>
          <w:color w:val="FFC000"/>
          <w:lang w:val="en-CA"/>
          <w:rPrChange w:id="4268" w:author="ilia kassianenko" w:date="2019-03-21T21:37:00Z">
            <w:rPr>
              <w:del w:id="4269" w:author="Fritz Gyger" w:date="2019-03-21T17:15:00Z"/>
            </w:rPr>
          </w:rPrChange>
        </w:rPr>
        <w:pPrChange w:id="4270" w:author="Fritz Gyger" w:date="2019-03-08T16:55:00Z">
          <w:pPr>
            <w:pStyle w:val="InstructionalTextBullet"/>
            <w:numPr>
              <w:numId w:val="3"/>
            </w:numPr>
            <w:ind w:left="720" w:hanging="360"/>
          </w:pPr>
        </w:pPrChange>
      </w:pPr>
      <w:ins w:id="4271" w:author="Pawel Kaluski" w:date="2019-03-13T21:40:00Z">
        <w:del w:id="4272" w:author="Fritz Gyger" w:date="2019-03-21T17:15:00Z">
          <w:r w:rsidRPr="0047260E" w:rsidDel="0081673A">
            <w:rPr>
              <w:color w:val="000000" w:themeColor="text1"/>
              <w:highlight w:val="yellow"/>
              <w:lang w:val="en-CA"/>
              <w:rPrChange w:id="4273" w:author="ilia kassianenko" w:date="2019-03-21T21:37:00Z">
                <w:rPr>
                  <w:color w:val="000000" w:themeColor="text1"/>
                </w:rPr>
              </w:rPrChange>
            </w:rPr>
            <w:delText>Digital Ocean, uses R</w:delText>
          </w:r>
        </w:del>
      </w:ins>
      <w:ins w:id="4274" w:author="Pawel Kaluski" w:date="2019-03-13T21:41:00Z">
        <w:del w:id="4275" w:author="Fritz Gyger" w:date="2019-03-21T17:15:00Z">
          <w:r w:rsidRPr="0047260E" w:rsidDel="0081673A">
            <w:rPr>
              <w:color w:val="000000" w:themeColor="text1"/>
              <w:highlight w:val="yellow"/>
              <w:lang w:val="en-CA"/>
              <w:rPrChange w:id="4276" w:author="ilia kassianenko" w:date="2019-03-21T21:37:00Z">
                <w:rPr>
                  <w:color w:val="000000" w:themeColor="text1"/>
                </w:rPr>
              </w:rPrChange>
            </w:rPr>
            <w:delText>AM on the virtual machine and SSD for storage. With weekly updates our data is considered warm.</w:delText>
          </w:r>
        </w:del>
      </w:ins>
      <w:ins w:id="4277" w:author="Pawel Kaluski" w:date="2019-03-13T19:58:00Z">
        <w:del w:id="4278" w:author="Fritz Gyger" w:date="2019-03-21T17:15:00Z">
          <w:r w:rsidR="00881D28" w:rsidRPr="0047260E" w:rsidDel="0081673A">
            <w:rPr>
              <w:lang w:val="en-CA"/>
              <w:rPrChange w:id="4279" w:author="ilia kassianenko" w:date="2019-03-21T21:37:00Z">
                <w:rPr/>
              </w:rPrChange>
            </w:rPr>
            <w:tab/>
          </w:r>
        </w:del>
      </w:ins>
      <w:bookmarkStart w:id="4280" w:name="_Toc4082427"/>
      <w:bookmarkEnd w:id="4280"/>
    </w:p>
    <w:p w14:paraId="0BC5BB66" w14:textId="3C6EA80C" w:rsidR="00BB12B8" w:rsidRPr="0047260E" w:rsidDel="0081673A" w:rsidRDefault="004B2EA2">
      <w:pPr>
        <w:pStyle w:val="InstructionalTextBullet"/>
        <w:numPr>
          <w:ilvl w:val="0"/>
          <w:numId w:val="3"/>
        </w:numPr>
        <w:rPr>
          <w:del w:id="4281" w:author="Fritz Gyger" w:date="2019-03-21T17:15:00Z"/>
          <w:lang w:val="en-CA"/>
          <w:rPrChange w:id="4282" w:author="ilia kassianenko" w:date="2019-03-21T21:37:00Z">
            <w:rPr>
              <w:del w:id="4283" w:author="Fritz Gyger" w:date="2019-03-21T17:15:00Z"/>
            </w:rPr>
          </w:rPrChange>
        </w:rPr>
      </w:pPr>
      <w:del w:id="4284" w:author="Fritz Gyger" w:date="2019-03-21T17:15:00Z">
        <w:r w:rsidRPr="0047260E" w:rsidDel="0081673A">
          <w:rPr>
            <w:lang w:val="en-CA"/>
            <w:rPrChange w:id="4285" w:author="ilia kassianenko" w:date="2019-03-21T21:37:00Z">
              <w:rPr/>
            </w:rPrChange>
          </w:rPr>
          <w:delText>Describe design decisions to support purging and/or archiving of data to ensure performance and storage objectives are met. Describe the impact this maintenance will have on availability. Describe any needs to recall archived data back into the database.</w:delText>
        </w:r>
        <w:bookmarkStart w:id="4286" w:name="_Toc4082428"/>
        <w:bookmarkEnd w:id="4286"/>
      </w:del>
    </w:p>
    <w:p w14:paraId="3BB2E157" w14:textId="217D9962" w:rsidR="00532287" w:rsidRPr="0047260E" w:rsidDel="0081673A" w:rsidRDefault="00532287" w:rsidP="00532287">
      <w:pPr>
        <w:pStyle w:val="InstructionalTextBullet"/>
        <w:ind w:left="720"/>
        <w:rPr>
          <w:del w:id="4287" w:author="Fritz Gyger" w:date="2019-03-21T17:15:00Z"/>
          <w:lang w:val="en-CA"/>
          <w:rPrChange w:id="4288" w:author="ilia kassianenko" w:date="2019-03-21T21:37:00Z">
            <w:rPr>
              <w:del w:id="4289" w:author="Fritz Gyger" w:date="2019-03-21T17:15:00Z"/>
            </w:rPr>
          </w:rPrChange>
        </w:rPr>
      </w:pPr>
      <w:bookmarkStart w:id="4290" w:name="_Toc4082429"/>
      <w:bookmarkEnd w:id="4290"/>
    </w:p>
    <w:p w14:paraId="587BA3AA" w14:textId="1011CCE7" w:rsidR="00532287" w:rsidRPr="0047260E" w:rsidDel="0081673A" w:rsidRDefault="00532287" w:rsidP="00532287">
      <w:pPr>
        <w:pStyle w:val="InstructionalTextBullet"/>
        <w:ind w:left="720"/>
        <w:rPr>
          <w:del w:id="4291" w:author="Fritz Gyger" w:date="2019-03-21T17:15:00Z"/>
          <w:i w:val="0"/>
          <w:color w:val="auto"/>
          <w:lang w:val="en-CA"/>
          <w:rPrChange w:id="4292" w:author="ilia kassianenko" w:date="2019-03-21T21:37:00Z">
            <w:rPr>
              <w:del w:id="4293" w:author="Fritz Gyger" w:date="2019-03-21T17:15:00Z"/>
              <w:i w:val="0"/>
              <w:color w:val="auto"/>
            </w:rPr>
          </w:rPrChange>
        </w:rPr>
      </w:pPr>
      <w:del w:id="4294" w:author="Fritz Gyger" w:date="2019-03-21T17:15:00Z">
        <w:r w:rsidRPr="0047260E" w:rsidDel="0081673A">
          <w:rPr>
            <w:i w:val="0"/>
            <w:color w:val="auto"/>
            <w:lang w:val="en-CA"/>
            <w:rPrChange w:id="4295" w:author="ilia kassianenko" w:date="2019-03-21T21:37:00Z">
              <w:rPr>
                <w:i w:val="0"/>
                <w:color w:val="auto"/>
              </w:rPr>
            </w:rPrChange>
          </w:rPr>
          <w:delText>10 years history</w:delText>
        </w:r>
        <w:bookmarkStart w:id="4296" w:name="_Toc4082430"/>
        <w:bookmarkEnd w:id="4296"/>
      </w:del>
    </w:p>
    <w:p w14:paraId="1A42A187" w14:textId="7B68EFFD" w:rsidR="00BB12B8" w:rsidRPr="0047260E" w:rsidRDefault="004B2EA2">
      <w:pPr>
        <w:pStyle w:val="Heading2"/>
        <w:rPr>
          <w:lang w:val="en-CA"/>
          <w:rPrChange w:id="4297" w:author="ilia kassianenko" w:date="2019-03-21T21:37:00Z">
            <w:rPr/>
          </w:rPrChange>
        </w:rPr>
      </w:pPr>
      <w:bookmarkStart w:id="4298" w:name="_Toc432497666"/>
      <w:bookmarkStart w:id="4299" w:name="_Toc4082431"/>
      <w:r w:rsidRPr="0047260E">
        <w:rPr>
          <w:lang w:val="en-CA"/>
          <w:rPrChange w:id="4300" w:author="ilia kassianenko" w:date="2019-03-21T21:37:00Z">
            <w:rPr/>
          </w:rPrChange>
        </w:rPr>
        <w:t>Detailed Database Design</w:t>
      </w:r>
      <w:bookmarkEnd w:id="4298"/>
      <w:bookmarkEnd w:id="4299"/>
    </w:p>
    <w:p w14:paraId="093B79AF" w14:textId="3D4506C0" w:rsidR="00BB12B8" w:rsidRPr="0047260E" w:rsidDel="0081673A" w:rsidRDefault="004B2EA2">
      <w:pPr>
        <w:pStyle w:val="InstructionalText"/>
        <w:rPr>
          <w:del w:id="4301" w:author="Fritz Gyger" w:date="2019-03-21T17:15:00Z"/>
          <w:lang w:val="en-CA"/>
          <w:rPrChange w:id="4302" w:author="ilia kassianenko" w:date="2019-03-21T21:37:00Z">
            <w:rPr>
              <w:del w:id="4303" w:author="Fritz Gyger" w:date="2019-03-21T17:15:00Z"/>
            </w:rPr>
          </w:rPrChange>
        </w:rPr>
      </w:pPr>
      <w:del w:id="4304" w:author="Fritz Gyger" w:date="2019-03-21T17:15:00Z">
        <w:r w:rsidRPr="0047260E" w:rsidDel="0081673A">
          <w:rPr>
            <w:lang w:val="en-CA"/>
            <w:rPrChange w:id="4305" w:author="ilia kassianenko" w:date="2019-03-21T21:37:00Z">
              <w:rPr/>
            </w:rPrChange>
          </w:rPr>
          <w:delText>Instructions: Describe the design of all DBMS structure associated with the system. The headings and sub-headings in this section should be structured according to the information to be presented, and may include discussions about or references to the following:</w:delText>
        </w:r>
      </w:del>
    </w:p>
    <w:p w14:paraId="49B7E68C" w14:textId="2AF6593C" w:rsidR="00BB12B8" w:rsidRPr="0047260E" w:rsidDel="008257AB" w:rsidRDefault="004B2EA2">
      <w:pPr>
        <w:pStyle w:val="InstructionalTextBullet"/>
        <w:numPr>
          <w:ilvl w:val="0"/>
          <w:numId w:val="3"/>
        </w:numPr>
        <w:rPr>
          <w:del w:id="4306" w:author="outpost" w:date="2019-03-18T21:53:00Z"/>
          <w:lang w:val="en-CA"/>
          <w:rPrChange w:id="4307" w:author="ilia kassianenko" w:date="2019-03-21T21:37:00Z">
            <w:rPr>
              <w:del w:id="4308" w:author="outpost" w:date="2019-03-18T21:53:00Z"/>
            </w:rPr>
          </w:rPrChange>
        </w:rPr>
      </w:pPr>
      <w:del w:id="4309" w:author="outpost" w:date="2019-03-18T21:53:00Z">
        <w:r w:rsidRPr="0047260E" w:rsidDel="008257AB">
          <w:rPr>
            <w:lang w:val="en-CA"/>
            <w:rPrChange w:id="4310" w:author="ilia kassianenko" w:date="2019-03-21T21:37:00Z">
              <w:rPr/>
            </w:rPrChange>
          </w:rPr>
          <w:delText xml:space="preserve">Conceptual Data Model (CDM) </w:delText>
        </w:r>
      </w:del>
    </w:p>
    <w:p w14:paraId="7A2CA45C" w14:textId="5A812222" w:rsidR="008257AB" w:rsidRPr="0047260E" w:rsidRDefault="00640369">
      <w:pPr>
        <w:ind w:left="-567"/>
        <w:rPr>
          <w:ins w:id="4311" w:author="outpost" w:date="2019-03-18T21:53:00Z"/>
          <w:lang w:val="en-CA"/>
          <w:rPrChange w:id="4312" w:author="ilia kassianenko" w:date="2019-03-21T21:37:00Z">
            <w:rPr>
              <w:ins w:id="4313" w:author="outpost" w:date="2019-03-18T21:53:00Z"/>
            </w:rPr>
          </w:rPrChange>
        </w:rPr>
        <w:pPrChange w:id="4314" w:author="outpost" w:date="2019-03-20T21:44:00Z">
          <w:pPr>
            <w:pStyle w:val="InstructionalTextBullet"/>
            <w:ind w:left="-567"/>
            <w:jc w:val="center"/>
          </w:pPr>
        </w:pPrChange>
      </w:pPr>
      <w:ins w:id="4315" w:author="Fritz Gyger [2]" w:date="2019-03-19T12:29:00Z">
        <w:r w:rsidRPr="0047260E">
          <w:rPr>
            <w:noProof/>
            <w:lang w:val="en-CA"/>
            <w:rPrChange w:id="4316" w:author="ilia kassianenko" w:date="2019-03-21T21:37:00Z">
              <w:rPr>
                <w:noProof/>
              </w:rPr>
            </w:rPrChange>
          </w:rPr>
          <w:drawing>
            <wp:inline distT="0" distB="0" distL="0" distR="0" wp14:anchorId="22DB0987" wp14:editId="12887897">
              <wp:extent cx="6599786" cy="3314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4367" cy="3317001"/>
                      </a:xfrm>
                      <a:prstGeom prst="rect">
                        <a:avLst/>
                      </a:prstGeom>
                    </pic:spPr>
                  </pic:pic>
                </a:graphicData>
              </a:graphic>
            </wp:inline>
          </w:drawing>
        </w:r>
        <w:del w:id="4317" w:author="outpost" w:date="2019-03-20T21:44:00Z">
          <w:r w:rsidRPr="0047260E" w:rsidDel="003F534F">
            <w:rPr>
              <w:noProof/>
              <w:lang w:val="en-CA" w:eastAsia="en-CA"/>
              <w:rPrChange w:id="4318" w:author="ilia kassianenko" w:date="2019-03-21T21:37:00Z">
                <w:rPr>
                  <w:noProof/>
                  <w:lang w:val="en-CA" w:eastAsia="en-CA"/>
                </w:rPr>
              </w:rPrChange>
            </w:rPr>
            <w:delText xml:space="preserve"> </w:delText>
          </w:r>
        </w:del>
      </w:ins>
      <w:ins w:id="4319" w:author="Fritz Gyger" w:date="2019-03-08T16:57:00Z">
        <w:del w:id="4320" w:author="Fritz Gyger [2]" w:date="2019-03-19T12:29:00Z">
          <w:r w:rsidR="006352E5" w:rsidRPr="0047260E" w:rsidDel="00640369">
            <w:rPr>
              <w:noProof/>
              <w:lang w:val="en-CA"/>
              <w:rPrChange w:id="4321" w:author="ilia kassianenko" w:date="2019-03-21T21:37:00Z">
                <w:rPr>
                  <w:noProof/>
                </w:rPr>
              </w:rPrChange>
            </w:rPr>
            <w:drawing>
              <wp:inline distT="0" distB="0" distL="0" distR="0" wp14:anchorId="663B67D9" wp14:editId="27075509">
                <wp:extent cx="6638925" cy="3360601"/>
                <wp:effectExtent l="19050" t="19050" r="95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59525" cy="3371029"/>
                        </a:xfrm>
                        <a:prstGeom prst="rect">
                          <a:avLst/>
                        </a:prstGeom>
                        <a:ln>
                          <a:solidFill>
                            <a:schemeClr val="tx1"/>
                          </a:solidFill>
                        </a:ln>
                      </pic:spPr>
                    </pic:pic>
                  </a:graphicData>
                </a:graphic>
              </wp:inline>
            </w:drawing>
          </w:r>
        </w:del>
      </w:ins>
    </w:p>
    <w:p w14:paraId="2F1456A3" w14:textId="336F2BA9" w:rsidR="008257AB" w:rsidRPr="0047260E" w:rsidRDefault="008257AB">
      <w:pPr>
        <w:pStyle w:val="Caption"/>
        <w:jc w:val="center"/>
        <w:rPr>
          <w:ins w:id="4322" w:author="outpost" w:date="2019-03-18T21:52:00Z"/>
          <w:lang w:val="en-CA"/>
          <w:rPrChange w:id="4323" w:author="ilia kassianenko" w:date="2019-03-21T21:37:00Z">
            <w:rPr>
              <w:ins w:id="4324" w:author="outpost" w:date="2019-03-18T21:52:00Z"/>
            </w:rPr>
          </w:rPrChange>
        </w:rPr>
        <w:pPrChange w:id="4325" w:author="outpost" w:date="2019-03-18T21:53:00Z">
          <w:pPr>
            <w:pStyle w:val="InstructionalTextBullet"/>
            <w:ind w:left="-567"/>
            <w:jc w:val="center"/>
          </w:pPr>
        </w:pPrChange>
      </w:pPr>
      <w:ins w:id="4326" w:author="outpost" w:date="2019-03-18T21:53:00Z">
        <w:r w:rsidRPr="0047260E">
          <w:rPr>
            <w:lang w:val="en-CA"/>
            <w:rPrChange w:id="4327" w:author="ilia kassianenko" w:date="2019-03-21T21:37:00Z">
              <w:rPr/>
            </w:rPrChange>
          </w:rPr>
          <w:t xml:space="preserve">Figure </w:t>
        </w:r>
        <w:r w:rsidRPr="0047260E">
          <w:rPr>
            <w:lang w:val="en-CA"/>
            <w:rPrChange w:id="4328" w:author="ilia kassianenko" w:date="2019-03-21T21:37:00Z">
              <w:rPr/>
            </w:rPrChange>
          </w:rPr>
          <w:fldChar w:fldCharType="begin"/>
        </w:r>
        <w:r w:rsidRPr="0047260E">
          <w:rPr>
            <w:lang w:val="en-CA"/>
            <w:rPrChange w:id="4329" w:author="ilia kassianenko" w:date="2019-03-21T21:37:00Z">
              <w:rPr/>
            </w:rPrChange>
          </w:rPr>
          <w:instrText xml:space="preserve"> SEQ Figure \* ARABIC </w:instrText>
        </w:r>
      </w:ins>
      <w:r w:rsidRPr="0047260E">
        <w:rPr>
          <w:lang w:val="en-CA"/>
          <w:rPrChange w:id="4330" w:author="ilia kassianenko" w:date="2019-03-21T21:37:00Z">
            <w:rPr/>
          </w:rPrChange>
        </w:rPr>
        <w:fldChar w:fldCharType="separate"/>
      </w:r>
      <w:ins w:id="4331" w:author="ilia kassianenko" w:date="2019-03-21T21:41:00Z">
        <w:r w:rsidR="007B6C7E">
          <w:rPr>
            <w:noProof/>
            <w:lang w:val="en-CA"/>
          </w:rPr>
          <w:t>2</w:t>
        </w:r>
      </w:ins>
      <w:ins w:id="4332" w:author="outpost" w:date="2019-03-18T21:53:00Z">
        <w:r w:rsidRPr="0047260E">
          <w:rPr>
            <w:lang w:val="en-CA"/>
            <w:rPrChange w:id="4333" w:author="ilia kassianenko" w:date="2019-03-21T21:37:00Z">
              <w:rPr/>
            </w:rPrChange>
          </w:rPr>
          <w:fldChar w:fldCharType="end"/>
        </w:r>
        <w:r w:rsidRPr="0047260E">
          <w:rPr>
            <w:lang w:val="en-CA"/>
            <w:rPrChange w:id="4334" w:author="ilia kassianenko" w:date="2019-03-21T21:37:00Z">
              <w:rPr/>
            </w:rPrChange>
          </w:rPr>
          <w:t xml:space="preserve"> Conceptual Data Model (CDM)</w:t>
        </w:r>
      </w:ins>
      <w:ins w:id="4335" w:author="ilia kassianenko" w:date="2019-03-21T20:39:00Z">
        <w:r w:rsidR="00766A22" w:rsidRPr="0047260E">
          <w:rPr>
            <w:lang w:val="en-CA"/>
            <w:rPrChange w:id="4336" w:author="ilia kassianenko" w:date="2019-03-21T21:37:00Z">
              <w:rPr/>
            </w:rPrChange>
          </w:rPr>
          <w:t xml:space="preserve"> [8]</w:t>
        </w:r>
      </w:ins>
    </w:p>
    <w:p w14:paraId="336CE7A1" w14:textId="77777777" w:rsidR="00496F06" w:rsidRDefault="00496F06">
      <w:pPr>
        <w:rPr>
          <w:ins w:id="4337" w:author="ilia kassianenko" w:date="2019-03-21T22:29:00Z"/>
          <w:lang w:val="en-CA"/>
        </w:rPr>
        <w:pPrChange w:id="4338" w:author="Fritz Gyger" w:date="2019-03-21T17:39:00Z">
          <w:pPr>
            <w:pStyle w:val="InstructionalTextBullet"/>
            <w:ind w:left="-567"/>
          </w:pPr>
        </w:pPrChange>
      </w:pPr>
    </w:p>
    <w:p w14:paraId="340C135F" w14:textId="15741065" w:rsidR="008257AB" w:rsidRPr="0047260E" w:rsidDel="00496F06" w:rsidRDefault="008257AB">
      <w:pPr>
        <w:rPr>
          <w:ins w:id="4339" w:author="outpost" w:date="2019-03-18T21:52:00Z"/>
          <w:del w:id="4340" w:author="ilia kassianenko" w:date="2019-03-21T22:29:00Z"/>
          <w:lang w:val="en-CA"/>
          <w:rPrChange w:id="4341" w:author="ilia kassianenko" w:date="2019-03-21T21:37:00Z">
            <w:rPr>
              <w:ins w:id="4342" w:author="outpost" w:date="2019-03-18T21:52:00Z"/>
              <w:del w:id="4343" w:author="ilia kassianenko" w:date="2019-03-21T22:29:00Z"/>
            </w:rPr>
          </w:rPrChange>
        </w:rPr>
        <w:pPrChange w:id="4344" w:author="outpost" w:date="2019-03-20T21:44:00Z">
          <w:pPr>
            <w:spacing w:before="0" w:after="0"/>
          </w:pPr>
        </w:pPrChange>
      </w:pPr>
      <w:ins w:id="4345" w:author="outpost" w:date="2019-03-18T21:52:00Z">
        <w:del w:id="4346" w:author="ilia kassianenko" w:date="2019-03-21T22:29:00Z">
          <w:r w:rsidRPr="0047260E" w:rsidDel="00496F06">
            <w:rPr>
              <w:lang w:val="en-CA"/>
              <w:rPrChange w:id="4347" w:author="ilia kassianenko" w:date="2019-03-21T21:37:00Z">
                <w:rPr/>
              </w:rPrChange>
            </w:rPr>
            <w:br w:type="page"/>
          </w:r>
        </w:del>
      </w:ins>
    </w:p>
    <w:p w14:paraId="1592D9A1" w14:textId="79DF2297" w:rsidR="00364C04" w:rsidRPr="0047260E" w:rsidDel="008257AB" w:rsidRDefault="00364C04">
      <w:pPr>
        <w:rPr>
          <w:del w:id="4348" w:author="outpost" w:date="2019-03-18T21:53:00Z"/>
          <w:lang w:val="en-CA"/>
          <w:rPrChange w:id="4349" w:author="ilia kassianenko" w:date="2019-03-21T21:37:00Z">
            <w:rPr>
              <w:del w:id="4350" w:author="outpost" w:date="2019-03-18T21:53:00Z"/>
            </w:rPr>
          </w:rPrChange>
        </w:rPr>
        <w:pPrChange w:id="4351" w:author="Fritz Gyger" w:date="2019-03-21T17:39:00Z">
          <w:pPr>
            <w:pStyle w:val="InstructionalTextBullet"/>
            <w:ind w:left="360"/>
          </w:pPr>
        </w:pPrChange>
      </w:pPr>
    </w:p>
    <w:p w14:paraId="3A4C7385" w14:textId="6A8210B0" w:rsidR="00BB12B8" w:rsidRPr="0047260E" w:rsidDel="008257AB" w:rsidRDefault="004B2EA2">
      <w:pPr>
        <w:rPr>
          <w:del w:id="4352" w:author="outpost" w:date="2019-03-18T21:53:00Z"/>
          <w:lang w:val="en-CA"/>
          <w:rPrChange w:id="4353" w:author="ilia kassianenko" w:date="2019-03-21T21:37:00Z">
            <w:rPr>
              <w:del w:id="4354" w:author="outpost" w:date="2019-03-18T21:53:00Z"/>
            </w:rPr>
          </w:rPrChange>
        </w:rPr>
        <w:pPrChange w:id="4355" w:author="Fritz Gyger" w:date="2019-03-21T17:39:00Z">
          <w:pPr>
            <w:pStyle w:val="InstructionalTextBullet"/>
            <w:numPr>
              <w:numId w:val="3"/>
            </w:numPr>
            <w:ind w:left="720" w:hanging="360"/>
          </w:pPr>
        </w:pPrChange>
      </w:pPr>
      <w:del w:id="4356" w:author="outpost" w:date="2019-03-18T21:53:00Z">
        <w:r w:rsidRPr="0047260E" w:rsidDel="008257AB">
          <w:rPr>
            <w:lang w:val="en-CA"/>
            <w:rPrChange w:id="4357" w:author="ilia kassianenko" w:date="2019-03-21T21:37:00Z">
              <w:rPr/>
            </w:rPrChange>
          </w:rPr>
          <w:delText xml:space="preserve">Logical Data Model (LDM) and LDM </w:delText>
        </w:r>
        <w:r w:rsidRPr="0047260E" w:rsidDel="008257AB">
          <w:rPr>
            <w:color w:val="00B050"/>
            <w:lang w:val="en-CA"/>
            <w:rPrChange w:id="4358" w:author="ilia kassianenko" w:date="2019-03-21T21:37:00Z">
              <w:rPr>
                <w:color w:val="00B050"/>
              </w:rPr>
            </w:rPrChange>
          </w:rPr>
          <w:delText>Entity Relationship Diagram (ERD</w:delText>
        </w:r>
        <w:r w:rsidRPr="0047260E" w:rsidDel="008257AB">
          <w:rPr>
            <w:lang w:val="en-CA"/>
            <w:rPrChange w:id="4359" w:author="ilia kassianenko" w:date="2019-03-21T21:37:00Z">
              <w:rPr/>
            </w:rPrChange>
          </w:rPr>
          <w:delText>).</w:delText>
        </w:r>
      </w:del>
    </w:p>
    <w:p w14:paraId="639DB392" w14:textId="4C6B6838" w:rsidR="008257AB" w:rsidRPr="0047260E" w:rsidRDefault="00640369">
      <w:pPr>
        <w:rPr>
          <w:ins w:id="4360" w:author="outpost" w:date="2019-03-18T21:53:00Z"/>
          <w:lang w:val="en-CA"/>
          <w:rPrChange w:id="4361" w:author="ilia kassianenko" w:date="2019-03-21T21:37:00Z">
            <w:rPr>
              <w:ins w:id="4362" w:author="outpost" w:date="2019-03-18T21:53:00Z"/>
            </w:rPr>
          </w:rPrChange>
        </w:rPr>
        <w:pPrChange w:id="4363" w:author="Fritz Gyger" w:date="2019-03-21T17:39:00Z">
          <w:pPr>
            <w:pStyle w:val="InstructionalTextBullet"/>
            <w:ind w:left="-567"/>
          </w:pPr>
        </w:pPrChange>
      </w:pPr>
      <w:ins w:id="4364" w:author="Fritz Gyger [2]" w:date="2019-03-19T12:27:00Z">
        <w:r w:rsidRPr="0047260E">
          <w:rPr>
            <w:noProof/>
            <w:lang w:val="en-CA"/>
            <w:rPrChange w:id="4365" w:author="ilia kassianenko" w:date="2019-03-21T21:37:00Z">
              <w:rPr>
                <w:noProof/>
              </w:rPr>
            </w:rPrChange>
          </w:rPr>
          <w:drawing>
            <wp:inline distT="0" distB="0" distL="0" distR="0" wp14:anchorId="4D53E53D" wp14:editId="268E343F">
              <wp:extent cx="5943600" cy="26523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2395"/>
                      </a:xfrm>
                      <a:prstGeom prst="rect">
                        <a:avLst/>
                      </a:prstGeom>
                    </pic:spPr>
                  </pic:pic>
                </a:graphicData>
              </a:graphic>
            </wp:inline>
          </w:drawing>
        </w:r>
        <w:r w:rsidRPr="0047260E">
          <w:rPr>
            <w:noProof/>
            <w:lang w:val="en-CA" w:eastAsia="en-CA"/>
            <w:rPrChange w:id="4366" w:author="ilia kassianenko" w:date="2019-03-21T21:37:00Z">
              <w:rPr>
                <w:noProof/>
                <w:lang w:val="en-CA" w:eastAsia="en-CA"/>
              </w:rPr>
            </w:rPrChange>
          </w:rPr>
          <w:t xml:space="preserve"> </w:t>
        </w:r>
      </w:ins>
      <w:ins w:id="4367" w:author="Fritz Gyger" w:date="2019-03-11T20:34:00Z">
        <w:del w:id="4368" w:author="Fritz Gyger [2]" w:date="2019-03-19T12:27:00Z">
          <w:r w:rsidR="004670F5" w:rsidRPr="0047260E" w:rsidDel="00640369">
            <w:rPr>
              <w:noProof/>
              <w:lang w:val="en-CA"/>
              <w:rPrChange w:id="4369" w:author="ilia kassianenko" w:date="2019-03-21T21:37:00Z">
                <w:rPr>
                  <w:noProof/>
                </w:rPr>
              </w:rPrChange>
            </w:rPr>
            <w:drawing>
              <wp:inline distT="0" distB="0" distL="0" distR="0" wp14:anchorId="796C6012" wp14:editId="4F8A14CB">
                <wp:extent cx="6595523" cy="3019425"/>
                <wp:effectExtent l="19050" t="19050" r="152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9476" cy="3025813"/>
                        </a:xfrm>
                        <a:prstGeom prst="rect">
                          <a:avLst/>
                        </a:prstGeom>
                        <a:ln>
                          <a:solidFill>
                            <a:schemeClr val="tx1"/>
                          </a:solidFill>
                        </a:ln>
                      </pic:spPr>
                    </pic:pic>
                  </a:graphicData>
                </a:graphic>
              </wp:inline>
            </w:drawing>
          </w:r>
        </w:del>
      </w:ins>
    </w:p>
    <w:p w14:paraId="33FED5BC" w14:textId="0D593C68" w:rsidR="008257AB" w:rsidRPr="0047260E" w:rsidRDefault="008257AB">
      <w:pPr>
        <w:pStyle w:val="Caption"/>
        <w:jc w:val="center"/>
        <w:rPr>
          <w:ins w:id="4370" w:author="outpost" w:date="2019-03-18T21:53:00Z"/>
          <w:lang w:val="en-CA"/>
          <w:rPrChange w:id="4371" w:author="ilia kassianenko" w:date="2019-03-21T21:37:00Z">
            <w:rPr>
              <w:ins w:id="4372" w:author="outpost" w:date="2019-03-18T21:53:00Z"/>
            </w:rPr>
          </w:rPrChange>
        </w:rPr>
        <w:pPrChange w:id="4373" w:author="outpost" w:date="2019-03-18T21:53:00Z">
          <w:pPr>
            <w:pStyle w:val="Caption"/>
          </w:pPr>
        </w:pPrChange>
      </w:pPr>
      <w:ins w:id="4374" w:author="outpost" w:date="2019-03-18T21:53:00Z">
        <w:r w:rsidRPr="0047260E">
          <w:rPr>
            <w:lang w:val="en-CA"/>
            <w:rPrChange w:id="4375" w:author="ilia kassianenko" w:date="2019-03-21T21:37:00Z">
              <w:rPr/>
            </w:rPrChange>
          </w:rPr>
          <w:t xml:space="preserve">Figure </w:t>
        </w:r>
        <w:r w:rsidRPr="0047260E">
          <w:rPr>
            <w:lang w:val="en-CA"/>
            <w:rPrChange w:id="4376" w:author="ilia kassianenko" w:date="2019-03-21T21:37:00Z">
              <w:rPr/>
            </w:rPrChange>
          </w:rPr>
          <w:fldChar w:fldCharType="begin"/>
        </w:r>
        <w:r w:rsidRPr="0047260E">
          <w:rPr>
            <w:lang w:val="en-CA"/>
            <w:rPrChange w:id="4377" w:author="ilia kassianenko" w:date="2019-03-21T21:37:00Z">
              <w:rPr/>
            </w:rPrChange>
          </w:rPr>
          <w:instrText xml:space="preserve"> SEQ Figure \* ARABIC </w:instrText>
        </w:r>
      </w:ins>
      <w:r w:rsidRPr="0047260E">
        <w:rPr>
          <w:lang w:val="en-CA"/>
          <w:rPrChange w:id="4378" w:author="ilia kassianenko" w:date="2019-03-21T21:37:00Z">
            <w:rPr/>
          </w:rPrChange>
        </w:rPr>
        <w:fldChar w:fldCharType="separate"/>
      </w:r>
      <w:ins w:id="4379" w:author="ilia kassianenko" w:date="2019-03-21T21:41:00Z">
        <w:r w:rsidR="007B6C7E">
          <w:rPr>
            <w:noProof/>
            <w:lang w:val="en-CA"/>
          </w:rPr>
          <w:t>3</w:t>
        </w:r>
      </w:ins>
      <w:ins w:id="4380" w:author="outpost" w:date="2019-03-18T21:53:00Z">
        <w:r w:rsidRPr="0047260E">
          <w:rPr>
            <w:lang w:val="en-CA"/>
            <w:rPrChange w:id="4381" w:author="ilia kassianenko" w:date="2019-03-21T21:37:00Z">
              <w:rPr/>
            </w:rPrChange>
          </w:rPr>
          <w:fldChar w:fldCharType="end"/>
        </w:r>
        <w:r w:rsidRPr="0047260E">
          <w:rPr>
            <w:lang w:val="en-CA"/>
            <w:rPrChange w:id="4382" w:author="ilia kassianenko" w:date="2019-03-21T21:37:00Z">
              <w:rPr/>
            </w:rPrChange>
          </w:rPr>
          <w:t xml:space="preserve"> Logical Data Model (LDM) and LDM Entity Relationship Diagram (ERD).</w:t>
        </w:r>
      </w:ins>
      <w:ins w:id="4383" w:author="ilia kassianenko" w:date="2019-03-21T20:38:00Z">
        <w:r w:rsidR="00766A22" w:rsidRPr="0047260E">
          <w:rPr>
            <w:lang w:val="en-CA"/>
            <w:rPrChange w:id="4384" w:author="ilia kassianenko" w:date="2019-03-21T21:37:00Z">
              <w:rPr/>
            </w:rPrChange>
          </w:rPr>
          <w:t xml:space="preserve"> [8]</w:t>
        </w:r>
      </w:ins>
    </w:p>
    <w:p w14:paraId="21F89A06" w14:textId="5C37CC19" w:rsidR="00E56750" w:rsidRPr="0047260E" w:rsidRDefault="004670F5">
      <w:pPr>
        <w:pStyle w:val="InstructionalTextBullet"/>
        <w:ind w:left="-567"/>
        <w:rPr>
          <w:lang w:val="en-CA"/>
          <w:rPrChange w:id="4385" w:author="ilia kassianenko" w:date="2019-03-21T21:37:00Z">
            <w:rPr/>
          </w:rPrChange>
        </w:rPr>
        <w:pPrChange w:id="4386" w:author="Fritz Gyger" w:date="2019-03-08T16:58:00Z">
          <w:pPr>
            <w:pStyle w:val="InstructionalTextBullet"/>
            <w:numPr>
              <w:numId w:val="3"/>
            </w:numPr>
            <w:ind w:left="720" w:hanging="360"/>
          </w:pPr>
        </w:pPrChange>
      </w:pPr>
      <w:ins w:id="4387" w:author="Fritz Gyger" w:date="2019-03-11T20:34:00Z">
        <w:r w:rsidRPr="0047260E">
          <w:rPr>
            <w:noProof/>
            <w:lang w:val="en-CA" w:eastAsia="en-CA"/>
            <w:rPrChange w:id="4388" w:author="ilia kassianenko" w:date="2019-03-21T21:37:00Z">
              <w:rPr>
                <w:noProof/>
                <w:lang w:val="en-CA" w:eastAsia="en-CA"/>
              </w:rPr>
            </w:rPrChange>
          </w:rPr>
          <w:t xml:space="preserve"> </w:t>
        </w:r>
      </w:ins>
      <w:del w:id="4389" w:author="Fritz Gyger" w:date="2019-03-11T20:34:00Z">
        <w:r w:rsidR="00E56750" w:rsidRPr="0047260E" w:rsidDel="004670F5">
          <w:rPr>
            <w:noProof/>
            <w:lang w:val="en-CA"/>
            <w:rPrChange w:id="4390" w:author="ilia kassianenko" w:date="2019-03-21T21:37:00Z">
              <w:rPr>
                <w:noProof/>
              </w:rPr>
            </w:rPrChange>
          </w:rPr>
          <w:drawing>
            <wp:inline distT="0" distB="0" distL="0" distR="0" wp14:anchorId="5A3A6FB8" wp14:editId="0DF4036D">
              <wp:extent cx="6477000" cy="308072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5384" cy="3089471"/>
                      </a:xfrm>
                      <a:prstGeom prst="rect">
                        <a:avLst/>
                      </a:prstGeom>
                    </pic:spPr>
                  </pic:pic>
                </a:graphicData>
              </a:graphic>
            </wp:inline>
          </w:drawing>
        </w:r>
      </w:del>
    </w:p>
    <w:p w14:paraId="59399073" w14:textId="5749387B" w:rsidR="00E537B5" w:rsidRPr="0047260E" w:rsidDel="00766A22" w:rsidRDefault="006D5B39" w:rsidP="00766A22">
      <w:pPr>
        <w:pStyle w:val="InstructionalTextBullet"/>
        <w:rPr>
          <w:del w:id="4391" w:author="ilia kassianenko" w:date="2019-03-21T20:39:00Z"/>
          <w:color w:val="auto"/>
          <w:sz w:val="20"/>
          <w:szCs w:val="20"/>
          <w:lang w:val="en-CA"/>
          <w:rPrChange w:id="4392" w:author="ilia kassianenko" w:date="2019-03-21T21:37:00Z">
            <w:rPr>
              <w:del w:id="4393" w:author="ilia kassianenko" w:date="2019-03-21T20:39:00Z"/>
            </w:rPr>
          </w:rPrChange>
        </w:rPr>
        <w:pPrChange w:id="4394" w:author="ilia kassianenko" w:date="2019-03-21T20:39:00Z">
          <w:pPr>
            <w:pStyle w:val="InstructionalTextBullet"/>
            <w:ind w:left="360"/>
          </w:pPr>
        </w:pPrChange>
      </w:pPr>
      <w:ins w:id="4395" w:author="Fritz Gyger" w:date="2019-03-17T15:23:00Z">
        <w:del w:id="4396" w:author="ilia kassianenko" w:date="2019-03-21T20:39:00Z">
          <w:r w:rsidRPr="0047260E" w:rsidDel="00766A22">
            <w:rPr>
              <w:rStyle w:val="Hyperlink"/>
              <w:color w:val="auto"/>
              <w:sz w:val="20"/>
              <w:szCs w:val="20"/>
              <w:highlight w:val="yellow"/>
              <w:lang w:val="en-CA"/>
              <w:rPrChange w:id="4397" w:author="ilia kassianenko" w:date="2019-03-21T21:37:00Z">
                <w:rPr>
                  <w:rStyle w:val="Hyperlink"/>
                  <w:color w:val="auto"/>
                  <w:sz w:val="16"/>
                  <w:szCs w:val="16"/>
                </w:rPr>
              </w:rPrChange>
            </w:rPr>
            <w:delText xml:space="preserve">[8]  </w:delText>
          </w:r>
        </w:del>
      </w:ins>
      <w:del w:id="4398" w:author="ilia kassianenko" w:date="2019-03-21T20:39:00Z">
        <w:r w:rsidR="006352E5" w:rsidRPr="0047260E" w:rsidDel="00766A22">
          <w:rPr>
            <w:rStyle w:val="Hyperlink"/>
            <w:color w:val="auto"/>
            <w:sz w:val="20"/>
            <w:szCs w:val="20"/>
            <w:highlight w:val="yellow"/>
            <w:lang w:val="en-CA"/>
            <w:rPrChange w:id="4399" w:author="ilia kassianenko" w:date="2019-03-21T21:37:00Z">
              <w:rPr>
                <w:rStyle w:val="Hyperlink"/>
              </w:rPr>
            </w:rPrChange>
          </w:rPr>
          <w:fldChar w:fldCharType="begin"/>
        </w:r>
        <w:r w:rsidR="006352E5" w:rsidRPr="0047260E" w:rsidDel="00766A22">
          <w:rPr>
            <w:rStyle w:val="Hyperlink"/>
            <w:color w:val="auto"/>
            <w:sz w:val="20"/>
            <w:szCs w:val="20"/>
            <w:highlight w:val="yellow"/>
            <w:lang w:val="en-CA"/>
            <w:rPrChange w:id="4400" w:author="ilia kassianenko" w:date="2019-03-21T21:37:00Z">
              <w:rPr>
                <w:rStyle w:val="Hyperlink"/>
              </w:rPr>
            </w:rPrChange>
          </w:rPr>
          <w:delInstrText xml:space="preserve"> HYPERLINK "https://realtimeboard.com/app/board/o9J_kyQw7mY=/?userEmail=fgyger@gmail.com&amp;invite=2aaaaaaadcc970d363df49da3d893532-f09c55633fb9bfe1-e627fdad19a479bc-f83312ccebd6dc98&amp;event=mailInvite&amp;mailUserEmail=fgyger@gmail.com&amp;track=true%22" </w:delInstrText>
        </w:r>
        <w:r w:rsidR="006352E5" w:rsidRPr="0047260E" w:rsidDel="00766A22">
          <w:rPr>
            <w:rStyle w:val="Hyperlink"/>
            <w:color w:val="auto"/>
            <w:sz w:val="20"/>
            <w:szCs w:val="20"/>
            <w:highlight w:val="yellow"/>
            <w:lang w:val="en-CA"/>
            <w:rPrChange w:id="4401" w:author="ilia kassianenko" w:date="2019-03-21T21:37:00Z">
              <w:rPr>
                <w:rStyle w:val="Hyperlink"/>
              </w:rPr>
            </w:rPrChange>
          </w:rPr>
          <w:fldChar w:fldCharType="separate"/>
        </w:r>
        <w:r w:rsidR="00650514" w:rsidRPr="0047260E" w:rsidDel="00766A22">
          <w:rPr>
            <w:rStyle w:val="Hyperlink"/>
            <w:color w:val="auto"/>
            <w:sz w:val="20"/>
            <w:szCs w:val="20"/>
            <w:highlight w:val="yellow"/>
            <w:lang w:val="en-CA"/>
            <w:rPrChange w:id="4402" w:author="ilia kassianenko" w:date="2019-03-21T21:37:00Z">
              <w:rPr>
                <w:rStyle w:val="Hyperlink"/>
              </w:rPr>
            </w:rPrChange>
          </w:rPr>
          <w:delText>https://realtimeboard.com/app/board/o9J_kyQw7mY=/?userEmail=fgyger@gmail.com&amp;invite=2aaaaaaadcc970d363df49da3d893532-f09c55633fb9bfe1-e627fdad19a479bc-f83312ccebd6dc98&amp;event=mailInvite&amp;mailUserEmail=fgyger@gmail.com&amp;track=true%22</w:delText>
        </w:r>
        <w:r w:rsidR="006352E5" w:rsidRPr="0047260E" w:rsidDel="00766A22">
          <w:rPr>
            <w:rStyle w:val="Hyperlink"/>
            <w:color w:val="auto"/>
            <w:sz w:val="20"/>
            <w:szCs w:val="20"/>
            <w:highlight w:val="yellow"/>
            <w:lang w:val="en-CA"/>
            <w:rPrChange w:id="4403" w:author="ilia kassianenko" w:date="2019-03-21T21:37:00Z">
              <w:rPr>
                <w:rStyle w:val="Hyperlink"/>
              </w:rPr>
            </w:rPrChange>
          </w:rPr>
          <w:fldChar w:fldCharType="end"/>
        </w:r>
      </w:del>
    </w:p>
    <w:p w14:paraId="1067756E" w14:textId="77777777" w:rsidR="00650514" w:rsidRPr="0047260E" w:rsidRDefault="00650514" w:rsidP="00E537B5">
      <w:pPr>
        <w:pStyle w:val="InstructionalTextBullet"/>
        <w:ind w:left="360"/>
        <w:rPr>
          <w:lang w:val="en-CA"/>
          <w:rPrChange w:id="4404" w:author="ilia kassianenko" w:date="2019-03-21T21:37:00Z">
            <w:rPr/>
          </w:rPrChange>
        </w:rPr>
      </w:pPr>
    </w:p>
    <w:p w14:paraId="39393472" w14:textId="4660E259" w:rsidR="00094922" w:rsidRPr="0047260E" w:rsidRDefault="004B2EA2">
      <w:pPr>
        <w:pStyle w:val="InstructionalTextBullet"/>
        <w:numPr>
          <w:ilvl w:val="0"/>
          <w:numId w:val="3"/>
        </w:numPr>
        <w:rPr>
          <w:ins w:id="4405" w:author="Fritz Gyger" w:date="2019-03-08T17:00:00Z"/>
          <w:i w:val="0"/>
          <w:color w:val="auto"/>
          <w:sz w:val="22"/>
          <w:szCs w:val="22"/>
          <w:lang w:val="en-CA"/>
          <w:rPrChange w:id="4406" w:author="ilia kassianenko" w:date="2019-03-21T21:37:00Z">
            <w:rPr>
              <w:ins w:id="4407" w:author="Fritz Gyger" w:date="2019-03-08T17:00:00Z"/>
            </w:rPr>
          </w:rPrChange>
        </w:rPr>
      </w:pPr>
      <w:r w:rsidRPr="0047260E">
        <w:rPr>
          <w:i w:val="0"/>
          <w:color w:val="auto"/>
          <w:sz w:val="22"/>
          <w:szCs w:val="22"/>
          <w:lang w:val="en-CA"/>
          <w:rPrChange w:id="4408" w:author="ilia kassianenko" w:date="2019-03-21T21:37:00Z">
            <w:rPr/>
          </w:rPrChange>
        </w:rPr>
        <w:t>Physical Data Model (PDM) with a description of the DBMS schemas, sub-schemas, records, sets, tables</w:t>
      </w:r>
      <w:ins w:id="4409" w:author="Fritz Gyger" w:date="2019-03-21T17:16:00Z">
        <w:r w:rsidR="0081673A" w:rsidRPr="0047260E">
          <w:rPr>
            <w:i w:val="0"/>
            <w:color w:val="auto"/>
            <w:sz w:val="22"/>
            <w:szCs w:val="22"/>
            <w:lang w:val="en-CA"/>
            <w:rPrChange w:id="4410" w:author="ilia kassianenko" w:date="2019-03-21T21:37:00Z">
              <w:rPr>
                <w:i w:val="0"/>
                <w:color w:val="auto"/>
              </w:rPr>
            </w:rPrChange>
          </w:rPr>
          <w:t xml:space="preserve"> (DDL) </w:t>
        </w:r>
      </w:ins>
      <w:del w:id="4411" w:author="Fritz Gyger" w:date="2019-03-21T17:16:00Z">
        <w:r w:rsidRPr="0047260E" w:rsidDel="0081673A">
          <w:rPr>
            <w:i w:val="0"/>
            <w:color w:val="auto"/>
            <w:sz w:val="22"/>
            <w:szCs w:val="22"/>
            <w:lang w:val="en-CA"/>
            <w:rPrChange w:id="4412" w:author="ilia kassianenko" w:date="2019-03-21T21:37:00Z">
              <w:rPr/>
            </w:rPrChange>
          </w:rPr>
          <w:delText>.</w:delText>
        </w:r>
        <w:r w:rsidR="00532287" w:rsidRPr="0047260E" w:rsidDel="0081673A">
          <w:rPr>
            <w:i w:val="0"/>
            <w:color w:val="auto"/>
            <w:sz w:val="22"/>
            <w:szCs w:val="22"/>
            <w:lang w:val="en-CA"/>
            <w:rPrChange w:id="4413" w:author="ilia kassianenko" w:date="2019-03-21T21:37:00Z">
              <w:rPr/>
            </w:rPrChange>
          </w:rPr>
          <w:delText xml:space="preserve"> </w:delText>
        </w:r>
      </w:del>
      <w:ins w:id="4414" w:author="Fritz Gyger" w:date="2019-03-21T17:16:00Z">
        <w:r w:rsidR="0081673A" w:rsidRPr="0047260E">
          <w:rPr>
            <w:i w:val="0"/>
            <w:color w:val="auto"/>
            <w:sz w:val="22"/>
            <w:szCs w:val="22"/>
            <w:lang w:val="en-CA"/>
            <w:rPrChange w:id="4415" w:author="ilia kassianenko" w:date="2019-03-21T21:37:00Z">
              <w:rPr>
                <w:i w:val="0"/>
                <w:color w:val="auto"/>
              </w:rPr>
            </w:rPrChange>
          </w:rPr>
          <w:t xml:space="preserve">: </w:t>
        </w:r>
      </w:ins>
    </w:p>
    <w:p w14:paraId="6C10B4C8" w14:textId="7C899DBD" w:rsidR="00BB12B8" w:rsidRPr="0047260E" w:rsidRDefault="00094922" w:rsidP="00766A22">
      <w:pPr>
        <w:pStyle w:val="InstructionalTextBullet"/>
        <w:ind w:left="1080" w:firstLine="360"/>
        <w:rPr>
          <w:i w:val="0"/>
          <w:color w:val="auto"/>
          <w:sz w:val="22"/>
          <w:szCs w:val="22"/>
          <w:lang w:val="en-CA"/>
          <w:rPrChange w:id="4416" w:author="ilia kassianenko" w:date="2019-03-21T21:37:00Z">
            <w:rPr/>
          </w:rPrChange>
        </w:rPr>
        <w:pPrChange w:id="4417" w:author="ilia kassianenko" w:date="2019-03-21T20:39:00Z">
          <w:pPr>
            <w:pStyle w:val="InstructionalTextBullet"/>
            <w:numPr>
              <w:numId w:val="3"/>
            </w:numPr>
            <w:ind w:left="720" w:hanging="360"/>
          </w:pPr>
        </w:pPrChange>
      </w:pPr>
      <w:ins w:id="4418" w:author="Fritz Gyger" w:date="2019-03-08T17:00:00Z">
        <w:r w:rsidRPr="0047260E">
          <w:rPr>
            <w:i w:val="0"/>
            <w:color w:val="auto"/>
            <w:sz w:val="22"/>
            <w:szCs w:val="22"/>
            <w:lang w:val="en-CA"/>
            <w:rPrChange w:id="4419" w:author="ilia kassianenko" w:date="2019-03-21T21:37:00Z">
              <w:rPr/>
            </w:rPrChange>
          </w:rPr>
          <w:t xml:space="preserve">See Appendix </w:t>
        </w:r>
      </w:ins>
      <w:ins w:id="4420" w:author="outpost" w:date="2019-03-18T21:53:00Z">
        <w:r w:rsidR="008257AB" w:rsidRPr="0047260E">
          <w:rPr>
            <w:i w:val="0"/>
            <w:color w:val="auto"/>
            <w:sz w:val="22"/>
            <w:szCs w:val="22"/>
            <w:lang w:val="en-CA"/>
            <w:rPrChange w:id="4421" w:author="ilia kassianenko" w:date="2019-03-21T21:37:00Z">
              <w:rPr>
                <w:color w:val="auto"/>
              </w:rPr>
            </w:rPrChange>
          </w:rPr>
          <w:t>B</w:t>
        </w:r>
      </w:ins>
      <w:ins w:id="4422" w:author="Fritz Gyger" w:date="2019-03-08T17:00:00Z">
        <w:del w:id="4423" w:author="outpost" w:date="2019-03-18T21:53:00Z">
          <w:r w:rsidRPr="0047260E" w:rsidDel="008257AB">
            <w:rPr>
              <w:i w:val="0"/>
              <w:color w:val="auto"/>
              <w:sz w:val="22"/>
              <w:szCs w:val="22"/>
              <w:lang w:val="en-CA"/>
              <w:rPrChange w:id="4424" w:author="ilia kassianenko" w:date="2019-03-21T21:37:00Z">
                <w:rPr/>
              </w:rPrChange>
            </w:rPr>
            <w:delText>3</w:delText>
          </w:r>
        </w:del>
        <w:r w:rsidRPr="0047260E">
          <w:rPr>
            <w:i w:val="0"/>
            <w:color w:val="auto"/>
            <w:sz w:val="22"/>
            <w:szCs w:val="22"/>
            <w:lang w:val="en-CA"/>
            <w:rPrChange w:id="4425" w:author="ilia kassianenko" w:date="2019-03-21T21:37:00Z">
              <w:rPr/>
            </w:rPrChange>
          </w:rPr>
          <w:t xml:space="preserve"> </w:t>
        </w:r>
      </w:ins>
      <w:ins w:id="4426" w:author="ilia kassianenko" w:date="2019-03-21T20:39:00Z">
        <w:r w:rsidR="00766A22" w:rsidRPr="0047260E">
          <w:rPr>
            <w:i w:val="0"/>
            <w:color w:val="auto"/>
            <w:sz w:val="22"/>
            <w:szCs w:val="22"/>
            <w:lang w:val="en-CA"/>
            <w:rPrChange w:id="4427" w:author="ilia kassianenko" w:date="2019-03-21T21:37:00Z">
              <w:rPr>
                <w:i w:val="0"/>
                <w:color w:val="auto"/>
                <w:sz w:val="22"/>
                <w:szCs w:val="22"/>
              </w:rPr>
            </w:rPrChange>
          </w:rPr>
          <w:t>(</w:t>
        </w:r>
      </w:ins>
      <w:r w:rsidR="00532287" w:rsidRPr="0047260E">
        <w:rPr>
          <w:i w:val="0"/>
          <w:color w:val="auto"/>
          <w:sz w:val="22"/>
          <w:szCs w:val="22"/>
          <w:lang w:val="en-CA"/>
          <w:rPrChange w:id="4428" w:author="ilia kassianenko" w:date="2019-03-21T21:37:00Z">
            <w:rPr>
              <w:color w:val="auto"/>
            </w:rPr>
          </w:rPrChange>
        </w:rPr>
        <w:t>DDLs</w:t>
      </w:r>
      <w:ins w:id="4429" w:author="ilia kassianenko" w:date="2019-03-21T20:39:00Z">
        <w:r w:rsidR="00766A22" w:rsidRPr="0047260E">
          <w:rPr>
            <w:i w:val="0"/>
            <w:color w:val="auto"/>
            <w:sz w:val="22"/>
            <w:szCs w:val="22"/>
            <w:lang w:val="en-CA"/>
            <w:rPrChange w:id="4430" w:author="ilia kassianenko" w:date="2019-03-21T21:37:00Z">
              <w:rPr>
                <w:i w:val="0"/>
                <w:color w:val="auto"/>
                <w:sz w:val="22"/>
                <w:szCs w:val="22"/>
              </w:rPr>
            </w:rPrChange>
          </w:rPr>
          <w:t>)</w:t>
        </w:r>
      </w:ins>
    </w:p>
    <w:p w14:paraId="2847498E" w14:textId="5BE94710" w:rsidR="0014021E" w:rsidRPr="0047260E" w:rsidDel="0081673A" w:rsidRDefault="0081673A">
      <w:pPr>
        <w:pStyle w:val="InstructionalTextBullet"/>
        <w:numPr>
          <w:ilvl w:val="0"/>
          <w:numId w:val="3"/>
        </w:numPr>
        <w:rPr>
          <w:del w:id="4431" w:author="Fritz Gyger" w:date="2019-03-21T17:16:00Z"/>
          <w:color w:val="FF0000"/>
          <w:lang w:val="en-CA"/>
          <w:rPrChange w:id="4432" w:author="ilia kassianenko" w:date="2019-03-21T21:37:00Z">
            <w:rPr>
              <w:del w:id="4433" w:author="Fritz Gyger" w:date="2019-03-21T17:16:00Z"/>
            </w:rPr>
          </w:rPrChange>
        </w:rPr>
      </w:pPr>
      <w:ins w:id="4434" w:author="Fritz Gyger" w:date="2019-03-21T17:16:00Z">
        <w:r w:rsidRPr="0047260E">
          <w:rPr>
            <w:lang w:val="en-CA"/>
            <w:rPrChange w:id="4435" w:author="ilia kassianenko" w:date="2019-03-21T21:37:00Z">
              <w:rPr/>
            </w:rPrChange>
          </w:rPr>
          <w:t xml:space="preserve">Expected </w:t>
        </w:r>
      </w:ins>
      <w:del w:id="4436" w:author="Fritz Gyger" w:date="2019-03-21T17:16:00Z">
        <w:r w:rsidR="004B2EA2" w:rsidRPr="0047260E" w:rsidDel="0081673A">
          <w:rPr>
            <w:lang w:val="en-CA"/>
            <w:rPrChange w:id="4437" w:author="ilia kassianenko" w:date="2019-03-21T21:37:00Z">
              <w:rPr/>
            </w:rPrChange>
          </w:rPr>
          <w:delText>A comprehensive Data Dictionary showing data stores, data element name, type, length, source, constraints, validation rules, maintenance (create, read, update, delete (CRUD) capability), audit and data masking requirements, expected data volumes, life expectancy of the data, information life-cycle management strategy or at least an archiving strategy, outputs, aliases, and description.</w:delText>
        </w:r>
      </w:del>
    </w:p>
    <w:p w14:paraId="50B5C278" w14:textId="1B57F1A4" w:rsidR="00BB12B8" w:rsidRPr="0047260E" w:rsidDel="0081673A" w:rsidRDefault="004B2EA2">
      <w:pPr>
        <w:pStyle w:val="InstructionalTextBullet"/>
        <w:numPr>
          <w:ilvl w:val="0"/>
          <w:numId w:val="3"/>
        </w:numPr>
        <w:rPr>
          <w:del w:id="4438" w:author="Fritz Gyger" w:date="2019-03-21T17:16:00Z"/>
          <w:lang w:val="en-CA"/>
          <w:rPrChange w:id="4439" w:author="ilia kassianenko" w:date="2019-03-21T21:37:00Z">
            <w:rPr>
              <w:del w:id="4440" w:author="Fritz Gyger" w:date="2019-03-21T17:16:00Z"/>
            </w:rPr>
          </w:rPrChange>
        </w:rPr>
      </w:pPr>
      <w:del w:id="4441" w:author="Fritz Gyger" w:date="2019-03-21T17:16:00Z">
        <w:r w:rsidRPr="0047260E" w:rsidDel="0081673A">
          <w:rPr>
            <w:lang w:val="en-CA"/>
            <w:rPrChange w:id="4442" w:author="ilia kassianenko" w:date="2019-03-21T21:37:00Z">
              <w:rPr/>
            </w:rPrChange>
          </w:rPr>
          <w:delText>Planned implementation factors (e.g., distribution and synchronization) that impact the design.</w:delText>
        </w:r>
      </w:del>
    </w:p>
    <w:p w14:paraId="67F2598C" w14:textId="15B599B0" w:rsidR="00BB12B8" w:rsidRPr="0047260E" w:rsidDel="0081673A" w:rsidRDefault="004B2EA2">
      <w:pPr>
        <w:pStyle w:val="InstructionalTextBullet"/>
        <w:numPr>
          <w:ilvl w:val="0"/>
          <w:numId w:val="3"/>
        </w:numPr>
        <w:rPr>
          <w:del w:id="4443" w:author="Fritz Gyger" w:date="2019-03-21T17:16:00Z"/>
          <w:lang w:val="en-CA"/>
          <w:rPrChange w:id="4444" w:author="ilia kassianenko" w:date="2019-03-21T21:37:00Z">
            <w:rPr>
              <w:del w:id="4445" w:author="Fritz Gyger" w:date="2019-03-21T17:16:00Z"/>
            </w:rPr>
          </w:rPrChange>
        </w:rPr>
      </w:pPr>
      <w:del w:id="4446" w:author="Fritz Gyger" w:date="2019-03-21T17:16:00Z">
        <w:r w:rsidRPr="0047260E" w:rsidDel="0081673A">
          <w:rPr>
            <w:lang w:val="en-CA"/>
            <w:rPrChange w:id="4447" w:author="ilia kassianenko" w:date="2019-03-21T21:37:00Z">
              <w:rPr/>
            </w:rPrChange>
          </w:rPr>
          <w:delText>Estimate of the DBMS file size or volume of data per entity.</w:delText>
        </w:r>
      </w:del>
    </w:p>
    <w:p w14:paraId="57623589" w14:textId="12243D3F" w:rsidR="00532287" w:rsidRPr="0047260E" w:rsidRDefault="00532287" w:rsidP="00532287">
      <w:pPr>
        <w:pStyle w:val="BodyText"/>
        <w:numPr>
          <w:ilvl w:val="0"/>
          <w:numId w:val="3"/>
        </w:numPr>
        <w:rPr>
          <w:lang w:val="en-CA" w:eastAsia="ar-SA"/>
          <w:rPrChange w:id="4448" w:author="ilia kassianenko" w:date="2019-03-21T21:37:00Z">
            <w:rPr>
              <w:lang w:val="en-CA" w:eastAsia="ar-SA"/>
            </w:rPr>
          </w:rPrChange>
        </w:rPr>
      </w:pPr>
      <w:del w:id="4449" w:author="Fritz Gyger" w:date="2019-03-21T17:16:00Z">
        <w:r w:rsidRPr="0047260E" w:rsidDel="0081673A">
          <w:rPr>
            <w:lang w:val="en-CA" w:eastAsia="ar-SA"/>
            <w:rPrChange w:id="4450" w:author="ilia kassianenko" w:date="2019-03-21T21:37:00Z">
              <w:rPr>
                <w:lang w:val="en-CA" w:eastAsia="ar-SA"/>
              </w:rPr>
            </w:rPrChange>
          </w:rPr>
          <w:delText>V</w:delText>
        </w:r>
      </w:del>
      <w:proofErr w:type="gramStart"/>
      <w:ins w:id="4451" w:author="Fritz Gyger" w:date="2019-03-21T17:16:00Z">
        <w:r w:rsidR="0081673A" w:rsidRPr="0047260E">
          <w:rPr>
            <w:lang w:val="en-CA" w:eastAsia="ar-SA"/>
            <w:rPrChange w:id="4452" w:author="ilia kassianenko" w:date="2019-03-21T21:37:00Z">
              <w:rPr>
                <w:lang w:val="en-CA" w:eastAsia="ar-SA"/>
              </w:rPr>
            </w:rPrChange>
          </w:rPr>
          <w:t>v</w:t>
        </w:r>
      </w:ins>
      <w:r w:rsidRPr="0047260E">
        <w:rPr>
          <w:lang w:val="en-CA" w:eastAsia="ar-SA"/>
          <w:rPrChange w:id="4453" w:author="ilia kassianenko" w:date="2019-03-21T21:37:00Z">
            <w:rPr>
              <w:lang w:val="en-CA" w:eastAsia="ar-SA"/>
            </w:rPr>
          </w:rPrChange>
        </w:rPr>
        <w:t>olume</w:t>
      </w:r>
      <w:proofErr w:type="gramEnd"/>
      <w:r w:rsidRPr="0047260E">
        <w:rPr>
          <w:lang w:val="en-CA" w:eastAsia="ar-SA"/>
          <w:rPrChange w:id="4454" w:author="ilia kassianenko" w:date="2019-03-21T21:37:00Z">
            <w:rPr>
              <w:lang w:val="en-CA" w:eastAsia="ar-SA"/>
            </w:rPr>
          </w:rPrChange>
        </w:rPr>
        <w:t xml:space="preserve"> :</w:t>
      </w:r>
    </w:p>
    <w:p w14:paraId="6DACB543" w14:textId="20CD6DF7" w:rsidR="00532287" w:rsidRPr="0047260E" w:rsidRDefault="00532287" w:rsidP="00532287">
      <w:pPr>
        <w:pStyle w:val="BodyText"/>
        <w:numPr>
          <w:ilvl w:val="1"/>
          <w:numId w:val="3"/>
        </w:numPr>
        <w:rPr>
          <w:lang w:val="en-CA" w:eastAsia="ar-SA"/>
          <w:rPrChange w:id="4455" w:author="ilia kassianenko" w:date="2019-03-21T21:37:00Z">
            <w:rPr>
              <w:lang w:val="en-CA" w:eastAsia="ar-SA"/>
            </w:rPr>
          </w:rPrChange>
        </w:rPr>
      </w:pPr>
      <w:r w:rsidRPr="0047260E">
        <w:rPr>
          <w:lang w:val="en-CA" w:eastAsia="ar-SA"/>
          <w:rPrChange w:id="4456" w:author="ilia kassianenko" w:date="2019-03-21T21:37:00Z">
            <w:rPr>
              <w:lang w:val="en-CA" w:eastAsia="ar-SA"/>
            </w:rPr>
          </w:rPrChange>
        </w:rPr>
        <w:t>Initial</w:t>
      </w:r>
      <w:del w:id="4457" w:author="ilia kassianenko" w:date="2019-03-21T20:40:00Z">
        <w:r w:rsidRPr="0047260E" w:rsidDel="00766A22">
          <w:rPr>
            <w:lang w:val="en-CA" w:eastAsia="ar-SA"/>
            <w:rPrChange w:id="4458" w:author="ilia kassianenko" w:date="2019-03-21T21:37:00Z">
              <w:rPr>
                <w:lang w:val="en-CA" w:eastAsia="ar-SA"/>
              </w:rPr>
            </w:rPrChange>
          </w:rPr>
          <w:delText xml:space="preserve"> </w:delText>
        </w:r>
      </w:del>
      <w:r w:rsidRPr="0047260E">
        <w:rPr>
          <w:lang w:val="en-CA" w:eastAsia="ar-SA"/>
          <w:rPrChange w:id="4459" w:author="ilia kassianenko" w:date="2019-03-21T21:37:00Z">
            <w:rPr>
              <w:lang w:val="en-CA" w:eastAsia="ar-SA"/>
            </w:rPr>
          </w:rPrChange>
        </w:rPr>
        <w:t>: a</w:t>
      </w:r>
      <w:ins w:id="4460" w:author="ilia kassianenko" w:date="2019-03-21T20:39:00Z">
        <w:r w:rsidR="00766A22" w:rsidRPr="0047260E">
          <w:rPr>
            <w:lang w:val="en-CA" w:eastAsia="ar-SA"/>
            <w:rPrChange w:id="4461" w:author="ilia kassianenko" w:date="2019-03-21T21:37:00Z">
              <w:rPr>
                <w:lang w:val="en-CA" w:eastAsia="ar-SA"/>
              </w:rPr>
            </w:rPrChange>
          </w:rPr>
          <w:t>pproximately</w:t>
        </w:r>
      </w:ins>
      <w:del w:id="4462" w:author="ilia kassianenko" w:date="2019-03-21T20:39:00Z">
        <w:r w:rsidRPr="0047260E" w:rsidDel="00766A22">
          <w:rPr>
            <w:lang w:val="en-CA" w:eastAsia="ar-SA"/>
            <w:rPrChange w:id="4463" w:author="ilia kassianenko" w:date="2019-03-21T21:37:00Z">
              <w:rPr>
                <w:lang w:val="en-CA" w:eastAsia="ar-SA"/>
              </w:rPr>
            </w:rPrChange>
          </w:rPr>
          <w:delText>bout</w:delText>
        </w:r>
      </w:del>
      <w:r w:rsidRPr="0047260E">
        <w:rPr>
          <w:lang w:val="en-CA" w:eastAsia="ar-SA"/>
          <w:rPrChange w:id="4464" w:author="ilia kassianenko" w:date="2019-03-21T21:37:00Z">
            <w:rPr>
              <w:lang w:val="en-CA" w:eastAsia="ar-SA"/>
            </w:rPr>
          </w:rPrChange>
        </w:rPr>
        <w:t xml:space="preserve"> 35 MB </w:t>
      </w:r>
    </w:p>
    <w:p w14:paraId="15B2CC25" w14:textId="1B037393" w:rsidR="00532287" w:rsidRPr="0047260E" w:rsidDel="0081673A" w:rsidRDefault="00532287" w:rsidP="00532287">
      <w:pPr>
        <w:pStyle w:val="BodyText"/>
        <w:numPr>
          <w:ilvl w:val="1"/>
          <w:numId w:val="3"/>
        </w:numPr>
        <w:rPr>
          <w:del w:id="4465" w:author="Fritz Gyger" w:date="2019-03-21T17:17:00Z"/>
          <w:lang w:val="en-CA" w:eastAsia="ar-SA"/>
          <w:rPrChange w:id="4466" w:author="ilia kassianenko" w:date="2019-03-21T21:37:00Z">
            <w:rPr>
              <w:del w:id="4467" w:author="Fritz Gyger" w:date="2019-03-21T17:17:00Z"/>
              <w:lang w:val="en-CA" w:eastAsia="ar-SA"/>
            </w:rPr>
          </w:rPrChange>
        </w:rPr>
      </w:pPr>
      <w:r w:rsidRPr="0047260E">
        <w:rPr>
          <w:lang w:val="en-CA" w:eastAsia="ar-SA"/>
          <w:rPrChange w:id="4468" w:author="ilia kassianenko" w:date="2019-03-21T21:37:00Z">
            <w:rPr>
              <w:lang w:val="en-CA" w:eastAsia="ar-SA"/>
            </w:rPr>
          </w:rPrChange>
        </w:rPr>
        <w:t>Weekly growth</w:t>
      </w:r>
      <w:del w:id="4469" w:author="Fritz Gyger" w:date="2019-03-11T20:06:00Z">
        <w:r w:rsidRPr="0047260E" w:rsidDel="000833BB">
          <w:rPr>
            <w:lang w:val="en-CA" w:eastAsia="ar-SA"/>
            <w:rPrChange w:id="4470" w:author="ilia kassianenko" w:date="2019-03-21T21:37:00Z">
              <w:rPr>
                <w:lang w:val="en-CA" w:eastAsia="ar-SA"/>
              </w:rPr>
            </w:rPrChange>
          </w:rPr>
          <w:delText xml:space="preserve"> </w:delText>
        </w:r>
      </w:del>
      <w:r w:rsidRPr="0047260E">
        <w:rPr>
          <w:lang w:val="en-CA" w:eastAsia="ar-SA"/>
          <w:rPrChange w:id="4471" w:author="ilia kassianenko" w:date="2019-03-21T21:37:00Z">
            <w:rPr>
              <w:lang w:val="en-CA" w:eastAsia="ar-SA"/>
            </w:rPr>
          </w:rPrChange>
        </w:rPr>
        <w:t>: about 10</w:t>
      </w:r>
      <w:ins w:id="4472" w:author="ilia kassianenko" w:date="2019-03-21T20:40:00Z">
        <w:r w:rsidR="00766A22" w:rsidRPr="0047260E">
          <w:rPr>
            <w:lang w:val="en-CA" w:eastAsia="ar-SA"/>
            <w:rPrChange w:id="4473" w:author="ilia kassianenko" w:date="2019-03-21T21:37:00Z">
              <w:rPr>
                <w:lang w:val="en-CA" w:eastAsia="ar-SA"/>
              </w:rPr>
            </w:rPrChange>
          </w:rPr>
          <w:t xml:space="preserve"> </w:t>
        </w:r>
      </w:ins>
      <w:r w:rsidRPr="0047260E">
        <w:rPr>
          <w:lang w:val="en-CA" w:eastAsia="ar-SA"/>
          <w:rPrChange w:id="4474" w:author="ilia kassianenko" w:date="2019-03-21T21:37:00Z">
            <w:rPr>
              <w:lang w:val="en-CA" w:eastAsia="ar-SA"/>
            </w:rPr>
          </w:rPrChange>
        </w:rPr>
        <w:t xml:space="preserve">MB for transaction </w:t>
      </w:r>
      <w:ins w:id="4475" w:author="ilia kassianenko" w:date="2019-03-21T20:40:00Z">
        <w:r w:rsidR="00766A22" w:rsidRPr="0047260E">
          <w:rPr>
            <w:lang w:val="en-CA" w:eastAsia="ar-SA"/>
            <w:rPrChange w:id="4476" w:author="ilia kassianenko" w:date="2019-03-21T21:37:00Z">
              <w:rPr>
                <w:lang w:val="en-CA" w:eastAsia="ar-SA"/>
              </w:rPr>
            </w:rPrChange>
          </w:rPr>
          <w:t>and</w:t>
        </w:r>
      </w:ins>
      <w:del w:id="4477" w:author="ilia kassianenko" w:date="2019-03-21T20:40:00Z">
        <w:r w:rsidRPr="0047260E" w:rsidDel="00766A22">
          <w:rPr>
            <w:lang w:val="en-CA" w:eastAsia="ar-SA"/>
            <w:rPrChange w:id="4478" w:author="ilia kassianenko" w:date="2019-03-21T21:37:00Z">
              <w:rPr>
                <w:lang w:val="en-CA" w:eastAsia="ar-SA"/>
              </w:rPr>
            </w:rPrChange>
          </w:rPr>
          <w:delText>&amp;</w:delText>
        </w:r>
      </w:del>
      <w:r w:rsidRPr="0047260E">
        <w:rPr>
          <w:lang w:val="en-CA" w:eastAsia="ar-SA"/>
          <w:rPrChange w:id="4479" w:author="ilia kassianenko" w:date="2019-03-21T21:37:00Z">
            <w:rPr>
              <w:lang w:val="en-CA" w:eastAsia="ar-SA"/>
            </w:rPr>
          </w:rPrChange>
        </w:rPr>
        <w:t xml:space="preserve"> weather data.</w:t>
      </w:r>
    </w:p>
    <w:p w14:paraId="074E6436" w14:textId="7F53CA0D" w:rsidR="00532287" w:rsidRPr="0047260E" w:rsidDel="0081673A" w:rsidRDefault="00532287">
      <w:pPr>
        <w:pStyle w:val="InstructionalTextBullet"/>
        <w:numPr>
          <w:ilvl w:val="1"/>
          <w:numId w:val="3"/>
        </w:numPr>
        <w:rPr>
          <w:del w:id="4480" w:author="Fritz Gyger" w:date="2019-03-21T17:17:00Z"/>
          <w:lang w:val="en-CA"/>
          <w:rPrChange w:id="4481" w:author="ilia kassianenko" w:date="2019-03-21T21:37:00Z">
            <w:rPr>
              <w:del w:id="4482" w:author="Fritz Gyger" w:date="2019-03-21T17:17:00Z"/>
            </w:rPr>
          </w:rPrChange>
        </w:rPr>
        <w:pPrChange w:id="4483" w:author="Fritz Gyger" w:date="2019-03-21T17:17:00Z">
          <w:pPr>
            <w:pStyle w:val="InstructionalTextBullet"/>
            <w:numPr>
              <w:numId w:val="3"/>
            </w:numPr>
            <w:ind w:left="720" w:hanging="360"/>
          </w:pPr>
        </w:pPrChange>
      </w:pPr>
    </w:p>
    <w:p w14:paraId="65672B01" w14:textId="19800A84" w:rsidR="00BB12B8" w:rsidRPr="0047260E" w:rsidDel="0081673A" w:rsidRDefault="004B2EA2">
      <w:pPr>
        <w:pStyle w:val="InstructionalTextBullet"/>
        <w:rPr>
          <w:del w:id="4484" w:author="Fritz Gyger" w:date="2019-03-21T17:17:00Z"/>
          <w:lang w:val="en-CA"/>
          <w:rPrChange w:id="4485" w:author="ilia kassianenko" w:date="2019-03-21T21:37:00Z">
            <w:rPr>
              <w:del w:id="4486" w:author="Fritz Gyger" w:date="2019-03-21T17:17:00Z"/>
            </w:rPr>
          </w:rPrChange>
        </w:rPr>
        <w:pPrChange w:id="4487" w:author="Fritz Gyger" w:date="2019-03-21T17:17:00Z">
          <w:pPr>
            <w:pStyle w:val="InstructionalTextBullet"/>
            <w:numPr>
              <w:numId w:val="3"/>
            </w:numPr>
            <w:ind w:left="720" w:hanging="360"/>
          </w:pPr>
        </w:pPrChange>
      </w:pPr>
      <w:del w:id="4488" w:author="Fritz Gyger" w:date="2019-03-21T17:17:00Z">
        <w:r w:rsidRPr="0047260E" w:rsidDel="0081673A">
          <w:rPr>
            <w:lang w:val="en-CA"/>
            <w:rPrChange w:id="4489" w:author="ilia kassianenko" w:date="2019-03-21T21:37:00Z">
              <w:rPr/>
            </w:rPrChange>
          </w:rPr>
          <w:delText>Definition of the update frequency of the database tables, views, files, areas, records, sets, and data pages. Also provide an estimate of the number of transactions, if the database is an online transaction-based system.</w:delText>
        </w:r>
      </w:del>
    </w:p>
    <w:p w14:paraId="6020388D" w14:textId="77777777" w:rsidR="0081673A" w:rsidRPr="0047260E" w:rsidRDefault="0081673A">
      <w:pPr>
        <w:pStyle w:val="BodyText"/>
        <w:numPr>
          <w:ilvl w:val="1"/>
          <w:numId w:val="3"/>
        </w:numPr>
        <w:rPr>
          <w:ins w:id="4490" w:author="Fritz Gyger" w:date="2019-03-21T17:17:00Z"/>
          <w:lang w:val="en-CA" w:eastAsia="ar-SA"/>
          <w:rPrChange w:id="4491" w:author="ilia kassianenko" w:date="2019-03-21T21:37:00Z">
            <w:rPr>
              <w:ins w:id="4492" w:author="Fritz Gyger" w:date="2019-03-21T17:17:00Z"/>
            </w:rPr>
          </w:rPrChange>
        </w:rPr>
        <w:pPrChange w:id="4493" w:author="Fritz Gyger" w:date="2019-03-21T17:17:00Z">
          <w:pPr>
            <w:pStyle w:val="BodyText"/>
            <w:numPr>
              <w:numId w:val="3"/>
            </w:numPr>
            <w:ind w:left="720" w:hanging="360"/>
          </w:pPr>
        </w:pPrChange>
      </w:pPr>
    </w:p>
    <w:p w14:paraId="41E9B8D4" w14:textId="496D4097" w:rsidR="00532287" w:rsidRPr="0047260E" w:rsidRDefault="0081673A" w:rsidP="00532287">
      <w:pPr>
        <w:pStyle w:val="BodyText"/>
        <w:numPr>
          <w:ilvl w:val="0"/>
          <w:numId w:val="3"/>
        </w:numPr>
        <w:rPr>
          <w:lang w:val="en-CA" w:eastAsia="ar-SA"/>
          <w:rPrChange w:id="4494" w:author="ilia kassianenko" w:date="2019-03-21T21:37:00Z">
            <w:rPr>
              <w:lang w:val="en-CA" w:eastAsia="ar-SA"/>
            </w:rPr>
          </w:rPrChange>
        </w:rPr>
      </w:pPr>
      <w:ins w:id="4495" w:author="Fritz Gyger" w:date="2019-03-21T17:17:00Z">
        <w:r w:rsidRPr="0047260E">
          <w:rPr>
            <w:lang w:val="en-CA"/>
            <w:rPrChange w:id="4496" w:author="ilia kassianenko" w:date="2019-03-21T21:37:00Z">
              <w:rPr/>
            </w:rPrChange>
          </w:rPr>
          <w:t xml:space="preserve">Update frequency </w:t>
        </w:r>
      </w:ins>
      <w:del w:id="4497" w:author="Fritz Gyger" w:date="2019-03-21T17:17:00Z">
        <w:r w:rsidR="00532287" w:rsidRPr="0047260E" w:rsidDel="0081673A">
          <w:rPr>
            <w:lang w:val="en-CA" w:eastAsia="ar-SA"/>
            <w:rPrChange w:id="4498" w:author="ilia kassianenko" w:date="2019-03-21T21:37:00Z">
              <w:rPr>
                <w:lang w:val="en-CA" w:eastAsia="ar-SA"/>
              </w:rPr>
            </w:rPrChange>
          </w:rPr>
          <w:delText xml:space="preserve">Transactions &amp; Weather </w:delText>
        </w:r>
      </w:del>
      <w:r w:rsidR="00532287" w:rsidRPr="0047260E">
        <w:rPr>
          <w:lang w:val="en-CA" w:eastAsia="ar-SA"/>
          <w:rPrChange w:id="4499" w:author="ilia kassianenko" w:date="2019-03-21T21:37:00Z">
            <w:rPr>
              <w:lang w:val="en-CA" w:eastAsia="ar-SA"/>
            </w:rPr>
          </w:rPrChange>
        </w:rPr>
        <w:t xml:space="preserve">: </w:t>
      </w:r>
    </w:p>
    <w:p w14:paraId="3E647355" w14:textId="5B96B368" w:rsidR="00532287" w:rsidRPr="0047260E" w:rsidRDefault="00532287" w:rsidP="00532287">
      <w:pPr>
        <w:pStyle w:val="BodyText"/>
        <w:numPr>
          <w:ilvl w:val="1"/>
          <w:numId w:val="3"/>
        </w:numPr>
        <w:rPr>
          <w:lang w:val="en-CA" w:eastAsia="ar-SA"/>
          <w:rPrChange w:id="4500" w:author="ilia kassianenko" w:date="2019-03-21T21:37:00Z">
            <w:rPr>
              <w:lang w:val="en-CA" w:eastAsia="ar-SA"/>
            </w:rPr>
          </w:rPrChange>
        </w:rPr>
      </w:pPr>
      <w:r w:rsidRPr="0047260E">
        <w:rPr>
          <w:lang w:val="en-CA" w:eastAsia="ar-SA"/>
          <w:rPrChange w:id="4501" w:author="ilia kassianenko" w:date="2019-03-21T21:37:00Z">
            <w:rPr>
              <w:lang w:val="en-CA" w:eastAsia="ar-SA"/>
            </w:rPr>
          </w:rPrChange>
        </w:rPr>
        <w:t>Weekly Mondays after 1</w:t>
      </w:r>
      <w:ins w:id="4502" w:author="ilia kassianenko" w:date="2019-03-21T20:40:00Z">
        <w:r w:rsidR="00766A22" w:rsidRPr="0047260E">
          <w:rPr>
            <w:lang w:val="en-CA" w:eastAsia="ar-SA"/>
            <w:rPrChange w:id="4503" w:author="ilia kassianenko" w:date="2019-03-21T21:37:00Z">
              <w:rPr>
                <w:lang w:val="en-CA" w:eastAsia="ar-SA"/>
              </w:rPr>
            </w:rPrChange>
          </w:rPr>
          <w:t xml:space="preserve"> AM EST</w:t>
        </w:r>
      </w:ins>
      <w:del w:id="4504" w:author="ilia kassianenko" w:date="2019-03-21T20:40:00Z">
        <w:r w:rsidRPr="0047260E" w:rsidDel="00766A22">
          <w:rPr>
            <w:lang w:val="en-CA" w:eastAsia="ar-SA"/>
            <w:rPrChange w:id="4505" w:author="ilia kassianenko" w:date="2019-03-21T21:37:00Z">
              <w:rPr>
                <w:lang w:val="en-CA" w:eastAsia="ar-SA"/>
              </w:rPr>
            </w:rPrChange>
          </w:rPr>
          <w:delText xml:space="preserve">am </w:delText>
        </w:r>
      </w:del>
      <w:r w:rsidRPr="0047260E">
        <w:rPr>
          <w:lang w:val="en-CA" w:eastAsia="ar-SA"/>
          <w:rPrChange w:id="4506" w:author="ilia kassianenko" w:date="2019-03-21T21:37:00Z">
            <w:rPr>
              <w:lang w:val="en-CA" w:eastAsia="ar-SA"/>
            </w:rPr>
          </w:rPrChange>
        </w:rPr>
        <w:t xml:space="preserve">: the </w:t>
      </w:r>
      <w:ins w:id="4507" w:author="ilia kassianenko" w:date="2019-03-21T20:40:00Z">
        <w:r w:rsidR="00766A22" w:rsidRPr="0047260E">
          <w:rPr>
            <w:lang w:val="en-CA" w:eastAsia="ar-SA"/>
            <w:rPrChange w:id="4508" w:author="ilia kassianenko" w:date="2019-03-21T21:37:00Z">
              <w:rPr>
                <w:lang w:val="en-CA" w:eastAsia="ar-SA"/>
              </w:rPr>
            </w:rPrChange>
          </w:rPr>
          <w:t>COM</w:t>
        </w:r>
      </w:ins>
      <w:del w:id="4509" w:author="ilia kassianenko" w:date="2019-03-21T20:40:00Z">
        <w:r w:rsidRPr="0047260E" w:rsidDel="00766A22">
          <w:rPr>
            <w:lang w:val="en-CA" w:eastAsia="ar-SA"/>
            <w:rPrChange w:id="4510" w:author="ilia kassianenko" w:date="2019-03-21T21:37:00Z">
              <w:rPr>
                <w:lang w:val="en-CA" w:eastAsia="ar-SA"/>
              </w:rPr>
            </w:rPrChange>
          </w:rPr>
          <w:delText>city</w:delText>
        </w:r>
      </w:del>
      <w:r w:rsidRPr="0047260E">
        <w:rPr>
          <w:lang w:val="en-CA" w:eastAsia="ar-SA"/>
          <w:rPrChange w:id="4511" w:author="ilia kassianenko" w:date="2019-03-21T21:37:00Z">
            <w:rPr>
              <w:lang w:val="en-CA" w:eastAsia="ar-SA"/>
            </w:rPr>
          </w:rPrChange>
        </w:rPr>
        <w:t xml:space="preserve"> updates the files every Monday at 1am EST</w:t>
      </w:r>
    </w:p>
    <w:p w14:paraId="2EA9674F" w14:textId="7CD6E832" w:rsidR="00532287" w:rsidRPr="0047260E" w:rsidDel="00496F06" w:rsidRDefault="00532287" w:rsidP="00532287">
      <w:pPr>
        <w:pStyle w:val="BodyText"/>
        <w:numPr>
          <w:ilvl w:val="1"/>
          <w:numId w:val="3"/>
        </w:numPr>
        <w:rPr>
          <w:del w:id="4512" w:author="ilia kassianenko" w:date="2019-03-21T22:31:00Z"/>
          <w:lang w:val="en-CA" w:eastAsia="ar-SA"/>
          <w:rPrChange w:id="4513" w:author="ilia kassianenko" w:date="2019-03-21T21:37:00Z">
            <w:rPr>
              <w:del w:id="4514" w:author="ilia kassianenko" w:date="2019-03-21T22:31:00Z"/>
              <w:lang w:val="en-CA" w:eastAsia="ar-SA"/>
            </w:rPr>
          </w:rPrChange>
        </w:rPr>
      </w:pPr>
      <w:r w:rsidRPr="0047260E">
        <w:rPr>
          <w:lang w:val="en-CA" w:eastAsia="ar-SA"/>
          <w:rPrChange w:id="4515" w:author="ilia kassianenko" w:date="2019-03-21T21:37:00Z">
            <w:rPr>
              <w:lang w:val="en-CA" w:eastAsia="ar-SA"/>
            </w:rPr>
          </w:rPrChange>
        </w:rPr>
        <w:t xml:space="preserve">Weather </w:t>
      </w:r>
      <w:del w:id="4516" w:author="Fritz Gyger" w:date="2019-03-11T20:06:00Z">
        <w:r w:rsidRPr="0047260E" w:rsidDel="000833BB">
          <w:rPr>
            <w:lang w:val="en-CA" w:eastAsia="ar-SA"/>
            <w:rPrChange w:id="4517" w:author="ilia kassianenko" w:date="2019-03-21T21:37:00Z">
              <w:rPr>
                <w:lang w:val="en-CA" w:eastAsia="ar-SA"/>
              </w:rPr>
            </w:rPrChange>
          </w:rPr>
          <w:delText>T</w:delText>
        </w:r>
      </w:del>
      <w:ins w:id="4518" w:author="Fritz Gyger" w:date="2019-03-11T20:06:00Z">
        <w:r w:rsidR="000833BB" w:rsidRPr="0047260E">
          <w:rPr>
            <w:lang w:val="en-CA" w:eastAsia="ar-SA"/>
            <w:rPrChange w:id="4519" w:author="ilia kassianenko" w:date="2019-03-21T21:37:00Z">
              <w:rPr>
                <w:lang w:val="en-CA" w:eastAsia="ar-SA"/>
              </w:rPr>
            </w:rPrChange>
          </w:rPr>
          <w:t>Mondays after 1</w:t>
        </w:r>
      </w:ins>
      <w:ins w:id="4520" w:author="ilia kassianenko" w:date="2019-03-21T20:40:00Z">
        <w:r w:rsidR="00766A22" w:rsidRPr="0047260E">
          <w:rPr>
            <w:lang w:val="en-CA" w:eastAsia="ar-SA"/>
            <w:rPrChange w:id="4521" w:author="ilia kassianenko" w:date="2019-03-21T21:37:00Z">
              <w:rPr>
                <w:lang w:val="en-CA" w:eastAsia="ar-SA"/>
              </w:rPr>
            </w:rPrChange>
          </w:rPr>
          <w:t xml:space="preserve"> AM EST</w:t>
        </w:r>
      </w:ins>
      <w:ins w:id="4522" w:author="Fritz Gyger" w:date="2019-03-11T20:06:00Z">
        <w:del w:id="4523" w:author="ilia kassianenko" w:date="2019-03-21T20:40:00Z">
          <w:r w:rsidR="000833BB" w:rsidRPr="0047260E" w:rsidDel="00766A22">
            <w:rPr>
              <w:lang w:val="en-CA" w:eastAsia="ar-SA"/>
              <w:rPrChange w:id="4524" w:author="ilia kassianenko" w:date="2019-03-21T21:37:00Z">
                <w:rPr>
                  <w:lang w:val="en-CA" w:eastAsia="ar-SA"/>
                </w:rPr>
              </w:rPrChange>
            </w:rPr>
            <w:delText>am</w:delText>
          </w:r>
        </w:del>
        <w:r w:rsidR="000833BB" w:rsidRPr="0047260E">
          <w:rPr>
            <w:lang w:val="en-CA" w:eastAsia="ar-SA"/>
            <w:rPrChange w:id="4525" w:author="ilia kassianenko" w:date="2019-03-21T21:37:00Z">
              <w:rPr>
                <w:lang w:val="en-CA" w:eastAsia="ar-SA"/>
              </w:rPr>
            </w:rPrChange>
          </w:rPr>
          <w:t xml:space="preserve"> </w:t>
        </w:r>
      </w:ins>
      <w:del w:id="4526" w:author="Fritz Gyger" w:date="2019-03-11T20:06:00Z">
        <w:r w:rsidRPr="0047260E" w:rsidDel="000833BB">
          <w:rPr>
            <w:lang w:val="en-CA" w:eastAsia="ar-SA"/>
            <w:rPrChange w:id="4527" w:author="ilia kassianenko" w:date="2019-03-21T21:37:00Z">
              <w:rPr>
                <w:lang w:val="en-CA" w:eastAsia="ar-SA"/>
              </w:rPr>
            </w:rPrChange>
          </w:rPr>
          <w:delText>BC</w:delText>
        </w:r>
      </w:del>
    </w:p>
    <w:p w14:paraId="33ED1CF7" w14:textId="77777777" w:rsidR="00532287" w:rsidRPr="00496F06" w:rsidRDefault="00532287" w:rsidP="00496F06">
      <w:pPr>
        <w:pStyle w:val="BodyText"/>
        <w:numPr>
          <w:ilvl w:val="1"/>
          <w:numId w:val="3"/>
        </w:numPr>
        <w:rPr>
          <w:lang w:val="en-CA"/>
          <w:rPrChange w:id="4528" w:author="ilia kassianenko" w:date="2019-03-21T22:31:00Z">
            <w:rPr/>
          </w:rPrChange>
        </w:rPr>
        <w:pPrChange w:id="4529" w:author="ilia kassianenko" w:date="2019-03-21T22:31:00Z">
          <w:pPr>
            <w:pStyle w:val="InstructionalTextBullet"/>
            <w:numPr>
              <w:numId w:val="3"/>
            </w:numPr>
            <w:ind w:left="720" w:hanging="360"/>
          </w:pPr>
        </w:pPrChange>
      </w:pPr>
    </w:p>
    <w:p w14:paraId="2A7CEC59" w14:textId="384F277C" w:rsidR="00BB12B8" w:rsidRPr="0047260E" w:rsidDel="0081673A" w:rsidRDefault="004B2EA2">
      <w:pPr>
        <w:pStyle w:val="InstructionalText"/>
        <w:rPr>
          <w:del w:id="4530" w:author="Fritz Gyger" w:date="2019-03-21T17:17:00Z"/>
          <w:lang w:val="en-CA"/>
          <w:rPrChange w:id="4531" w:author="ilia kassianenko" w:date="2019-03-21T21:37:00Z">
            <w:rPr>
              <w:del w:id="4532" w:author="Fritz Gyger" w:date="2019-03-21T17:17:00Z"/>
            </w:rPr>
          </w:rPrChange>
        </w:rPr>
      </w:pPr>
      <w:del w:id="4533" w:author="Fritz Gyger" w:date="2019-03-21T17:17:00Z">
        <w:r w:rsidRPr="0047260E" w:rsidDel="0081673A">
          <w:rPr>
            <w:lang w:val="en-CA"/>
            <w:rPrChange w:id="4534" w:author="ilia kassianenko" w:date="2019-03-21T21:37:00Z">
              <w:rPr/>
            </w:rPrChange>
          </w:rPr>
          <w:delText xml:space="preserve">The detailed database design information can be included as an appendix, such as </w:delText>
        </w:r>
        <w:r w:rsidRPr="0047260E" w:rsidDel="0081673A">
          <w:rPr>
            <w:color w:val="auto"/>
            <w:lang w:val="en-CA"/>
            <w:rPrChange w:id="4535" w:author="ilia kassianenko" w:date="2019-03-21T21:37:00Z">
              <w:rPr>
                <w:color w:val="auto"/>
              </w:rPr>
            </w:rPrChange>
          </w:rPr>
          <w:delText>DDLs,</w:delText>
        </w:r>
        <w:r w:rsidRPr="0047260E" w:rsidDel="0081673A">
          <w:rPr>
            <w:lang w:val="en-CA"/>
            <w:rPrChange w:id="4536" w:author="ilia kassianenko" w:date="2019-03-21T21:37:00Z">
              <w:rPr/>
            </w:rPrChange>
          </w:rPr>
          <w:delText xml:space="preserve"> which would be referenced here. </w:delText>
        </w:r>
      </w:del>
    </w:p>
    <w:p w14:paraId="1583EA27" w14:textId="77777777" w:rsidR="00E537B5" w:rsidRPr="0047260E" w:rsidRDefault="00E537B5">
      <w:pPr>
        <w:spacing w:before="0" w:after="0"/>
        <w:rPr>
          <w:rFonts w:ascii="Arial Narrow" w:eastAsiaTheme="majorEastAsia" w:hAnsi="Arial Narrow" w:cstheme="majorBidi"/>
          <w:b/>
          <w:sz w:val="32"/>
          <w:szCs w:val="32"/>
          <w:lang w:val="en-CA"/>
          <w:rPrChange w:id="4537" w:author="ilia kassianenko" w:date="2019-03-21T21:37:00Z">
            <w:rPr>
              <w:rFonts w:ascii="Arial Narrow" w:eastAsiaTheme="majorEastAsia" w:hAnsi="Arial Narrow" w:cstheme="majorBidi"/>
              <w:b/>
              <w:sz w:val="32"/>
              <w:szCs w:val="32"/>
            </w:rPr>
          </w:rPrChange>
        </w:rPr>
      </w:pPr>
      <w:bookmarkStart w:id="4538" w:name="_Toc432497670"/>
      <w:del w:id="4539" w:author="ilia kassianenko" w:date="2019-03-21T22:31:00Z">
        <w:r w:rsidRPr="0047260E" w:rsidDel="00496F06">
          <w:rPr>
            <w:lang w:val="en-CA"/>
            <w:rPrChange w:id="4540" w:author="ilia kassianenko" w:date="2019-03-21T21:37:00Z">
              <w:rPr/>
            </w:rPrChange>
          </w:rPr>
          <w:br w:type="page"/>
        </w:r>
      </w:del>
    </w:p>
    <w:p w14:paraId="00BA8927" w14:textId="71C835DE" w:rsidR="00BB12B8" w:rsidRPr="00496F06" w:rsidRDefault="004B2EA2">
      <w:pPr>
        <w:pStyle w:val="Heading3"/>
        <w:numPr>
          <w:ilvl w:val="2"/>
          <w:numId w:val="2"/>
        </w:numPr>
        <w:rPr>
          <w:lang w:val="en-CA"/>
          <w:rPrChange w:id="4541" w:author="ilia kassianenko" w:date="2019-03-21T22:29:00Z">
            <w:rPr/>
          </w:rPrChange>
        </w:rPr>
      </w:pPr>
      <w:bookmarkStart w:id="4542" w:name="_Toc4082432"/>
      <w:r w:rsidRPr="00496F06">
        <w:rPr>
          <w:lang w:val="en-CA"/>
          <w:rPrChange w:id="4543" w:author="ilia kassianenko" w:date="2019-03-21T22:29:00Z">
            <w:rPr/>
          </w:rPrChange>
        </w:rPr>
        <w:t>Roles and Responsibilities</w:t>
      </w:r>
      <w:bookmarkEnd w:id="4538"/>
      <w:bookmarkEnd w:id="4542"/>
    </w:p>
    <w:p w14:paraId="0F2C4C60" w14:textId="123981D3" w:rsidR="00BB12B8" w:rsidRPr="00496F06" w:rsidDel="0081673A" w:rsidRDefault="00E97442" w:rsidP="00766A22">
      <w:pPr>
        <w:pStyle w:val="InstructionalText"/>
        <w:numPr>
          <w:ilvl w:val="0"/>
          <w:numId w:val="31"/>
        </w:numPr>
        <w:rPr>
          <w:del w:id="4544" w:author="Fritz Gyger" w:date="2019-03-21T17:18:00Z"/>
          <w:color w:val="auto"/>
          <w:lang w:val="en-CA"/>
          <w:rPrChange w:id="4545" w:author="ilia kassianenko" w:date="2019-03-21T22:29:00Z">
            <w:rPr>
              <w:del w:id="4546" w:author="Fritz Gyger" w:date="2019-03-21T17:18:00Z"/>
              <w:color w:val="auto"/>
            </w:rPr>
          </w:rPrChange>
        </w:rPr>
        <w:pPrChange w:id="4547" w:author="ilia kassianenko" w:date="2019-03-21T20:40:00Z">
          <w:pPr>
            <w:pStyle w:val="InstructionalText"/>
          </w:pPr>
        </w:pPrChange>
      </w:pPr>
      <w:ins w:id="4548" w:author="Fritz Gyger" w:date="2019-03-21T17:25:00Z">
        <w:r w:rsidRPr="00496F06">
          <w:rPr>
            <w:i w:val="0"/>
            <w:color w:val="auto"/>
            <w:lang w:val="en-CA"/>
            <w:rPrChange w:id="4549" w:author="ilia kassianenko" w:date="2019-03-21T22:29:00Z">
              <w:rPr>
                <w:i w:val="0"/>
              </w:rPr>
            </w:rPrChange>
          </w:rPr>
          <w:t xml:space="preserve">Creation and maintenance of tables, etc.: </w:t>
        </w:r>
      </w:ins>
      <w:del w:id="4550" w:author="Fritz Gyger" w:date="2019-03-21T17:18:00Z">
        <w:r w:rsidR="004B2EA2" w:rsidRPr="00496F06" w:rsidDel="0081673A">
          <w:rPr>
            <w:i w:val="0"/>
            <w:color w:val="auto"/>
            <w:lang w:val="en-CA"/>
            <w:rPrChange w:id="4551" w:author="ilia kassianenko" w:date="2019-03-21T22:29:00Z">
              <w:rPr>
                <w:i w:val="0"/>
              </w:rPr>
            </w:rPrChange>
          </w:rPr>
          <w:delText>Instructions: Identify the organizations and personnel responsible for the following database administrative functions: database administrator, system administrator, and security administrator. Describe specific administration skill requirements applicable to the database.</w:delText>
        </w:r>
      </w:del>
    </w:p>
    <w:p w14:paraId="317AC2FD" w14:textId="75A0875F" w:rsidR="000076D9" w:rsidRPr="0047260E" w:rsidRDefault="000076D9" w:rsidP="00496F06">
      <w:pPr>
        <w:pStyle w:val="BodyText"/>
        <w:numPr>
          <w:ilvl w:val="0"/>
          <w:numId w:val="31"/>
        </w:numPr>
        <w:rPr>
          <w:highlight w:val="yellow"/>
          <w:lang w:val="en-CA" w:eastAsia="ar-SA"/>
          <w:rPrChange w:id="4552" w:author="ilia kassianenko" w:date="2019-03-21T21:37:00Z">
            <w:rPr>
              <w:lang w:eastAsia="ar-SA"/>
            </w:rPr>
          </w:rPrChange>
        </w:rPr>
        <w:pPrChange w:id="4553" w:author="ilia kassianenko" w:date="2019-03-21T22:28:00Z">
          <w:pPr>
            <w:pStyle w:val="BodyText"/>
          </w:pPr>
        </w:pPrChange>
      </w:pPr>
      <w:del w:id="4554" w:author="ilia kassianenko" w:date="2019-03-21T22:28:00Z">
        <w:r w:rsidRPr="00496F06" w:rsidDel="00496F06">
          <w:rPr>
            <w:lang w:val="en-CA" w:eastAsia="ar-SA"/>
            <w:rPrChange w:id="4555" w:author="ilia kassianenko" w:date="2019-03-21T22:29:00Z">
              <w:rPr>
                <w:lang w:eastAsia="ar-SA"/>
              </w:rPr>
            </w:rPrChange>
          </w:rPr>
          <w:delText xml:space="preserve">DBA </w:delText>
        </w:r>
      </w:del>
      <w:ins w:id="4556" w:author="Fritz Gyger" w:date="2019-03-21T17:25:00Z">
        <w:del w:id="4557" w:author="ilia kassianenko" w:date="2019-03-21T22:28:00Z">
          <w:r w:rsidR="00E97442" w:rsidRPr="00496F06" w:rsidDel="00496F06">
            <w:rPr>
              <w:lang w:val="en-CA" w:eastAsia="ar-SA"/>
              <w:rPrChange w:id="4558" w:author="ilia kassianenko" w:date="2019-03-21T22:29:00Z">
                <w:rPr>
                  <w:color w:val="FF0000"/>
                  <w:lang w:eastAsia="ar-SA"/>
                </w:rPr>
              </w:rPrChange>
            </w:rPr>
            <w:delText>Team Snowflake</w:delText>
          </w:r>
        </w:del>
      </w:ins>
      <w:del w:id="4559" w:author="ilia kassianenko" w:date="2019-03-21T22:28:00Z">
        <w:r w:rsidRPr="00496F06" w:rsidDel="00496F06">
          <w:rPr>
            <w:lang w:val="en-CA" w:eastAsia="ar-SA"/>
            <w:rPrChange w:id="4560" w:author="ilia kassianenko" w:date="2019-03-21T22:29:00Z">
              <w:rPr>
                <w:lang w:eastAsia="ar-SA"/>
              </w:rPr>
            </w:rPrChange>
          </w:rPr>
          <w:delText xml:space="preserve">: SQL, </w:delText>
        </w:r>
      </w:del>
      <w:ins w:id="4561" w:author="ilia kassianenko" w:date="2019-03-21T22:28:00Z">
        <w:r w:rsidR="00496F06" w:rsidRPr="00496F06">
          <w:rPr>
            <w:lang w:val="en-CA"/>
            <w:rPrChange w:id="4562" w:author="ilia kassianenko" w:date="2019-03-21T22:29:00Z">
              <w:rPr>
                <w:highlight w:val="yellow"/>
                <w:lang w:val="en-CA"/>
              </w:rPr>
            </w:rPrChange>
          </w:rPr>
          <w:t>All three team members</w:t>
        </w:r>
      </w:ins>
    </w:p>
    <w:p w14:paraId="4D972728" w14:textId="7BBD26F0" w:rsidR="000076D9" w:rsidRPr="007B1554" w:rsidRDefault="000076D9" w:rsidP="00766A22">
      <w:pPr>
        <w:pStyle w:val="BodyText"/>
        <w:numPr>
          <w:ilvl w:val="0"/>
          <w:numId w:val="31"/>
        </w:numPr>
        <w:rPr>
          <w:lang w:val="en-CA" w:eastAsia="ar-SA"/>
          <w:rPrChange w:id="4563" w:author="ilia kassianenko" w:date="2019-03-21T22:27:00Z">
            <w:rPr>
              <w:lang w:eastAsia="ar-SA"/>
            </w:rPr>
          </w:rPrChange>
        </w:rPr>
        <w:pPrChange w:id="4564" w:author="ilia kassianenko" w:date="2019-03-21T20:40:00Z">
          <w:pPr>
            <w:pStyle w:val="BodyText"/>
          </w:pPr>
        </w:pPrChange>
      </w:pPr>
      <w:del w:id="4565" w:author="Fritz Gyger" w:date="2019-03-21T17:25:00Z">
        <w:r w:rsidRPr="007B1554" w:rsidDel="00E97442">
          <w:rPr>
            <w:lang w:val="en-CA" w:eastAsia="ar-SA"/>
            <w:rPrChange w:id="4566" w:author="ilia kassianenko" w:date="2019-03-21T22:27:00Z">
              <w:rPr>
                <w:lang w:eastAsia="ar-SA"/>
              </w:rPr>
            </w:rPrChange>
          </w:rPr>
          <w:delText xml:space="preserve">Systems </w:delText>
        </w:r>
      </w:del>
      <w:ins w:id="4567" w:author="Fritz Gyger" w:date="2019-03-21T17:25:00Z">
        <w:r w:rsidR="00E97442" w:rsidRPr="007B1554">
          <w:rPr>
            <w:lang w:val="en-CA" w:eastAsia="ar-SA"/>
            <w:rPrChange w:id="4568" w:author="ilia kassianenko" w:date="2019-03-21T22:27:00Z">
              <w:rPr>
                <w:color w:val="FF0000"/>
                <w:lang w:eastAsia="ar-SA"/>
              </w:rPr>
            </w:rPrChange>
          </w:rPr>
          <w:t xml:space="preserve">Database </w:t>
        </w:r>
      </w:ins>
      <w:r w:rsidRPr="007B1554">
        <w:rPr>
          <w:lang w:val="en-CA" w:eastAsia="ar-SA"/>
          <w:rPrChange w:id="4569" w:author="ilia kassianenko" w:date="2019-03-21T22:27:00Z">
            <w:rPr>
              <w:lang w:eastAsia="ar-SA"/>
            </w:rPr>
          </w:rPrChange>
        </w:rPr>
        <w:t>admin</w:t>
      </w:r>
      <w:ins w:id="4570" w:author="Fritz Gyger" w:date="2019-03-21T17:25:00Z">
        <w:r w:rsidR="00E97442" w:rsidRPr="007B1554">
          <w:rPr>
            <w:lang w:val="en-CA" w:eastAsia="ar-SA"/>
            <w:rPrChange w:id="4571" w:author="ilia kassianenko" w:date="2019-03-21T22:27:00Z">
              <w:rPr>
                <w:color w:val="FF0000"/>
                <w:lang w:eastAsia="ar-SA"/>
              </w:rPr>
            </w:rPrChange>
          </w:rPr>
          <w:t>istration (backups, etc.</w:t>
        </w:r>
      </w:ins>
      <w:ins w:id="4572" w:author="Fritz Gyger" w:date="2019-03-21T17:26:00Z">
        <w:r w:rsidR="00E97442" w:rsidRPr="007B1554">
          <w:rPr>
            <w:lang w:val="en-CA" w:eastAsia="ar-SA"/>
            <w:rPrChange w:id="4573" w:author="ilia kassianenko" w:date="2019-03-21T22:27:00Z">
              <w:rPr>
                <w:color w:val="FF0000"/>
                <w:lang w:eastAsia="ar-SA"/>
              </w:rPr>
            </w:rPrChange>
          </w:rPr>
          <w:t xml:space="preserve">) </w:t>
        </w:r>
      </w:ins>
      <w:r w:rsidRPr="007B1554">
        <w:rPr>
          <w:lang w:val="en-CA" w:eastAsia="ar-SA"/>
          <w:rPrChange w:id="4574" w:author="ilia kassianenko" w:date="2019-03-21T22:27:00Z">
            <w:rPr>
              <w:lang w:eastAsia="ar-SA"/>
            </w:rPr>
          </w:rPrChange>
        </w:rPr>
        <w:t xml:space="preserve"> :</w:t>
      </w:r>
      <w:ins w:id="4575" w:author="Fritz Gyger" w:date="2019-03-21T17:26:00Z">
        <w:r w:rsidR="00E97442" w:rsidRPr="007B1554">
          <w:rPr>
            <w:lang w:val="en-CA" w:eastAsia="ar-SA"/>
            <w:rPrChange w:id="4576" w:author="ilia kassianenko" w:date="2019-03-21T22:27:00Z">
              <w:rPr>
                <w:color w:val="FF0000"/>
                <w:lang w:eastAsia="ar-SA"/>
              </w:rPr>
            </w:rPrChange>
          </w:rPr>
          <w:t xml:space="preserve"> Digital Ocean</w:t>
        </w:r>
      </w:ins>
      <w:ins w:id="4577" w:author="ilia kassianenko" w:date="2019-03-21T22:26:00Z">
        <w:r w:rsidR="007B1554" w:rsidRPr="007B1554">
          <w:rPr>
            <w:lang w:val="en-CA" w:eastAsia="ar-SA"/>
            <w:rPrChange w:id="4578" w:author="ilia kassianenko" w:date="2019-03-21T22:27:00Z">
              <w:rPr>
                <w:highlight w:val="yellow"/>
                <w:lang w:val="en-CA" w:eastAsia="ar-SA"/>
              </w:rPr>
            </w:rPrChange>
          </w:rPr>
          <w:t>, as a third-party</w:t>
        </w:r>
      </w:ins>
    </w:p>
    <w:p w14:paraId="3AC6176A" w14:textId="03A7E43B" w:rsidR="000076D9" w:rsidRPr="00496F06" w:rsidRDefault="000076D9" w:rsidP="00766A22">
      <w:pPr>
        <w:pStyle w:val="BodyText"/>
        <w:numPr>
          <w:ilvl w:val="0"/>
          <w:numId w:val="31"/>
        </w:numPr>
        <w:rPr>
          <w:lang w:val="en-CA" w:eastAsia="ar-SA"/>
          <w:rPrChange w:id="4579" w:author="ilia kassianenko" w:date="2019-03-21T22:28:00Z">
            <w:rPr>
              <w:lang w:eastAsia="ar-SA"/>
            </w:rPr>
          </w:rPrChange>
        </w:rPr>
        <w:pPrChange w:id="4580" w:author="ilia kassianenko" w:date="2019-03-21T20:40:00Z">
          <w:pPr>
            <w:pStyle w:val="BodyText"/>
          </w:pPr>
        </w:pPrChange>
      </w:pPr>
      <w:r w:rsidRPr="00496F06">
        <w:rPr>
          <w:lang w:val="en-CA" w:eastAsia="ar-SA"/>
          <w:rPrChange w:id="4581" w:author="ilia kassianenko" w:date="2019-03-21T22:28:00Z">
            <w:rPr>
              <w:lang w:eastAsia="ar-SA"/>
            </w:rPr>
          </w:rPrChange>
        </w:rPr>
        <w:t>Security admin</w:t>
      </w:r>
      <w:ins w:id="4582" w:author="Fritz Gyger" w:date="2019-03-21T17:26:00Z">
        <w:r w:rsidR="00E97442" w:rsidRPr="00496F06">
          <w:rPr>
            <w:lang w:val="en-CA" w:eastAsia="ar-SA"/>
            <w:rPrChange w:id="4583" w:author="ilia kassianenko" w:date="2019-03-21T22:28:00Z">
              <w:rPr>
                <w:color w:val="FF0000"/>
                <w:lang w:eastAsia="ar-SA"/>
              </w:rPr>
            </w:rPrChange>
          </w:rPr>
          <w:t>istration</w:t>
        </w:r>
      </w:ins>
      <w:del w:id="4584" w:author="Fritz Gyger" w:date="2019-03-21T17:26:00Z">
        <w:r w:rsidRPr="00496F06" w:rsidDel="00E97442">
          <w:rPr>
            <w:lang w:val="en-CA" w:eastAsia="ar-SA"/>
            <w:rPrChange w:id="4585" w:author="ilia kassianenko" w:date="2019-03-21T22:28:00Z">
              <w:rPr>
                <w:lang w:eastAsia="ar-SA"/>
              </w:rPr>
            </w:rPrChange>
          </w:rPr>
          <w:delText xml:space="preserve"> </w:delText>
        </w:r>
      </w:del>
      <w:r w:rsidRPr="00496F06">
        <w:rPr>
          <w:lang w:val="en-CA" w:eastAsia="ar-SA"/>
          <w:rPrChange w:id="4586" w:author="ilia kassianenko" w:date="2019-03-21T22:28:00Z">
            <w:rPr>
              <w:lang w:eastAsia="ar-SA"/>
            </w:rPr>
          </w:rPrChange>
        </w:rPr>
        <w:t xml:space="preserve">: </w:t>
      </w:r>
      <w:ins w:id="4587" w:author="Fritz Gyger" w:date="2019-03-21T17:26:00Z">
        <w:del w:id="4588" w:author="ilia kassianenko" w:date="2019-03-21T22:28:00Z">
          <w:r w:rsidR="00E97442" w:rsidRPr="00496F06" w:rsidDel="00496F06">
            <w:rPr>
              <w:lang w:val="en-CA" w:eastAsia="ar-SA"/>
              <w:rPrChange w:id="4589" w:author="ilia kassianenko" w:date="2019-03-21T22:28:00Z">
                <w:rPr>
                  <w:color w:val="FF0000"/>
                  <w:lang w:eastAsia="ar-SA"/>
                </w:rPr>
              </w:rPrChange>
            </w:rPr>
            <w:delText>Team Snowflake</w:delText>
          </w:r>
        </w:del>
      </w:ins>
      <w:ins w:id="4590" w:author="ilia kassianenko" w:date="2019-03-21T22:28:00Z">
        <w:r w:rsidR="00496F06" w:rsidRPr="00496F06">
          <w:rPr>
            <w:lang w:val="en-CA" w:eastAsia="ar-SA"/>
            <w:rPrChange w:id="4591" w:author="ilia kassianenko" w:date="2019-03-21T22:28:00Z">
              <w:rPr>
                <w:highlight w:val="yellow"/>
                <w:lang w:val="en-CA" w:eastAsia="ar-SA"/>
              </w:rPr>
            </w:rPrChange>
          </w:rPr>
          <w:t xml:space="preserve">All three team members, </w:t>
        </w:r>
      </w:ins>
      <w:ins w:id="4592" w:author="Fritz Gyger" w:date="2019-03-21T17:26:00Z">
        <w:del w:id="4593" w:author="ilia kassianenko" w:date="2019-03-21T22:28:00Z">
          <w:r w:rsidR="00E97442" w:rsidRPr="00496F06" w:rsidDel="00496F06">
            <w:rPr>
              <w:lang w:val="en-CA" w:eastAsia="ar-SA"/>
              <w:rPrChange w:id="4594" w:author="ilia kassianenko" w:date="2019-03-21T22:28:00Z">
                <w:rPr>
                  <w:color w:val="FF0000"/>
                  <w:lang w:eastAsia="ar-SA"/>
                </w:rPr>
              </w:rPrChange>
            </w:rPr>
            <w:delText xml:space="preserve"> </w:delText>
          </w:r>
        </w:del>
      </w:ins>
      <w:del w:id="4595" w:author="Fritz Gyger" w:date="2019-03-21T17:26:00Z">
        <w:r w:rsidRPr="00496F06" w:rsidDel="00E97442">
          <w:rPr>
            <w:lang w:val="en-CA" w:eastAsia="ar-SA"/>
            <w:rPrChange w:id="4596" w:author="ilia kassianenko" w:date="2019-03-21T22:28:00Z">
              <w:rPr>
                <w:lang w:eastAsia="ar-SA"/>
              </w:rPr>
            </w:rPrChange>
          </w:rPr>
          <w:delText>n/a</w:delText>
        </w:r>
      </w:del>
      <w:ins w:id="4597" w:author="Fritz Gyger" w:date="2019-03-21T17:26:00Z">
        <w:r w:rsidR="00E97442" w:rsidRPr="00496F06">
          <w:rPr>
            <w:lang w:val="en-CA" w:eastAsia="ar-SA"/>
            <w:rPrChange w:id="4598" w:author="ilia kassianenko" w:date="2019-03-21T22:28:00Z">
              <w:rPr>
                <w:color w:val="FF0000"/>
                <w:lang w:eastAsia="ar-SA"/>
              </w:rPr>
            </w:rPrChange>
          </w:rPr>
          <w:t>and Digital Ocean</w:t>
        </w:r>
      </w:ins>
      <w:ins w:id="4599" w:author="ilia kassianenko" w:date="2019-03-21T22:28:00Z">
        <w:r w:rsidR="00496F06" w:rsidRPr="00496F06">
          <w:rPr>
            <w:lang w:val="en-CA" w:eastAsia="ar-SA"/>
            <w:rPrChange w:id="4600" w:author="ilia kassianenko" w:date="2019-03-21T22:28:00Z">
              <w:rPr>
                <w:highlight w:val="yellow"/>
                <w:lang w:val="en-CA" w:eastAsia="ar-SA"/>
              </w:rPr>
            </w:rPrChange>
          </w:rPr>
          <w:t>, as a third-party</w:t>
        </w:r>
      </w:ins>
    </w:p>
    <w:p w14:paraId="5C7D12A0" w14:textId="1773A766" w:rsidR="000076D9" w:rsidRPr="00496F06" w:rsidRDefault="000076D9" w:rsidP="00766A22">
      <w:pPr>
        <w:pStyle w:val="BodyText"/>
        <w:numPr>
          <w:ilvl w:val="0"/>
          <w:numId w:val="31"/>
        </w:numPr>
        <w:rPr>
          <w:ins w:id="4601" w:author="Fritz Gyger" w:date="2019-03-21T17:27:00Z"/>
          <w:lang w:val="en-CA" w:eastAsia="ar-SA"/>
          <w:rPrChange w:id="4602" w:author="ilia kassianenko" w:date="2019-03-21T22:28:00Z">
            <w:rPr>
              <w:ins w:id="4603" w:author="Fritz Gyger" w:date="2019-03-21T17:27:00Z"/>
              <w:lang w:eastAsia="ar-SA"/>
            </w:rPr>
          </w:rPrChange>
        </w:rPr>
        <w:pPrChange w:id="4604" w:author="ilia kassianenko" w:date="2019-03-21T20:40:00Z">
          <w:pPr>
            <w:pStyle w:val="BodyText"/>
          </w:pPr>
        </w:pPrChange>
      </w:pPr>
      <w:r w:rsidRPr="00496F06">
        <w:rPr>
          <w:lang w:val="en-CA" w:eastAsia="ar-SA"/>
          <w:rPrChange w:id="4605" w:author="ilia kassianenko" w:date="2019-03-21T22:28:00Z">
            <w:rPr>
              <w:lang w:eastAsia="ar-SA"/>
            </w:rPr>
          </w:rPrChange>
        </w:rPr>
        <w:t xml:space="preserve">Data Acquisition &amp; cleansing </w:t>
      </w:r>
      <w:ins w:id="4606" w:author="Fritz Gyger" w:date="2019-03-21T17:26:00Z">
        <w:r w:rsidR="00E97442" w:rsidRPr="00496F06">
          <w:rPr>
            <w:lang w:val="en-CA" w:eastAsia="ar-SA"/>
            <w:rPrChange w:id="4607" w:author="ilia kassianenko" w:date="2019-03-21T22:28:00Z">
              <w:rPr>
                <w:lang w:eastAsia="ar-SA"/>
              </w:rPr>
            </w:rPrChange>
          </w:rPr>
          <w:t>(</w:t>
        </w:r>
      </w:ins>
      <w:del w:id="4608" w:author="Fritz Gyger" w:date="2019-03-21T17:26:00Z">
        <w:r w:rsidRPr="00496F06" w:rsidDel="00E97442">
          <w:rPr>
            <w:lang w:val="en-CA" w:eastAsia="ar-SA"/>
            <w:rPrChange w:id="4609" w:author="ilia kassianenko" w:date="2019-03-21T22:28:00Z">
              <w:rPr>
                <w:lang w:eastAsia="ar-SA"/>
              </w:rPr>
            </w:rPrChange>
          </w:rPr>
          <w:delText xml:space="preserve">: </w:delText>
        </w:r>
      </w:del>
      <w:r w:rsidR="00650514" w:rsidRPr="00496F06">
        <w:rPr>
          <w:lang w:val="en-CA" w:eastAsia="ar-SA"/>
          <w:rPrChange w:id="4610" w:author="ilia kassianenko" w:date="2019-03-21T22:28:00Z">
            <w:rPr>
              <w:lang w:eastAsia="ar-SA"/>
            </w:rPr>
          </w:rPrChange>
        </w:rPr>
        <w:t>ETL</w:t>
      </w:r>
      <w:ins w:id="4611" w:author="Fritz Gyger" w:date="2019-03-21T17:26:00Z">
        <w:r w:rsidR="00E97442" w:rsidRPr="00496F06">
          <w:rPr>
            <w:lang w:val="en-CA" w:eastAsia="ar-SA"/>
            <w:rPrChange w:id="4612" w:author="ilia kassianenko" w:date="2019-03-21T22:28:00Z">
              <w:rPr>
                <w:lang w:eastAsia="ar-SA"/>
              </w:rPr>
            </w:rPrChange>
          </w:rPr>
          <w:t>)</w:t>
        </w:r>
      </w:ins>
      <w:ins w:id="4613" w:author="Fritz Gyger" w:date="2019-03-21T17:27:00Z">
        <w:r w:rsidR="00E97442" w:rsidRPr="00496F06">
          <w:rPr>
            <w:lang w:val="en-CA" w:eastAsia="ar-SA"/>
            <w:rPrChange w:id="4614" w:author="ilia kassianenko" w:date="2019-03-21T22:28:00Z">
              <w:rPr>
                <w:lang w:eastAsia="ar-SA"/>
              </w:rPr>
            </w:rPrChange>
          </w:rPr>
          <w:t xml:space="preserve">: </w:t>
        </w:r>
      </w:ins>
      <w:ins w:id="4615" w:author="ilia kassianenko" w:date="2019-03-21T22:28:00Z">
        <w:r w:rsidR="00496F06" w:rsidRPr="00496F06">
          <w:rPr>
            <w:lang w:val="en-CA" w:eastAsia="ar-SA"/>
            <w:rPrChange w:id="4616" w:author="ilia kassianenko" w:date="2019-03-21T22:28:00Z">
              <w:rPr>
                <w:lang w:val="en-CA" w:eastAsia="ar-SA"/>
              </w:rPr>
            </w:rPrChange>
          </w:rPr>
          <w:t xml:space="preserve">All three team member, with a continuing education for a member willing to become a Data </w:t>
        </w:r>
        <w:r w:rsidR="00496F06" w:rsidRPr="00496F06">
          <w:rPr>
            <w:lang w:val="en-CA" w:eastAsia="ar-SA"/>
            <w:rPrChange w:id="4617" w:author="ilia kassianenko" w:date="2019-03-21T22:28:00Z">
              <w:rPr>
                <w:lang w:val="en-CA" w:eastAsia="ar-SA"/>
              </w:rPr>
            </w:rPrChange>
          </w:rPr>
          <w:t>Engineer</w:t>
        </w:r>
      </w:ins>
      <w:ins w:id="4618" w:author="Fritz Gyger" w:date="2019-03-21T17:27:00Z">
        <w:del w:id="4619" w:author="ilia kassianenko" w:date="2019-03-21T22:28:00Z">
          <w:r w:rsidR="00E97442" w:rsidRPr="00496F06" w:rsidDel="00496F06">
            <w:rPr>
              <w:lang w:val="en-CA" w:eastAsia="ar-SA"/>
              <w:rPrChange w:id="4620" w:author="ilia kassianenko" w:date="2019-03-21T22:28:00Z">
                <w:rPr>
                  <w:lang w:eastAsia="ar-SA"/>
                </w:rPr>
              </w:rPrChange>
            </w:rPr>
            <w:delText xml:space="preserve">Data Engineer Team Snowflake </w:delText>
          </w:r>
        </w:del>
      </w:ins>
      <w:ins w:id="4621" w:author="Fritz Gyger" w:date="2019-03-21T17:26:00Z">
        <w:del w:id="4622" w:author="ilia kassianenko" w:date="2019-03-21T22:28:00Z">
          <w:r w:rsidR="00E97442" w:rsidRPr="00496F06" w:rsidDel="00496F06">
            <w:rPr>
              <w:lang w:val="en-CA" w:eastAsia="ar-SA"/>
              <w:rPrChange w:id="4623" w:author="ilia kassianenko" w:date="2019-03-21T22:28:00Z">
                <w:rPr>
                  <w:lang w:eastAsia="ar-SA"/>
                </w:rPr>
              </w:rPrChange>
            </w:rPr>
            <w:delText xml:space="preserve"> </w:delText>
          </w:r>
        </w:del>
      </w:ins>
    </w:p>
    <w:p w14:paraId="6FBA23D7" w14:textId="4478EB70" w:rsidR="00E97442" w:rsidRPr="00496F06" w:rsidRDefault="00E97442" w:rsidP="00766A22">
      <w:pPr>
        <w:pStyle w:val="BodyText"/>
        <w:numPr>
          <w:ilvl w:val="0"/>
          <w:numId w:val="31"/>
        </w:numPr>
        <w:rPr>
          <w:lang w:val="en-CA" w:eastAsia="ar-SA"/>
          <w:rPrChange w:id="4624" w:author="ilia kassianenko" w:date="2019-03-21T22:28:00Z">
            <w:rPr>
              <w:lang w:eastAsia="ar-SA"/>
            </w:rPr>
          </w:rPrChange>
        </w:rPr>
        <w:pPrChange w:id="4625" w:author="ilia kassianenko" w:date="2019-03-21T20:40:00Z">
          <w:pPr>
            <w:pStyle w:val="BodyText"/>
          </w:pPr>
        </w:pPrChange>
      </w:pPr>
      <w:ins w:id="4626" w:author="Fritz Gyger" w:date="2019-03-21T17:27:00Z">
        <w:r w:rsidRPr="00496F06">
          <w:rPr>
            <w:lang w:val="en-CA" w:eastAsia="ar-SA"/>
            <w:rPrChange w:id="4627" w:author="ilia kassianenko" w:date="2019-03-21T22:28:00Z">
              <w:rPr>
                <w:lang w:eastAsia="ar-SA"/>
              </w:rPr>
            </w:rPrChange>
          </w:rPr>
          <w:t xml:space="preserve">Reports &amp; analytics: </w:t>
        </w:r>
      </w:ins>
      <w:ins w:id="4628" w:author="ilia kassianenko" w:date="2019-03-21T22:27:00Z">
        <w:r w:rsidR="007B1554" w:rsidRPr="00496F06">
          <w:rPr>
            <w:lang w:val="en-CA" w:eastAsia="ar-SA"/>
            <w:rPrChange w:id="4629" w:author="ilia kassianenko" w:date="2019-03-21T22:28:00Z">
              <w:rPr>
                <w:highlight w:val="yellow"/>
                <w:lang w:val="en-CA" w:eastAsia="ar-SA"/>
              </w:rPr>
            </w:rPrChange>
          </w:rPr>
          <w:t xml:space="preserve">All three team member, with a continuing education for </w:t>
        </w:r>
        <w:r w:rsidR="00496F06" w:rsidRPr="00496F06">
          <w:rPr>
            <w:lang w:val="en-CA" w:eastAsia="ar-SA"/>
            <w:rPrChange w:id="4630" w:author="ilia kassianenko" w:date="2019-03-21T22:28:00Z">
              <w:rPr>
                <w:highlight w:val="yellow"/>
                <w:lang w:val="en-CA" w:eastAsia="ar-SA"/>
              </w:rPr>
            </w:rPrChange>
          </w:rPr>
          <w:t xml:space="preserve">a member willing to become a </w:t>
        </w:r>
      </w:ins>
      <w:ins w:id="4631" w:author="Fritz Gyger" w:date="2019-03-21T17:27:00Z">
        <w:r w:rsidRPr="00496F06">
          <w:rPr>
            <w:lang w:val="en-CA" w:eastAsia="ar-SA"/>
            <w:rPrChange w:id="4632" w:author="ilia kassianenko" w:date="2019-03-21T22:28:00Z">
              <w:rPr>
                <w:lang w:eastAsia="ar-SA"/>
              </w:rPr>
            </w:rPrChange>
          </w:rPr>
          <w:t>Data Scientist</w:t>
        </w:r>
        <w:del w:id="4633" w:author="ilia kassianenko" w:date="2019-03-21T22:28:00Z">
          <w:r w:rsidRPr="00496F06" w:rsidDel="00496F06">
            <w:rPr>
              <w:lang w:val="en-CA" w:eastAsia="ar-SA"/>
              <w:rPrChange w:id="4634" w:author="ilia kassianenko" w:date="2019-03-21T22:28:00Z">
                <w:rPr>
                  <w:lang w:eastAsia="ar-SA"/>
                </w:rPr>
              </w:rPrChange>
            </w:rPr>
            <w:delText xml:space="preserve"> Team Snowflake  </w:delText>
          </w:r>
        </w:del>
      </w:ins>
    </w:p>
    <w:p w14:paraId="45406B27" w14:textId="6D0EB222" w:rsidR="004B1FF4" w:rsidRPr="0047260E" w:rsidRDefault="004B1FF4" w:rsidP="004B1FF4">
      <w:pPr>
        <w:pStyle w:val="BodyText"/>
        <w:rPr>
          <w:color w:val="FF0000"/>
          <w:lang w:val="en-CA" w:eastAsia="ar-SA"/>
          <w:rPrChange w:id="4635" w:author="ilia kassianenko" w:date="2019-03-21T21:37:00Z">
            <w:rPr>
              <w:lang w:eastAsia="ar-SA"/>
            </w:rPr>
          </w:rPrChange>
        </w:rPr>
      </w:pPr>
    </w:p>
    <w:p w14:paraId="535B87A4" w14:textId="79144865" w:rsidR="00BB12B8" w:rsidRPr="0047260E" w:rsidRDefault="004B2EA2">
      <w:pPr>
        <w:pStyle w:val="Heading3"/>
        <w:numPr>
          <w:ilvl w:val="2"/>
          <w:numId w:val="2"/>
        </w:numPr>
        <w:rPr>
          <w:lang w:val="en-CA"/>
          <w:rPrChange w:id="4636" w:author="ilia kassianenko" w:date="2019-03-21T21:37:00Z">
            <w:rPr/>
          </w:rPrChange>
        </w:rPr>
      </w:pPr>
      <w:bookmarkStart w:id="4637" w:name="_Toc432497675"/>
      <w:bookmarkStart w:id="4638" w:name="_Toc4082433"/>
      <w:r w:rsidRPr="0047260E">
        <w:rPr>
          <w:lang w:val="en-CA"/>
          <w:rPrChange w:id="4639" w:author="ilia kassianenko" w:date="2019-03-21T21:37:00Z">
            <w:rPr/>
          </w:rPrChange>
        </w:rPr>
        <w:t>Performance Monitoring and Database Efficiency</w:t>
      </w:r>
      <w:bookmarkEnd w:id="4637"/>
      <w:bookmarkEnd w:id="4638"/>
    </w:p>
    <w:p w14:paraId="796F7B90" w14:textId="07F9FDAC" w:rsidR="00BB12B8" w:rsidRPr="0047260E" w:rsidRDefault="004B2EA2">
      <w:pPr>
        <w:pStyle w:val="Heading4"/>
        <w:rPr>
          <w:lang w:val="en-CA"/>
          <w:rPrChange w:id="4640" w:author="ilia kassianenko" w:date="2019-03-21T21:37:00Z">
            <w:rPr/>
          </w:rPrChange>
        </w:rPr>
      </w:pPr>
      <w:bookmarkStart w:id="4641" w:name="_Toc432497676"/>
      <w:bookmarkStart w:id="4642" w:name="_Toc4082434"/>
      <w:r w:rsidRPr="0047260E">
        <w:rPr>
          <w:lang w:val="en-CA"/>
          <w:rPrChange w:id="4643" w:author="ilia kassianenko" w:date="2019-03-21T21:37:00Z">
            <w:rPr/>
          </w:rPrChange>
        </w:rPr>
        <w:t>Operational Implications</w:t>
      </w:r>
      <w:bookmarkEnd w:id="4641"/>
      <w:bookmarkEnd w:id="4642"/>
    </w:p>
    <w:p w14:paraId="44E42D1C" w14:textId="381EF3F4" w:rsidR="00BB12B8" w:rsidRPr="0047260E" w:rsidDel="00E97442" w:rsidRDefault="004B2EA2">
      <w:pPr>
        <w:pStyle w:val="InstructionalText"/>
        <w:rPr>
          <w:del w:id="4644" w:author="Fritz Gyger" w:date="2019-03-21T17:28:00Z"/>
          <w:lang w:val="en-CA"/>
          <w:rPrChange w:id="4645" w:author="ilia kassianenko" w:date="2019-03-21T21:37:00Z">
            <w:rPr>
              <w:del w:id="4646" w:author="Fritz Gyger" w:date="2019-03-21T17:28:00Z"/>
            </w:rPr>
          </w:rPrChange>
        </w:rPr>
      </w:pPr>
      <w:del w:id="4647" w:author="Fritz Gyger" w:date="2019-03-21T17:28:00Z">
        <w:r w:rsidRPr="0047260E" w:rsidDel="00E97442">
          <w:rPr>
            <w:lang w:val="en-CA"/>
            <w:rPrChange w:id="4648" w:author="ilia kassianenko" w:date="2019-03-21T21:37:00Z">
              <w:rPr/>
            </w:rPrChange>
          </w:rPr>
          <w:delText>Instructions: Describe operational implications of data transfer, refresh and update scenarios and expected windows.</w:delText>
        </w:r>
      </w:del>
    </w:p>
    <w:p w14:paraId="00A3774C" w14:textId="77777777" w:rsidR="00464AED" w:rsidRPr="0047260E" w:rsidRDefault="00464AED" w:rsidP="000076D9">
      <w:pPr>
        <w:pStyle w:val="BodyText"/>
        <w:numPr>
          <w:ilvl w:val="0"/>
          <w:numId w:val="4"/>
        </w:numPr>
        <w:rPr>
          <w:lang w:val="en-CA" w:eastAsia="ar-SA"/>
          <w:rPrChange w:id="4649" w:author="ilia kassianenko" w:date="2019-03-21T21:37:00Z">
            <w:rPr>
              <w:lang w:val="en-CA" w:eastAsia="ar-SA"/>
            </w:rPr>
          </w:rPrChange>
        </w:rPr>
      </w:pPr>
      <w:r w:rsidRPr="0047260E">
        <w:rPr>
          <w:lang w:val="en-CA" w:eastAsia="ar-SA"/>
          <w:rPrChange w:id="4650" w:author="ilia kassianenko" w:date="2019-03-21T21:37:00Z">
            <w:rPr>
              <w:lang w:val="en-CA" w:eastAsia="ar-SA"/>
            </w:rPr>
          </w:rPrChange>
        </w:rPr>
        <w:t>Transactions &amp; Weather</w:t>
      </w:r>
      <w:del w:id="4651" w:author="ilia kassianenko" w:date="2019-03-21T20:40:00Z">
        <w:r w:rsidRPr="0047260E" w:rsidDel="00766A22">
          <w:rPr>
            <w:lang w:val="en-CA" w:eastAsia="ar-SA"/>
            <w:rPrChange w:id="4652" w:author="ilia kassianenko" w:date="2019-03-21T21:37:00Z">
              <w:rPr>
                <w:lang w:val="en-CA" w:eastAsia="ar-SA"/>
              </w:rPr>
            </w:rPrChange>
          </w:rPr>
          <w:delText xml:space="preserve"> </w:delText>
        </w:r>
      </w:del>
      <w:r w:rsidRPr="0047260E">
        <w:rPr>
          <w:lang w:val="en-CA" w:eastAsia="ar-SA"/>
          <w:rPrChange w:id="4653" w:author="ilia kassianenko" w:date="2019-03-21T21:37:00Z">
            <w:rPr>
              <w:lang w:val="en-CA" w:eastAsia="ar-SA"/>
            </w:rPr>
          </w:rPrChange>
        </w:rPr>
        <w:t xml:space="preserve">: </w:t>
      </w:r>
    </w:p>
    <w:p w14:paraId="1A245635" w14:textId="3B18D807" w:rsidR="000076D9" w:rsidRPr="0047260E" w:rsidRDefault="00E97442" w:rsidP="00464AED">
      <w:pPr>
        <w:pStyle w:val="BodyText"/>
        <w:numPr>
          <w:ilvl w:val="1"/>
          <w:numId w:val="4"/>
        </w:numPr>
        <w:rPr>
          <w:lang w:val="en-CA" w:eastAsia="ar-SA"/>
          <w:rPrChange w:id="4654" w:author="ilia kassianenko" w:date="2019-03-21T21:37:00Z">
            <w:rPr>
              <w:lang w:val="en-CA" w:eastAsia="ar-SA"/>
            </w:rPr>
          </w:rPrChange>
        </w:rPr>
      </w:pPr>
      <w:ins w:id="4655" w:author="Fritz Gyger" w:date="2019-03-21T17:29:00Z">
        <w:r w:rsidRPr="0047260E">
          <w:rPr>
            <w:lang w:val="en-CA" w:eastAsia="ar-SA"/>
            <w:rPrChange w:id="4656" w:author="ilia kassianenko" w:date="2019-03-21T21:37:00Z">
              <w:rPr>
                <w:lang w:val="en-CA" w:eastAsia="ar-SA"/>
              </w:rPr>
            </w:rPrChange>
          </w:rPr>
          <w:t>COM data</w:t>
        </w:r>
        <w:del w:id="4657" w:author="ilia kassianenko" w:date="2019-03-21T20:40:00Z">
          <w:r w:rsidRPr="0047260E" w:rsidDel="00766A22">
            <w:rPr>
              <w:lang w:val="en-CA" w:eastAsia="ar-SA"/>
              <w:rPrChange w:id="4658" w:author="ilia kassianenko" w:date="2019-03-21T21:37:00Z">
                <w:rPr>
                  <w:lang w:val="en-CA" w:eastAsia="ar-SA"/>
                </w:rPr>
              </w:rPrChange>
            </w:rPr>
            <w:delText xml:space="preserve"> </w:delText>
          </w:r>
        </w:del>
        <w:r w:rsidRPr="0047260E">
          <w:rPr>
            <w:lang w:val="en-CA" w:eastAsia="ar-SA"/>
            <w:rPrChange w:id="4659" w:author="ilia kassianenko" w:date="2019-03-21T21:37:00Z">
              <w:rPr>
                <w:lang w:val="en-CA" w:eastAsia="ar-SA"/>
              </w:rPr>
            </w:rPrChange>
          </w:rPr>
          <w:t xml:space="preserve">: </w:t>
        </w:r>
      </w:ins>
      <w:del w:id="4660" w:author="Fritz Gyger" w:date="2019-03-21T17:29:00Z">
        <w:r w:rsidR="00464AED" w:rsidRPr="0047260E" w:rsidDel="00E97442">
          <w:rPr>
            <w:lang w:val="en-CA" w:eastAsia="ar-SA"/>
            <w:rPrChange w:id="4661" w:author="ilia kassianenko" w:date="2019-03-21T21:37:00Z">
              <w:rPr>
                <w:lang w:val="en-CA" w:eastAsia="ar-SA"/>
              </w:rPr>
            </w:rPrChange>
          </w:rPr>
          <w:delText>W</w:delText>
        </w:r>
      </w:del>
      <w:ins w:id="4662" w:author="Fritz Gyger" w:date="2019-03-21T17:29:00Z">
        <w:r w:rsidRPr="0047260E">
          <w:rPr>
            <w:lang w:val="en-CA" w:eastAsia="ar-SA"/>
            <w:rPrChange w:id="4663" w:author="ilia kassianenko" w:date="2019-03-21T21:37:00Z">
              <w:rPr>
                <w:lang w:val="en-CA" w:eastAsia="ar-SA"/>
              </w:rPr>
            </w:rPrChange>
          </w:rPr>
          <w:t>W</w:t>
        </w:r>
      </w:ins>
      <w:r w:rsidR="000076D9" w:rsidRPr="0047260E">
        <w:rPr>
          <w:lang w:val="en-CA" w:eastAsia="ar-SA"/>
          <w:rPrChange w:id="4664" w:author="ilia kassianenko" w:date="2019-03-21T21:37:00Z">
            <w:rPr>
              <w:lang w:val="en-CA" w:eastAsia="ar-SA"/>
            </w:rPr>
          </w:rPrChange>
        </w:rPr>
        <w:t xml:space="preserve">eekly </w:t>
      </w:r>
      <w:r w:rsidR="00464AED" w:rsidRPr="0047260E">
        <w:rPr>
          <w:lang w:val="en-CA" w:eastAsia="ar-SA"/>
          <w:rPrChange w:id="4665" w:author="ilia kassianenko" w:date="2019-03-21T21:37:00Z">
            <w:rPr>
              <w:lang w:val="en-CA" w:eastAsia="ar-SA"/>
            </w:rPr>
          </w:rPrChange>
        </w:rPr>
        <w:t>M</w:t>
      </w:r>
      <w:r w:rsidR="000076D9" w:rsidRPr="0047260E">
        <w:rPr>
          <w:lang w:val="en-CA" w:eastAsia="ar-SA"/>
          <w:rPrChange w:id="4666" w:author="ilia kassianenko" w:date="2019-03-21T21:37:00Z">
            <w:rPr>
              <w:lang w:val="en-CA" w:eastAsia="ar-SA"/>
            </w:rPr>
          </w:rPrChange>
        </w:rPr>
        <w:t>onday</w:t>
      </w:r>
      <w:r w:rsidR="00464AED" w:rsidRPr="0047260E">
        <w:rPr>
          <w:lang w:val="en-CA" w:eastAsia="ar-SA"/>
          <w:rPrChange w:id="4667" w:author="ilia kassianenko" w:date="2019-03-21T21:37:00Z">
            <w:rPr>
              <w:lang w:val="en-CA" w:eastAsia="ar-SA"/>
            </w:rPr>
          </w:rPrChange>
        </w:rPr>
        <w:t>s</w:t>
      </w:r>
      <w:r w:rsidR="000076D9" w:rsidRPr="0047260E">
        <w:rPr>
          <w:lang w:val="en-CA" w:eastAsia="ar-SA"/>
          <w:rPrChange w:id="4668" w:author="ilia kassianenko" w:date="2019-03-21T21:37:00Z">
            <w:rPr>
              <w:lang w:val="en-CA" w:eastAsia="ar-SA"/>
            </w:rPr>
          </w:rPrChange>
        </w:rPr>
        <w:t xml:space="preserve"> after 1</w:t>
      </w:r>
      <w:ins w:id="4669" w:author="ilia kassianenko" w:date="2019-03-21T20:41:00Z">
        <w:r w:rsidR="00766A22" w:rsidRPr="0047260E">
          <w:rPr>
            <w:lang w:val="en-CA" w:eastAsia="ar-SA"/>
            <w:rPrChange w:id="4670" w:author="ilia kassianenko" w:date="2019-03-21T21:37:00Z">
              <w:rPr>
                <w:lang w:val="en-CA" w:eastAsia="ar-SA"/>
              </w:rPr>
            </w:rPrChange>
          </w:rPr>
          <w:t xml:space="preserve"> AM EST,</w:t>
        </w:r>
      </w:ins>
      <w:del w:id="4671" w:author="ilia kassianenko" w:date="2019-03-21T20:41:00Z">
        <w:r w:rsidR="000076D9" w:rsidRPr="0047260E" w:rsidDel="00766A22">
          <w:rPr>
            <w:lang w:val="en-CA" w:eastAsia="ar-SA"/>
            <w:rPrChange w:id="4672" w:author="ilia kassianenko" w:date="2019-03-21T21:37:00Z">
              <w:rPr>
                <w:lang w:val="en-CA" w:eastAsia="ar-SA"/>
              </w:rPr>
            </w:rPrChange>
          </w:rPr>
          <w:delText>am</w:delText>
        </w:r>
      </w:del>
      <w:r w:rsidR="000076D9" w:rsidRPr="0047260E">
        <w:rPr>
          <w:lang w:val="en-CA" w:eastAsia="ar-SA"/>
          <w:rPrChange w:id="4673" w:author="ilia kassianenko" w:date="2019-03-21T21:37:00Z">
            <w:rPr>
              <w:lang w:val="en-CA" w:eastAsia="ar-SA"/>
            </w:rPr>
          </w:rPrChange>
        </w:rPr>
        <w:t xml:space="preserve"> </w:t>
      </w:r>
      <w:del w:id="4674" w:author="Fritz Gyger" w:date="2019-03-21T17:29:00Z">
        <w:r w:rsidR="000076D9" w:rsidRPr="0047260E" w:rsidDel="00E97442">
          <w:rPr>
            <w:lang w:val="en-CA" w:eastAsia="ar-SA"/>
            <w:rPrChange w:id="4675" w:author="ilia kassianenko" w:date="2019-03-21T21:37:00Z">
              <w:rPr>
                <w:lang w:val="en-CA" w:eastAsia="ar-SA"/>
              </w:rPr>
            </w:rPrChange>
          </w:rPr>
          <w:delText xml:space="preserve">: </w:delText>
        </w:r>
      </w:del>
      <w:ins w:id="4676" w:author="Fritz Gyger" w:date="2019-03-21T17:29:00Z">
        <w:r w:rsidRPr="0047260E">
          <w:rPr>
            <w:lang w:val="en-CA" w:eastAsia="ar-SA"/>
            <w:rPrChange w:id="4677" w:author="ilia kassianenko" w:date="2019-03-21T21:37:00Z">
              <w:rPr>
                <w:lang w:val="en-CA" w:eastAsia="ar-SA"/>
              </w:rPr>
            </w:rPrChange>
          </w:rPr>
          <w:t xml:space="preserve">as </w:t>
        </w:r>
      </w:ins>
      <w:r w:rsidR="000076D9" w:rsidRPr="0047260E">
        <w:rPr>
          <w:lang w:val="en-CA" w:eastAsia="ar-SA"/>
          <w:rPrChange w:id="4678" w:author="ilia kassianenko" w:date="2019-03-21T21:37:00Z">
            <w:rPr>
              <w:lang w:val="en-CA" w:eastAsia="ar-SA"/>
            </w:rPr>
          </w:rPrChange>
        </w:rPr>
        <w:t xml:space="preserve">the </w:t>
      </w:r>
      <w:ins w:id="4679" w:author="ilia kassianenko" w:date="2019-03-21T20:41:00Z">
        <w:r w:rsidR="00766A22" w:rsidRPr="0047260E">
          <w:rPr>
            <w:lang w:val="en-CA" w:eastAsia="ar-SA"/>
            <w:rPrChange w:id="4680" w:author="ilia kassianenko" w:date="2019-03-21T21:37:00Z">
              <w:rPr>
                <w:lang w:val="en-CA" w:eastAsia="ar-SA"/>
              </w:rPr>
            </w:rPrChange>
          </w:rPr>
          <w:t>COM</w:t>
        </w:r>
      </w:ins>
      <w:del w:id="4681" w:author="ilia kassianenko" w:date="2019-03-21T20:41:00Z">
        <w:r w:rsidR="000076D9" w:rsidRPr="0047260E" w:rsidDel="00766A22">
          <w:rPr>
            <w:lang w:val="en-CA" w:eastAsia="ar-SA"/>
            <w:rPrChange w:id="4682" w:author="ilia kassianenko" w:date="2019-03-21T21:37:00Z">
              <w:rPr>
                <w:lang w:val="en-CA" w:eastAsia="ar-SA"/>
              </w:rPr>
            </w:rPrChange>
          </w:rPr>
          <w:delText>city</w:delText>
        </w:r>
      </w:del>
      <w:r w:rsidR="000076D9" w:rsidRPr="0047260E">
        <w:rPr>
          <w:lang w:val="en-CA" w:eastAsia="ar-SA"/>
          <w:rPrChange w:id="4683" w:author="ilia kassianenko" w:date="2019-03-21T21:37:00Z">
            <w:rPr>
              <w:lang w:val="en-CA" w:eastAsia="ar-SA"/>
            </w:rPr>
          </w:rPrChange>
        </w:rPr>
        <w:t xml:space="preserve"> updates the</w:t>
      </w:r>
      <w:ins w:id="4684" w:author="Fritz Gyger" w:date="2019-03-21T17:29:00Z">
        <w:r w:rsidRPr="0047260E">
          <w:rPr>
            <w:lang w:val="en-CA" w:eastAsia="ar-SA"/>
            <w:rPrChange w:id="4685" w:author="ilia kassianenko" w:date="2019-03-21T21:37:00Z">
              <w:rPr>
                <w:lang w:val="en-CA" w:eastAsia="ar-SA"/>
              </w:rPr>
            </w:rPrChange>
          </w:rPr>
          <w:t>ir</w:t>
        </w:r>
      </w:ins>
      <w:r w:rsidR="000076D9" w:rsidRPr="0047260E">
        <w:rPr>
          <w:lang w:val="en-CA" w:eastAsia="ar-SA"/>
          <w:rPrChange w:id="4686" w:author="ilia kassianenko" w:date="2019-03-21T21:37:00Z">
            <w:rPr>
              <w:lang w:val="en-CA" w:eastAsia="ar-SA"/>
            </w:rPr>
          </w:rPrChange>
        </w:rPr>
        <w:t xml:space="preserve"> files </w:t>
      </w:r>
      <w:ins w:id="4687" w:author="ilia kassianenko" w:date="2019-03-21T20:41:00Z">
        <w:r w:rsidR="00766A22" w:rsidRPr="0047260E">
          <w:rPr>
            <w:lang w:val="en-CA" w:eastAsia="ar-SA"/>
            <w:rPrChange w:id="4688" w:author="ilia kassianenko" w:date="2019-03-21T21:37:00Z">
              <w:rPr>
                <w:lang w:val="en-CA" w:eastAsia="ar-SA"/>
              </w:rPr>
            </w:rPrChange>
          </w:rPr>
          <w:t>at this time.</w:t>
        </w:r>
      </w:ins>
      <w:del w:id="4689" w:author="ilia kassianenko" w:date="2019-03-21T20:41:00Z">
        <w:r w:rsidR="000076D9" w:rsidRPr="0047260E" w:rsidDel="00766A22">
          <w:rPr>
            <w:lang w:val="en-CA" w:eastAsia="ar-SA"/>
            <w:rPrChange w:id="4690" w:author="ilia kassianenko" w:date="2019-03-21T21:37:00Z">
              <w:rPr>
                <w:lang w:val="en-CA" w:eastAsia="ar-SA"/>
              </w:rPr>
            </w:rPrChange>
          </w:rPr>
          <w:delText xml:space="preserve">every Monday at 1am </w:delText>
        </w:r>
        <w:r w:rsidR="003A4EB6" w:rsidRPr="0047260E" w:rsidDel="00766A22">
          <w:rPr>
            <w:lang w:val="en-CA" w:eastAsia="ar-SA"/>
            <w:rPrChange w:id="4691" w:author="ilia kassianenko" w:date="2019-03-21T21:37:00Z">
              <w:rPr>
                <w:lang w:val="en-CA" w:eastAsia="ar-SA"/>
              </w:rPr>
            </w:rPrChange>
          </w:rPr>
          <w:delText>EST</w:delText>
        </w:r>
      </w:del>
    </w:p>
    <w:p w14:paraId="7F0C008C" w14:textId="53A19A89" w:rsidR="003A4EB6" w:rsidRPr="0047260E" w:rsidRDefault="003A4EB6" w:rsidP="00464AED">
      <w:pPr>
        <w:pStyle w:val="BodyText"/>
        <w:numPr>
          <w:ilvl w:val="1"/>
          <w:numId w:val="4"/>
        </w:numPr>
        <w:rPr>
          <w:lang w:val="en-CA" w:eastAsia="ar-SA"/>
          <w:rPrChange w:id="4692" w:author="ilia kassianenko" w:date="2019-03-21T21:37:00Z">
            <w:rPr>
              <w:lang w:val="en-CA" w:eastAsia="ar-SA"/>
            </w:rPr>
          </w:rPrChange>
        </w:rPr>
      </w:pPr>
      <w:r w:rsidRPr="0047260E">
        <w:rPr>
          <w:lang w:val="en-CA" w:eastAsia="ar-SA"/>
          <w:rPrChange w:id="4693" w:author="ilia kassianenko" w:date="2019-03-21T21:37:00Z">
            <w:rPr>
              <w:lang w:val="en-CA" w:eastAsia="ar-SA"/>
            </w:rPr>
          </w:rPrChange>
        </w:rPr>
        <w:t xml:space="preserve">Weather </w:t>
      </w:r>
      <w:ins w:id="4694" w:author="Fritz Gyger" w:date="2019-03-21T17:29:00Z">
        <w:r w:rsidR="00E97442" w:rsidRPr="0047260E">
          <w:rPr>
            <w:lang w:val="en-CA" w:eastAsia="ar-SA"/>
            <w:rPrChange w:id="4695" w:author="ilia kassianenko" w:date="2019-03-21T21:37:00Z">
              <w:rPr>
                <w:lang w:val="en-CA" w:eastAsia="ar-SA"/>
              </w:rPr>
            </w:rPrChange>
          </w:rPr>
          <w:t>data</w:t>
        </w:r>
        <w:del w:id="4696" w:author="ilia kassianenko" w:date="2019-03-21T20:40:00Z">
          <w:r w:rsidR="00E97442" w:rsidRPr="0047260E" w:rsidDel="00766A22">
            <w:rPr>
              <w:lang w:val="en-CA" w:eastAsia="ar-SA"/>
              <w:rPrChange w:id="4697" w:author="ilia kassianenko" w:date="2019-03-21T21:37:00Z">
                <w:rPr>
                  <w:lang w:val="en-CA" w:eastAsia="ar-SA"/>
                </w:rPr>
              </w:rPrChange>
            </w:rPr>
            <w:delText xml:space="preserve"> </w:delText>
          </w:r>
        </w:del>
        <w:r w:rsidR="00E97442" w:rsidRPr="0047260E">
          <w:rPr>
            <w:lang w:val="en-CA" w:eastAsia="ar-SA"/>
            <w:rPrChange w:id="4698" w:author="ilia kassianenko" w:date="2019-03-21T21:37:00Z">
              <w:rPr>
                <w:lang w:val="en-CA" w:eastAsia="ar-SA"/>
              </w:rPr>
            </w:rPrChange>
          </w:rPr>
          <w:t>: We</w:t>
        </w:r>
      </w:ins>
      <w:ins w:id="4699" w:author="ilia kassianenko" w:date="2019-03-21T20:41:00Z">
        <w:r w:rsidR="00766A22" w:rsidRPr="0047260E">
          <w:rPr>
            <w:lang w:val="en-CA" w:eastAsia="ar-SA"/>
            <w:rPrChange w:id="4700" w:author="ilia kassianenko" w:date="2019-03-21T21:37:00Z">
              <w:rPr>
                <w:lang w:val="en-CA" w:eastAsia="ar-SA"/>
              </w:rPr>
            </w:rPrChange>
          </w:rPr>
          <w:t xml:space="preserve"> propose</w:t>
        </w:r>
      </w:ins>
      <w:ins w:id="4701" w:author="Fritz Gyger" w:date="2019-03-21T17:29:00Z">
        <w:del w:id="4702" w:author="ilia kassianenko" w:date="2019-03-21T20:41:00Z">
          <w:r w:rsidR="00E97442" w:rsidRPr="0047260E" w:rsidDel="00766A22">
            <w:rPr>
              <w:lang w:val="en-CA" w:eastAsia="ar-SA"/>
              <w:rPrChange w:id="4703" w:author="ilia kassianenko" w:date="2019-03-21T21:37:00Z">
                <w:rPr>
                  <w:lang w:val="en-CA" w:eastAsia="ar-SA"/>
                </w:rPr>
              </w:rPrChange>
            </w:rPr>
            <w:delText xml:space="preserve"> decided</w:delText>
          </w:r>
        </w:del>
        <w:r w:rsidR="00E97442" w:rsidRPr="0047260E">
          <w:rPr>
            <w:lang w:val="en-CA" w:eastAsia="ar-SA"/>
            <w:rPrChange w:id="4704" w:author="ilia kassianenko" w:date="2019-03-21T21:37:00Z">
              <w:rPr>
                <w:lang w:val="en-CA" w:eastAsia="ar-SA"/>
              </w:rPr>
            </w:rPrChange>
          </w:rPr>
          <w:t xml:space="preserve"> to extract the data also on Mondays</w:t>
        </w:r>
      </w:ins>
      <w:ins w:id="4705" w:author="Fritz Gyger" w:date="2019-03-11T20:07:00Z">
        <w:r w:rsidR="000833BB" w:rsidRPr="0047260E">
          <w:rPr>
            <w:lang w:val="en-CA" w:eastAsia="ar-SA"/>
            <w:rPrChange w:id="4706" w:author="ilia kassianenko" w:date="2019-03-21T21:37:00Z">
              <w:rPr>
                <w:lang w:val="en-CA" w:eastAsia="ar-SA"/>
              </w:rPr>
            </w:rPrChange>
          </w:rPr>
          <w:t xml:space="preserve"> after </w:t>
        </w:r>
      </w:ins>
      <w:ins w:id="4707" w:author="ilia kassianenko" w:date="2019-03-21T20:41:00Z">
        <w:r w:rsidR="00766A22" w:rsidRPr="0047260E">
          <w:rPr>
            <w:lang w:val="en-CA" w:eastAsia="ar-SA"/>
            <w:rPrChange w:id="4708" w:author="ilia kassianenko" w:date="2019-03-21T21:37:00Z">
              <w:rPr>
                <w:lang w:val="en-CA" w:eastAsia="ar-SA"/>
              </w:rPr>
            </w:rPrChange>
          </w:rPr>
          <w:t>1 AM EST</w:t>
        </w:r>
      </w:ins>
      <w:ins w:id="4709" w:author="Fritz Gyger" w:date="2019-03-11T20:07:00Z">
        <w:del w:id="4710" w:author="ilia kassianenko" w:date="2019-03-21T20:41:00Z">
          <w:r w:rsidR="000833BB" w:rsidRPr="0047260E" w:rsidDel="00766A22">
            <w:rPr>
              <w:lang w:val="en-CA" w:eastAsia="ar-SA"/>
              <w:rPrChange w:id="4711" w:author="ilia kassianenko" w:date="2019-03-21T21:37:00Z">
                <w:rPr>
                  <w:lang w:val="en-CA" w:eastAsia="ar-SA"/>
                </w:rPr>
              </w:rPrChange>
            </w:rPr>
            <w:delText>1am</w:delText>
          </w:r>
        </w:del>
      </w:ins>
      <w:ins w:id="4712" w:author="ilia kassianenko" w:date="2019-03-21T20:41:00Z">
        <w:r w:rsidR="00766A22" w:rsidRPr="0047260E">
          <w:rPr>
            <w:lang w:val="en-CA" w:eastAsia="ar-SA"/>
            <w:rPrChange w:id="4713" w:author="ilia kassianenko" w:date="2019-03-21T21:37:00Z">
              <w:rPr>
                <w:lang w:val="en-CA" w:eastAsia="ar-SA"/>
              </w:rPr>
            </w:rPrChange>
          </w:rPr>
          <w:t>,</w:t>
        </w:r>
      </w:ins>
      <w:ins w:id="4714" w:author="Fritz Gyger" w:date="2019-03-21T17:30:00Z">
        <w:r w:rsidR="00E97442" w:rsidRPr="0047260E">
          <w:rPr>
            <w:lang w:val="en-CA" w:eastAsia="ar-SA"/>
            <w:rPrChange w:id="4715" w:author="ilia kassianenko" w:date="2019-03-21T21:37:00Z">
              <w:rPr>
                <w:lang w:val="en-CA" w:eastAsia="ar-SA"/>
              </w:rPr>
            </w:rPrChange>
          </w:rPr>
          <w:t xml:space="preserve"> in order to synchronize the extractions and facilitate the ETL processes</w:t>
        </w:r>
      </w:ins>
      <w:ins w:id="4716" w:author="ilia kassianenko" w:date="2019-03-21T20:41:00Z">
        <w:r w:rsidR="00766A22" w:rsidRPr="0047260E">
          <w:rPr>
            <w:lang w:val="en-CA" w:eastAsia="ar-SA"/>
            <w:rPrChange w:id="4717" w:author="ilia kassianenko" w:date="2019-03-21T21:37:00Z">
              <w:rPr>
                <w:lang w:val="en-CA" w:eastAsia="ar-SA"/>
              </w:rPr>
            </w:rPrChange>
          </w:rPr>
          <w:t>.</w:t>
        </w:r>
      </w:ins>
      <w:ins w:id="4718" w:author="Fritz Gyger" w:date="2019-03-21T17:30:00Z">
        <w:del w:id="4719" w:author="ilia kassianenko" w:date="2019-03-21T20:41:00Z">
          <w:r w:rsidR="00E97442" w:rsidRPr="0047260E" w:rsidDel="00766A22">
            <w:rPr>
              <w:lang w:val="en-CA" w:eastAsia="ar-SA"/>
              <w:rPrChange w:id="4720" w:author="ilia kassianenko" w:date="2019-03-21T21:37:00Z">
                <w:rPr>
                  <w:lang w:val="en-CA" w:eastAsia="ar-SA"/>
                </w:rPr>
              </w:rPrChange>
            </w:rPr>
            <w:delText xml:space="preserve"> </w:delText>
          </w:r>
        </w:del>
      </w:ins>
      <w:ins w:id="4721" w:author="Fritz Gyger" w:date="2019-03-11T20:07:00Z">
        <w:del w:id="4722" w:author="ilia kassianenko" w:date="2019-03-21T20:41:00Z">
          <w:r w:rsidR="000833BB" w:rsidRPr="0047260E" w:rsidDel="00766A22">
            <w:rPr>
              <w:lang w:val="en-CA" w:eastAsia="ar-SA"/>
              <w:rPrChange w:id="4723" w:author="ilia kassianenko" w:date="2019-03-21T21:37:00Z">
                <w:rPr>
                  <w:lang w:val="en-CA" w:eastAsia="ar-SA"/>
                </w:rPr>
              </w:rPrChange>
            </w:rPr>
            <w:delText xml:space="preserve"> </w:delText>
          </w:r>
        </w:del>
      </w:ins>
      <w:del w:id="4724" w:author="Fritz Gyger" w:date="2019-03-11T20:07:00Z">
        <w:r w:rsidRPr="0047260E" w:rsidDel="000833BB">
          <w:rPr>
            <w:lang w:val="en-CA" w:eastAsia="ar-SA"/>
            <w:rPrChange w:id="4725" w:author="ilia kassianenko" w:date="2019-03-21T21:37:00Z">
              <w:rPr>
                <w:lang w:val="en-CA" w:eastAsia="ar-SA"/>
              </w:rPr>
            </w:rPrChange>
          </w:rPr>
          <w:delText>TBC</w:delText>
        </w:r>
      </w:del>
    </w:p>
    <w:p w14:paraId="0A7E09A4" w14:textId="23181787" w:rsidR="00464AED" w:rsidRPr="0047260E" w:rsidDel="00E97442" w:rsidRDefault="00464AED" w:rsidP="000076D9">
      <w:pPr>
        <w:pStyle w:val="BodyText"/>
        <w:numPr>
          <w:ilvl w:val="0"/>
          <w:numId w:val="4"/>
        </w:numPr>
        <w:rPr>
          <w:del w:id="4726" w:author="Fritz Gyger" w:date="2019-03-21T17:28:00Z"/>
          <w:lang w:val="en-CA" w:eastAsia="ar-SA"/>
          <w:rPrChange w:id="4727" w:author="ilia kassianenko" w:date="2019-03-21T21:37:00Z">
            <w:rPr>
              <w:del w:id="4728" w:author="Fritz Gyger" w:date="2019-03-21T17:28:00Z"/>
              <w:lang w:val="en-CA" w:eastAsia="ar-SA"/>
            </w:rPr>
          </w:rPrChange>
        </w:rPr>
      </w:pPr>
    </w:p>
    <w:p w14:paraId="20447D5F" w14:textId="77777777" w:rsidR="000076D9" w:rsidRPr="0047260E" w:rsidRDefault="000076D9" w:rsidP="000076D9">
      <w:pPr>
        <w:pStyle w:val="BodyText"/>
        <w:ind w:left="360"/>
        <w:rPr>
          <w:lang w:val="en-CA" w:eastAsia="ar-SA"/>
          <w:rPrChange w:id="4729" w:author="ilia kassianenko" w:date="2019-03-21T21:37:00Z">
            <w:rPr>
              <w:lang w:val="en-CA" w:eastAsia="ar-SA"/>
            </w:rPr>
          </w:rPrChange>
        </w:rPr>
      </w:pPr>
    </w:p>
    <w:p w14:paraId="7E8A601A" w14:textId="5F53C71D" w:rsidR="000076D9" w:rsidRPr="0047260E" w:rsidDel="00E97442" w:rsidRDefault="000076D9" w:rsidP="000076D9">
      <w:pPr>
        <w:pStyle w:val="BodyText"/>
        <w:rPr>
          <w:del w:id="4730" w:author="Fritz Gyger" w:date="2019-03-21T17:30:00Z"/>
          <w:lang w:val="en-CA" w:eastAsia="ar-SA"/>
          <w:rPrChange w:id="4731" w:author="ilia kassianenko" w:date="2019-03-21T21:37:00Z">
            <w:rPr>
              <w:del w:id="4732" w:author="Fritz Gyger" w:date="2019-03-21T17:30:00Z"/>
              <w:lang w:eastAsia="ar-SA"/>
            </w:rPr>
          </w:rPrChange>
        </w:rPr>
      </w:pPr>
      <w:bookmarkStart w:id="4733" w:name="_Toc4082435"/>
      <w:bookmarkEnd w:id="4733"/>
    </w:p>
    <w:p w14:paraId="1D95C74C" w14:textId="759C0F07" w:rsidR="00BB12B8" w:rsidRPr="0047260E" w:rsidRDefault="004B2EA2">
      <w:pPr>
        <w:pStyle w:val="Heading4"/>
        <w:rPr>
          <w:lang w:val="en-CA"/>
          <w:rPrChange w:id="4734" w:author="ilia kassianenko" w:date="2019-03-21T21:37:00Z">
            <w:rPr/>
          </w:rPrChange>
        </w:rPr>
      </w:pPr>
      <w:bookmarkStart w:id="4735" w:name="_Toc432497677"/>
      <w:bookmarkStart w:id="4736" w:name="_Toc4082436"/>
      <w:r w:rsidRPr="0047260E">
        <w:rPr>
          <w:lang w:val="en-CA"/>
          <w:rPrChange w:id="4737" w:author="ilia kassianenko" w:date="2019-03-21T21:37:00Z">
            <w:rPr/>
          </w:rPrChange>
        </w:rPr>
        <w:t>Data Transfer Requirements</w:t>
      </w:r>
      <w:bookmarkEnd w:id="4735"/>
      <w:bookmarkEnd w:id="4736"/>
    </w:p>
    <w:p w14:paraId="5AB220EC" w14:textId="209716D6" w:rsidR="00222860" w:rsidRPr="0047260E" w:rsidRDefault="004B2EA2" w:rsidP="00222860">
      <w:pPr>
        <w:rPr>
          <w:ins w:id="4738" w:author="outpost" w:date="2019-03-18T21:54:00Z"/>
          <w:rFonts w:cs="Arial"/>
          <w:b/>
          <w:color w:val="24292E"/>
          <w:sz w:val="24"/>
          <w:szCs w:val="24"/>
          <w:u w:val="single"/>
          <w:lang w:val="en-CA"/>
          <w:rPrChange w:id="4739" w:author="ilia kassianenko" w:date="2019-03-21T21:37:00Z">
            <w:rPr>
              <w:ins w:id="4740" w:author="outpost" w:date="2019-03-18T21:54:00Z"/>
              <w:rFonts w:cs="Arial"/>
              <w:b/>
              <w:color w:val="24292E"/>
              <w:sz w:val="24"/>
              <w:szCs w:val="24"/>
              <w:u w:val="single"/>
            </w:rPr>
          </w:rPrChange>
        </w:rPr>
      </w:pPr>
      <w:del w:id="4741" w:author="Fritz Gyger" w:date="2019-03-21T17:30:00Z">
        <w:r w:rsidRPr="0047260E" w:rsidDel="00E97442">
          <w:rPr>
            <w:lang w:val="en-CA"/>
            <w:rPrChange w:id="4742" w:author="ilia kassianenko" w:date="2019-03-21T21:37:00Z">
              <w:rPr/>
            </w:rPrChange>
          </w:rPr>
          <w:delText>Instructions: Describe data transfer requirements to and from the software, including data content, format, sequence, volume/frequency and any conversion issues.</w:delText>
        </w:r>
      </w:del>
      <w:ins w:id="4743" w:author="outpost" w:date="2019-03-18T21:54:00Z">
        <w:r w:rsidR="00222860" w:rsidRPr="0047260E">
          <w:rPr>
            <w:lang w:val="en-CA"/>
            <w:rPrChange w:id="4744" w:author="ilia kassianenko" w:date="2019-03-21T21:37:00Z">
              <w:rPr/>
            </w:rPrChange>
          </w:rPr>
          <w:t>There are two online sources for data acquisitions: Ville de Montreal (COM) and Environment Canada.</w:t>
        </w:r>
      </w:ins>
    </w:p>
    <w:p w14:paraId="2D8323E6" w14:textId="03169BB3" w:rsidR="00222860" w:rsidRPr="0047260E" w:rsidRDefault="00640369">
      <w:pPr>
        <w:pStyle w:val="HTMLPreformatted"/>
        <w:keepNext/>
        <w:shd w:val="clear" w:color="auto" w:fill="FFFFFF"/>
        <w:jc w:val="center"/>
        <w:rPr>
          <w:ins w:id="4745" w:author="outpost" w:date="2019-03-18T21:54:00Z"/>
          <w:rPrChange w:id="4746" w:author="ilia kassianenko" w:date="2019-03-21T21:37:00Z">
            <w:rPr>
              <w:ins w:id="4747" w:author="outpost" w:date="2019-03-18T21:54:00Z"/>
            </w:rPr>
          </w:rPrChange>
        </w:rPr>
      </w:pPr>
      <w:ins w:id="4748" w:author="Fritz Gyger [2]" w:date="2019-03-19T12:27:00Z">
        <w:r w:rsidRPr="0047260E">
          <w:rPr>
            <w:noProof/>
            <w:lang w:eastAsia="en-US"/>
            <w:rPrChange w:id="4749" w:author="ilia kassianenko" w:date="2019-03-21T21:37:00Z">
              <w:rPr>
                <w:noProof/>
                <w:lang w:val="en-US" w:eastAsia="en-US"/>
              </w:rPr>
            </w:rPrChange>
          </w:rPr>
          <w:drawing>
            <wp:inline distT="0" distB="0" distL="0" distR="0" wp14:anchorId="6480BA74" wp14:editId="4BB3DD05">
              <wp:extent cx="5943600" cy="1932940"/>
              <wp:effectExtent l="25400" t="25400" r="25400" b="228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2940"/>
                      </a:xfrm>
                      <a:prstGeom prst="rect">
                        <a:avLst/>
                      </a:prstGeom>
                      <a:ln>
                        <a:solidFill>
                          <a:schemeClr val="tx1"/>
                        </a:solidFill>
                      </a:ln>
                    </pic:spPr>
                  </pic:pic>
                </a:graphicData>
              </a:graphic>
            </wp:inline>
          </w:drawing>
        </w:r>
        <w:r w:rsidRPr="0047260E">
          <w:rPr>
            <w:noProof/>
            <w:rPrChange w:id="4750" w:author="ilia kassianenko" w:date="2019-03-21T21:37:00Z">
              <w:rPr>
                <w:noProof/>
              </w:rPr>
            </w:rPrChange>
          </w:rPr>
          <w:t xml:space="preserve"> </w:t>
        </w:r>
      </w:ins>
      <w:ins w:id="4751" w:author="outpost" w:date="2019-03-18T21:54:00Z">
        <w:del w:id="4752" w:author="Fritz Gyger [2]" w:date="2019-03-19T12:27:00Z">
          <w:r w:rsidR="00222860" w:rsidRPr="0047260E" w:rsidDel="00640369">
            <w:rPr>
              <w:noProof/>
              <w:lang w:eastAsia="en-US"/>
              <w:rPrChange w:id="4753" w:author="ilia kassianenko" w:date="2019-03-21T21:37:00Z">
                <w:rPr>
                  <w:noProof/>
                  <w:lang w:val="en-US" w:eastAsia="en-US"/>
                </w:rPr>
              </w:rPrChange>
            </w:rPr>
            <w:drawing>
              <wp:inline distT="0" distB="0" distL="0" distR="0" wp14:anchorId="57C267C4" wp14:editId="155FC552">
                <wp:extent cx="5332724" cy="1698381"/>
                <wp:effectExtent l="19050" t="19050" r="2095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5489" cy="1712001"/>
                        </a:xfrm>
                        <a:prstGeom prst="rect">
                          <a:avLst/>
                        </a:prstGeom>
                        <a:ln>
                          <a:solidFill>
                            <a:schemeClr val="tx1"/>
                          </a:solidFill>
                        </a:ln>
                      </pic:spPr>
                    </pic:pic>
                  </a:graphicData>
                </a:graphic>
              </wp:inline>
            </w:drawing>
          </w:r>
        </w:del>
      </w:ins>
    </w:p>
    <w:p w14:paraId="7EA5E86E" w14:textId="79505C34" w:rsidR="00222860" w:rsidRPr="0047260E" w:rsidRDefault="00222860">
      <w:pPr>
        <w:pStyle w:val="Caption"/>
        <w:jc w:val="center"/>
        <w:rPr>
          <w:ins w:id="4754" w:author="outpost" w:date="2019-03-18T21:54:00Z"/>
          <w:lang w:val="en-CA"/>
          <w:rPrChange w:id="4755" w:author="ilia kassianenko" w:date="2019-03-21T21:37:00Z">
            <w:rPr>
              <w:ins w:id="4756" w:author="outpost" w:date="2019-03-18T21:54:00Z"/>
            </w:rPr>
          </w:rPrChange>
        </w:rPr>
        <w:pPrChange w:id="4757" w:author="outpost" w:date="2019-03-18T21:54:00Z">
          <w:pPr>
            <w:pStyle w:val="HTMLPreformatted"/>
            <w:keepNext/>
            <w:shd w:val="clear" w:color="auto" w:fill="FFFFFF"/>
            <w:jc w:val="center"/>
          </w:pPr>
        </w:pPrChange>
      </w:pPr>
      <w:ins w:id="4758" w:author="outpost" w:date="2019-03-18T21:54:00Z">
        <w:r w:rsidRPr="0047260E">
          <w:rPr>
            <w:lang w:val="en-CA"/>
            <w:rPrChange w:id="4759" w:author="ilia kassianenko" w:date="2019-03-21T21:37:00Z">
              <w:rPr/>
            </w:rPrChange>
          </w:rPr>
          <w:t xml:space="preserve">Figure </w:t>
        </w:r>
        <w:r w:rsidRPr="0047260E">
          <w:rPr>
            <w:lang w:val="en-CA"/>
            <w:rPrChange w:id="4760" w:author="ilia kassianenko" w:date="2019-03-21T21:37:00Z">
              <w:rPr/>
            </w:rPrChange>
          </w:rPr>
          <w:fldChar w:fldCharType="begin"/>
        </w:r>
        <w:r w:rsidRPr="0047260E">
          <w:rPr>
            <w:lang w:val="en-CA"/>
            <w:rPrChange w:id="4761" w:author="ilia kassianenko" w:date="2019-03-21T21:37:00Z">
              <w:rPr/>
            </w:rPrChange>
          </w:rPr>
          <w:instrText xml:space="preserve"> SEQ Figure \* ARABIC </w:instrText>
        </w:r>
      </w:ins>
      <w:r w:rsidRPr="0047260E">
        <w:rPr>
          <w:lang w:val="en-CA"/>
          <w:rPrChange w:id="4762" w:author="ilia kassianenko" w:date="2019-03-21T21:37:00Z">
            <w:rPr/>
          </w:rPrChange>
        </w:rPr>
        <w:fldChar w:fldCharType="separate"/>
      </w:r>
      <w:ins w:id="4763" w:author="ilia kassianenko" w:date="2019-03-21T21:41:00Z">
        <w:r w:rsidR="007B6C7E">
          <w:rPr>
            <w:noProof/>
            <w:lang w:val="en-CA"/>
          </w:rPr>
          <w:t>4</w:t>
        </w:r>
      </w:ins>
      <w:ins w:id="4764" w:author="outpost" w:date="2019-03-18T21:54:00Z">
        <w:r w:rsidRPr="0047260E">
          <w:rPr>
            <w:lang w:val="en-CA"/>
            <w:rPrChange w:id="4765" w:author="ilia kassianenko" w:date="2019-03-21T21:37:00Z">
              <w:rPr/>
            </w:rPrChange>
          </w:rPr>
          <w:fldChar w:fldCharType="end"/>
        </w:r>
        <w:r w:rsidRPr="0047260E">
          <w:rPr>
            <w:lang w:val="en-CA"/>
            <w:rPrChange w:id="4766" w:author="ilia kassianenko" w:date="2019-03-21T21:37:00Z">
              <w:rPr/>
            </w:rPrChange>
          </w:rPr>
          <w:t xml:space="preserve"> Data Sources</w:t>
        </w:r>
      </w:ins>
    </w:p>
    <w:p w14:paraId="51710403" w14:textId="654B9A3F" w:rsidR="00094922" w:rsidRPr="0047260E" w:rsidDel="00222860" w:rsidRDefault="00094922" w:rsidP="00222860">
      <w:pPr>
        <w:pStyle w:val="HTMLPreformatted"/>
        <w:shd w:val="clear" w:color="auto" w:fill="FFFFFF"/>
        <w:rPr>
          <w:ins w:id="4767" w:author="Fritz Gyger" w:date="2019-03-08T17:03:00Z"/>
          <w:del w:id="4768" w:author="outpost" w:date="2019-03-18T21:54:00Z"/>
          <w:rFonts w:ascii="Arial" w:hAnsi="Arial" w:cs="Arial"/>
          <w:b/>
          <w:color w:val="24292E"/>
          <w:sz w:val="24"/>
          <w:szCs w:val="24"/>
          <w:u w:val="single"/>
          <w:rPrChange w:id="4769" w:author="ilia kassianenko" w:date="2019-03-21T21:37:00Z">
            <w:rPr>
              <w:ins w:id="4770" w:author="Fritz Gyger" w:date="2019-03-08T17:03:00Z"/>
              <w:del w:id="4771" w:author="outpost" w:date="2019-03-18T21:54:00Z"/>
              <w:rFonts w:ascii="Arial" w:hAnsi="Arial" w:cs="Arial"/>
              <w:b/>
              <w:color w:val="24292E"/>
              <w:sz w:val="24"/>
              <w:szCs w:val="24"/>
              <w:u w:val="single"/>
            </w:rPr>
          </w:rPrChange>
        </w:rPr>
      </w:pPr>
      <w:ins w:id="4772" w:author="Fritz Gyger" w:date="2019-03-08T17:03:00Z">
        <w:del w:id="4773" w:author="outpost" w:date="2019-03-18T21:54:00Z">
          <w:r w:rsidRPr="0047260E" w:rsidDel="00222860">
            <w:rPr>
              <w:rFonts w:ascii="Arial" w:hAnsi="Arial" w:cs="Arial"/>
              <w:color w:val="24292E"/>
              <w:sz w:val="24"/>
              <w:szCs w:val="24"/>
              <w:rPrChange w:id="4774" w:author="ilia kassianenko" w:date="2019-03-21T21:37:00Z">
                <w:rPr>
                  <w:rFonts w:ascii="Arial" w:hAnsi="Arial" w:cs="Arial"/>
                  <w:color w:val="24292E"/>
                  <w:sz w:val="24"/>
                  <w:szCs w:val="24"/>
                </w:rPr>
              </w:rPrChange>
            </w:rPr>
            <w:delText>The data is acquired from two main</w:delText>
          </w:r>
          <w:r w:rsidRPr="0047260E" w:rsidDel="00222860">
            <w:rPr>
              <w:rFonts w:ascii="Arial" w:hAnsi="Arial" w:cs="Arial"/>
              <w:b/>
              <w:color w:val="24292E"/>
              <w:sz w:val="24"/>
              <w:szCs w:val="24"/>
              <w:rPrChange w:id="4775" w:author="ilia kassianenko" w:date="2019-03-21T21:37:00Z">
                <w:rPr>
                  <w:rFonts w:ascii="Arial" w:hAnsi="Arial" w:cs="Arial"/>
                  <w:b/>
                  <w:color w:val="24292E"/>
                  <w:sz w:val="24"/>
                  <w:szCs w:val="24"/>
                </w:rPr>
              </w:rPrChange>
            </w:rPr>
            <w:delText xml:space="preserve"> </w:delText>
          </w:r>
          <w:r w:rsidRPr="0047260E" w:rsidDel="00222860">
            <w:rPr>
              <w:rFonts w:ascii="Arial" w:hAnsi="Arial" w:cs="Arial"/>
              <w:b/>
              <w:color w:val="24292E"/>
              <w:sz w:val="24"/>
              <w:szCs w:val="24"/>
              <w:u w:val="single"/>
              <w:rPrChange w:id="4776" w:author="ilia kassianenko" w:date="2019-03-21T21:37:00Z">
                <w:rPr>
                  <w:rFonts w:ascii="Arial" w:hAnsi="Arial" w:cs="Arial"/>
                  <w:b/>
                  <w:color w:val="24292E"/>
                  <w:sz w:val="24"/>
                  <w:szCs w:val="24"/>
                  <w:u w:val="single"/>
                </w:rPr>
              </w:rPrChange>
            </w:rPr>
            <w:delText>Data sources:</w:delText>
          </w:r>
        </w:del>
      </w:ins>
    </w:p>
    <w:p w14:paraId="77B3B743" w14:textId="40B77FE4" w:rsidR="00094922" w:rsidRPr="0047260E" w:rsidDel="00222860" w:rsidRDefault="00094922" w:rsidP="00094922">
      <w:pPr>
        <w:pStyle w:val="HTMLPreformatted"/>
        <w:shd w:val="clear" w:color="auto" w:fill="FFFFFF"/>
        <w:rPr>
          <w:ins w:id="4777" w:author="Fritz Gyger" w:date="2019-03-08T17:03:00Z"/>
          <w:del w:id="4778" w:author="outpost" w:date="2019-03-18T21:54:00Z"/>
          <w:rFonts w:ascii="Arial" w:hAnsi="Arial" w:cs="Arial"/>
          <w:b/>
          <w:color w:val="24292E"/>
          <w:sz w:val="24"/>
          <w:szCs w:val="24"/>
          <w:u w:val="single"/>
          <w:rPrChange w:id="4779" w:author="ilia kassianenko" w:date="2019-03-21T21:37:00Z">
            <w:rPr>
              <w:ins w:id="4780" w:author="Fritz Gyger" w:date="2019-03-08T17:03:00Z"/>
              <w:del w:id="4781" w:author="outpost" w:date="2019-03-18T21:54:00Z"/>
              <w:rFonts w:ascii="Arial" w:hAnsi="Arial" w:cs="Arial"/>
              <w:b/>
              <w:color w:val="24292E"/>
              <w:sz w:val="24"/>
              <w:szCs w:val="24"/>
              <w:u w:val="single"/>
              <w:lang w:val="fr-CA"/>
            </w:rPr>
          </w:rPrChange>
        </w:rPr>
      </w:pPr>
      <w:ins w:id="4782" w:author="Fritz Gyger" w:date="2019-03-08T17:03:00Z">
        <w:del w:id="4783" w:author="outpost" w:date="2019-03-18T21:54:00Z">
          <w:r w:rsidRPr="0047260E" w:rsidDel="00222860">
            <w:rPr>
              <w:noProof/>
              <w:rPrChange w:id="4784" w:author="ilia kassianenko" w:date="2019-03-21T21:37:00Z">
                <w:rPr>
                  <w:noProof/>
                </w:rPr>
              </w:rPrChange>
            </w:rPr>
            <w:drawing>
              <wp:inline distT="0" distB="0" distL="0" distR="0" wp14:anchorId="448A6CD1" wp14:editId="76A793C4">
                <wp:extent cx="6038850" cy="192327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5050" cy="1925245"/>
                        </a:xfrm>
                        <a:prstGeom prst="rect">
                          <a:avLst/>
                        </a:prstGeom>
                        <a:ln>
                          <a:solidFill>
                            <a:schemeClr val="tx1"/>
                          </a:solidFill>
                        </a:ln>
                      </pic:spPr>
                    </pic:pic>
                  </a:graphicData>
                </a:graphic>
              </wp:inline>
            </w:drawing>
          </w:r>
        </w:del>
      </w:ins>
    </w:p>
    <w:p w14:paraId="1BA98571" w14:textId="1E2265F7" w:rsidR="00094922" w:rsidRPr="0047260E" w:rsidDel="00094922" w:rsidRDefault="00094922">
      <w:pPr>
        <w:pStyle w:val="BodyText"/>
        <w:rPr>
          <w:del w:id="4785" w:author="Fritz Gyger" w:date="2019-03-08T17:04:00Z"/>
          <w:lang w:val="en-CA"/>
          <w:rPrChange w:id="4786" w:author="ilia kassianenko" w:date="2019-03-21T21:37:00Z">
            <w:rPr>
              <w:del w:id="4787" w:author="Fritz Gyger" w:date="2019-03-08T17:04:00Z"/>
            </w:rPr>
          </w:rPrChange>
        </w:rPr>
        <w:pPrChange w:id="4788" w:author="Fritz Gyger" w:date="2019-03-08T17:03:00Z">
          <w:pPr>
            <w:pStyle w:val="InstructionalText"/>
          </w:pPr>
        </w:pPrChange>
      </w:pPr>
    </w:p>
    <w:p w14:paraId="2A70784D" w14:textId="03483180" w:rsidR="00222860" w:rsidRPr="0047260E" w:rsidRDefault="006C31C9" w:rsidP="006C31C9">
      <w:pPr>
        <w:pStyle w:val="BodyText"/>
        <w:numPr>
          <w:ilvl w:val="0"/>
          <w:numId w:val="4"/>
        </w:numPr>
        <w:rPr>
          <w:ins w:id="4789" w:author="outpost" w:date="2019-03-18T21:55:00Z"/>
          <w:lang w:val="en-CA" w:eastAsia="ar-SA"/>
          <w:rPrChange w:id="4790" w:author="ilia kassianenko" w:date="2019-03-21T21:37:00Z">
            <w:rPr>
              <w:ins w:id="4791" w:author="outpost" w:date="2019-03-18T21:55:00Z"/>
              <w:lang w:val="en-CA" w:eastAsia="ar-SA"/>
            </w:rPr>
          </w:rPrChange>
        </w:rPr>
      </w:pPr>
      <w:r w:rsidRPr="0047260E">
        <w:rPr>
          <w:lang w:val="en-CA" w:eastAsia="ar-SA"/>
          <w:rPrChange w:id="4792" w:author="ilia kassianenko" w:date="2019-03-21T21:37:00Z">
            <w:rPr>
              <w:lang w:val="en-CA" w:eastAsia="ar-SA"/>
            </w:rPr>
          </w:rPrChange>
        </w:rPr>
        <w:t xml:space="preserve">Extract source files in UTF-8 format in order to have </w:t>
      </w:r>
      <w:ins w:id="4793" w:author="ilia kassianenko" w:date="2019-03-21T20:42:00Z">
        <w:r w:rsidR="00766A22" w:rsidRPr="0047260E">
          <w:rPr>
            <w:lang w:val="en-CA" w:eastAsia="ar-SA"/>
            <w:rPrChange w:id="4794" w:author="ilia kassianenko" w:date="2019-03-21T21:37:00Z">
              <w:rPr>
                <w:lang w:val="en-CA" w:eastAsia="ar-SA"/>
              </w:rPr>
            </w:rPrChange>
          </w:rPr>
          <w:t xml:space="preserve">resolve string conversion errors for </w:t>
        </w:r>
      </w:ins>
      <w:r w:rsidRPr="0047260E">
        <w:rPr>
          <w:lang w:val="en-CA" w:eastAsia="ar-SA"/>
          <w:rPrChange w:id="4795" w:author="ilia kassianenko" w:date="2019-03-21T21:37:00Z">
            <w:rPr>
              <w:lang w:val="en-CA" w:eastAsia="ar-SA"/>
            </w:rPr>
          </w:rPrChange>
        </w:rPr>
        <w:t xml:space="preserve">French accents </w:t>
      </w:r>
      <w:del w:id="4796" w:author="outpost" w:date="2019-03-18T21:55:00Z">
        <w:r w:rsidR="000076D9" w:rsidRPr="0047260E" w:rsidDel="00222860">
          <w:rPr>
            <w:lang w:val="en-CA" w:eastAsia="ar-SA"/>
            <w:rPrChange w:id="4797" w:author="ilia kassianenko" w:date="2019-03-21T21:37:00Z">
              <w:rPr>
                <w:lang w:val="en-CA" w:eastAsia="ar-SA"/>
              </w:rPr>
            </w:rPrChange>
          </w:rPr>
          <w:delText xml:space="preserve">                           </w:delText>
        </w:r>
      </w:del>
    </w:p>
    <w:p w14:paraId="4E21D8D6" w14:textId="77777777" w:rsidR="00B45947" w:rsidRPr="0047260E" w:rsidRDefault="006C31C9">
      <w:pPr>
        <w:pStyle w:val="BodyText"/>
        <w:ind w:left="720"/>
        <w:rPr>
          <w:ins w:id="4798" w:author="ilia kassianenko" w:date="2019-03-21T20:57:00Z"/>
          <w:lang w:val="en-CA" w:eastAsia="ar-SA"/>
          <w:rPrChange w:id="4799" w:author="ilia kassianenko" w:date="2019-03-21T21:37:00Z">
            <w:rPr>
              <w:ins w:id="4800" w:author="ilia kassianenko" w:date="2019-03-21T20:57:00Z"/>
              <w:lang w:val="en-CA" w:eastAsia="ar-SA"/>
            </w:rPr>
          </w:rPrChange>
        </w:rPr>
        <w:pPrChange w:id="4801" w:author="outpost" w:date="2019-03-18T21:55:00Z">
          <w:pPr>
            <w:pStyle w:val="BodyText"/>
            <w:numPr>
              <w:numId w:val="4"/>
            </w:numPr>
            <w:ind w:left="720" w:hanging="360"/>
          </w:pPr>
        </w:pPrChange>
      </w:pPr>
      <w:r w:rsidRPr="0047260E">
        <w:rPr>
          <w:lang w:val="en-CA" w:eastAsia="ar-SA"/>
          <w:rPrChange w:id="4802" w:author="ilia kassianenko" w:date="2019-03-21T21:37:00Z">
            <w:rPr>
              <w:lang w:val="en-CA" w:eastAsia="ar-SA"/>
            </w:rPr>
          </w:rPrChange>
        </w:rPr>
        <w:t>(</w:t>
      </w:r>
      <w:proofErr w:type="gramStart"/>
      <w:r w:rsidRPr="0047260E">
        <w:rPr>
          <w:lang w:val="en-CA" w:eastAsia="ar-SA"/>
          <w:rPrChange w:id="4803" w:author="ilia kassianenko" w:date="2019-03-21T21:37:00Z">
            <w:rPr>
              <w:lang w:val="en-CA" w:eastAsia="ar-SA"/>
            </w:rPr>
          </w:rPrChange>
        </w:rPr>
        <w:t>e</w:t>
      </w:r>
      <w:ins w:id="4804" w:author="ilia kassianenko" w:date="2019-03-21T20:42:00Z">
        <w:r w:rsidR="00766A22" w:rsidRPr="0047260E">
          <w:rPr>
            <w:lang w:val="en-CA" w:eastAsia="ar-SA"/>
            <w:rPrChange w:id="4805" w:author="ilia kassianenko" w:date="2019-03-21T21:37:00Z">
              <w:rPr>
                <w:lang w:val="en-CA" w:eastAsia="ar-SA"/>
              </w:rPr>
            </w:rPrChange>
          </w:rPr>
          <w:t>xample</w:t>
        </w:r>
        <w:proofErr w:type="gramEnd"/>
        <w:r w:rsidR="00766A22" w:rsidRPr="0047260E">
          <w:rPr>
            <w:lang w:val="en-CA" w:eastAsia="ar-SA"/>
            <w:rPrChange w:id="4806" w:author="ilia kassianenko" w:date="2019-03-21T21:37:00Z">
              <w:rPr>
                <w:lang w:val="en-CA" w:eastAsia="ar-SA"/>
              </w:rPr>
            </w:rPrChange>
          </w:rPr>
          <w:t>:</w:t>
        </w:r>
      </w:ins>
      <w:del w:id="4807" w:author="ilia kassianenko" w:date="2019-03-21T20:42:00Z">
        <w:r w:rsidRPr="0047260E" w:rsidDel="00766A22">
          <w:rPr>
            <w:lang w:val="en-CA" w:eastAsia="ar-SA"/>
            <w:rPrChange w:id="4808" w:author="ilia kassianenko" w:date="2019-03-21T21:37:00Z">
              <w:rPr>
                <w:lang w:val="en-CA" w:eastAsia="ar-SA"/>
              </w:rPr>
            </w:rPrChange>
          </w:rPr>
          <w:delText>x.</w:delText>
        </w:r>
      </w:del>
      <w:r w:rsidRPr="0047260E">
        <w:rPr>
          <w:lang w:val="en-CA" w:eastAsia="ar-SA"/>
          <w:rPrChange w:id="4809" w:author="ilia kassianenko" w:date="2019-03-21T21:37:00Z">
            <w:rPr>
              <w:lang w:val="en-CA" w:eastAsia="ar-SA"/>
            </w:rPr>
          </w:rPrChange>
        </w:rPr>
        <w:t xml:space="preserve"> </w:t>
      </w:r>
      <w:ins w:id="4810" w:author="ilia kassianenko" w:date="2019-03-21T20:42:00Z">
        <w:r w:rsidR="00766A22" w:rsidRPr="0047260E">
          <w:rPr>
            <w:lang w:val="en-CA" w:eastAsia="ar-SA"/>
            <w:rPrChange w:id="4811" w:author="ilia kassianenko" w:date="2019-03-21T21:37:00Z">
              <w:rPr>
                <w:lang w:val="en-CA" w:eastAsia="ar-SA"/>
              </w:rPr>
            </w:rPrChange>
          </w:rPr>
          <w:t>“</w:t>
        </w:r>
      </w:ins>
      <w:r w:rsidRPr="0047260E">
        <w:rPr>
          <w:lang w:val="en-CA" w:eastAsia="ar-SA"/>
          <w:rPrChange w:id="4812" w:author="ilia kassianenko" w:date="2019-03-21T21:37:00Z">
            <w:rPr>
              <w:lang w:val="en-CA" w:eastAsia="ar-SA"/>
            </w:rPr>
          </w:rPrChange>
        </w:rPr>
        <w:t>Saint-Léonard</w:t>
      </w:r>
      <w:ins w:id="4813" w:author="ilia kassianenko" w:date="2019-03-21T20:42:00Z">
        <w:r w:rsidR="00766A22" w:rsidRPr="0047260E">
          <w:rPr>
            <w:lang w:val="en-CA" w:eastAsia="ar-SA"/>
            <w:rPrChange w:id="4814" w:author="ilia kassianenko" w:date="2019-03-21T21:37:00Z">
              <w:rPr>
                <w:lang w:val="en-CA" w:eastAsia="ar-SA"/>
              </w:rPr>
            </w:rPrChange>
          </w:rPr>
          <w:t>”</w:t>
        </w:r>
      </w:ins>
      <w:r w:rsidRPr="0047260E">
        <w:rPr>
          <w:lang w:val="en-CA" w:eastAsia="ar-SA"/>
          <w:rPrChange w:id="4815" w:author="ilia kassianenko" w:date="2019-03-21T21:37:00Z">
            <w:rPr>
              <w:lang w:val="en-CA" w:eastAsia="ar-SA"/>
            </w:rPr>
          </w:rPrChange>
        </w:rPr>
        <w:t xml:space="preserve"> instead of </w:t>
      </w:r>
      <w:ins w:id="4816" w:author="ilia kassianenko" w:date="2019-03-21T20:42:00Z">
        <w:r w:rsidR="00766A22" w:rsidRPr="0047260E">
          <w:rPr>
            <w:lang w:val="en-CA" w:eastAsia="ar-SA"/>
            <w:rPrChange w:id="4817" w:author="ilia kassianenko" w:date="2019-03-21T21:37:00Z">
              <w:rPr>
                <w:lang w:val="en-CA" w:eastAsia="ar-SA"/>
              </w:rPr>
            </w:rPrChange>
          </w:rPr>
          <w:t>“</w:t>
        </w:r>
      </w:ins>
      <w:proofErr w:type="spellStart"/>
      <w:r w:rsidRPr="0047260E">
        <w:rPr>
          <w:lang w:val="en-CA" w:eastAsia="ar-SA"/>
          <w:rPrChange w:id="4818" w:author="ilia kassianenko" w:date="2019-03-21T21:37:00Z">
            <w:rPr>
              <w:lang w:val="en-CA" w:eastAsia="ar-SA"/>
            </w:rPr>
          </w:rPrChange>
        </w:rPr>
        <w:t>Saint-LÃ©onard</w:t>
      </w:r>
      <w:proofErr w:type="spellEnd"/>
      <w:ins w:id="4819" w:author="ilia kassianenko" w:date="2019-03-21T20:42:00Z">
        <w:r w:rsidR="00766A22" w:rsidRPr="0047260E">
          <w:rPr>
            <w:lang w:val="en-CA" w:eastAsia="ar-SA"/>
            <w:rPrChange w:id="4820" w:author="ilia kassianenko" w:date="2019-03-21T21:37:00Z">
              <w:rPr>
                <w:lang w:val="en-CA" w:eastAsia="ar-SA"/>
              </w:rPr>
            </w:rPrChange>
          </w:rPr>
          <w:t>”</w:t>
        </w:r>
      </w:ins>
      <w:r w:rsidRPr="0047260E">
        <w:rPr>
          <w:lang w:val="en-CA" w:eastAsia="ar-SA"/>
          <w:rPrChange w:id="4821" w:author="ilia kassianenko" w:date="2019-03-21T21:37:00Z">
            <w:rPr>
              <w:lang w:val="en-CA" w:eastAsia="ar-SA"/>
            </w:rPr>
          </w:rPrChange>
        </w:rPr>
        <w:t>)</w:t>
      </w:r>
    </w:p>
    <w:p w14:paraId="24B701E7" w14:textId="77777777" w:rsidR="00B45947" w:rsidRPr="0047260E" w:rsidRDefault="00B45947">
      <w:pPr>
        <w:pStyle w:val="BodyText"/>
        <w:ind w:left="720"/>
        <w:rPr>
          <w:ins w:id="4822" w:author="ilia kassianenko" w:date="2019-03-21T20:57:00Z"/>
          <w:lang w:val="en-CA" w:eastAsia="ar-SA"/>
          <w:rPrChange w:id="4823" w:author="ilia kassianenko" w:date="2019-03-21T21:37:00Z">
            <w:rPr>
              <w:ins w:id="4824" w:author="ilia kassianenko" w:date="2019-03-21T20:57:00Z"/>
              <w:lang w:val="en-CA" w:eastAsia="ar-SA"/>
            </w:rPr>
          </w:rPrChange>
        </w:rPr>
        <w:pPrChange w:id="4825" w:author="outpost" w:date="2019-03-18T21:55:00Z">
          <w:pPr>
            <w:pStyle w:val="BodyText"/>
            <w:numPr>
              <w:numId w:val="4"/>
            </w:numPr>
            <w:ind w:left="720" w:hanging="360"/>
          </w:pPr>
        </w:pPrChange>
      </w:pPr>
    </w:p>
    <w:p w14:paraId="524243AD" w14:textId="0388732C" w:rsidR="006C31C9" w:rsidRPr="0047260E" w:rsidRDefault="006C31C9">
      <w:pPr>
        <w:pStyle w:val="BodyText"/>
        <w:ind w:left="720"/>
        <w:rPr>
          <w:lang w:val="en-CA" w:eastAsia="ar-SA"/>
          <w:rPrChange w:id="4826" w:author="ilia kassianenko" w:date="2019-03-21T21:37:00Z">
            <w:rPr>
              <w:lang w:val="en-CA" w:eastAsia="ar-SA"/>
            </w:rPr>
          </w:rPrChange>
        </w:rPr>
        <w:pPrChange w:id="4827" w:author="outpost" w:date="2019-03-18T21:55:00Z">
          <w:pPr>
            <w:pStyle w:val="BodyText"/>
            <w:numPr>
              <w:numId w:val="4"/>
            </w:numPr>
            <w:ind w:left="720" w:hanging="360"/>
          </w:pPr>
        </w:pPrChange>
      </w:pPr>
      <w:del w:id="4828" w:author="outpost" w:date="2019-03-18T21:55:00Z">
        <w:r w:rsidRPr="0047260E" w:rsidDel="00222860">
          <w:rPr>
            <w:lang w:val="en-CA" w:eastAsia="ar-SA"/>
            <w:rPrChange w:id="4829" w:author="ilia kassianenko" w:date="2019-03-21T21:37:00Z">
              <w:rPr>
                <w:lang w:val="en-CA" w:eastAsia="ar-SA"/>
              </w:rPr>
            </w:rPrChange>
          </w:rPr>
          <w:delText xml:space="preserve">  </w:delText>
        </w:r>
      </w:del>
    </w:p>
    <w:p w14:paraId="532B1631" w14:textId="77777777" w:rsidR="00464AED" w:rsidRPr="0047260E" w:rsidRDefault="00464AED" w:rsidP="006C31C9">
      <w:pPr>
        <w:pStyle w:val="BodyText"/>
        <w:numPr>
          <w:ilvl w:val="0"/>
          <w:numId w:val="4"/>
        </w:numPr>
        <w:rPr>
          <w:lang w:val="en-CA" w:eastAsia="ar-SA"/>
          <w:rPrChange w:id="4830" w:author="ilia kassianenko" w:date="2019-03-21T21:37:00Z">
            <w:rPr>
              <w:lang w:val="en-CA" w:eastAsia="ar-SA"/>
            </w:rPr>
          </w:rPrChange>
        </w:rPr>
      </w:pPr>
      <w:r w:rsidRPr="0047260E">
        <w:rPr>
          <w:lang w:val="en-CA" w:eastAsia="ar-SA"/>
          <w:rPrChange w:id="4831" w:author="ilia kassianenko" w:date="2019-03-21T21:37:00Z">
            <w:rPr>
              <w:lang w:val="en-CA" w:eastAsia="ar-SA"/>
            </w:rPr>
          </w:rPrChange>
        </w:rPr>
        <w:t>V</w:t>
      </w:r>
      <w:r w:rsidR="000076D9" w:rsidRPr="0047260E">
        <w:rPr>
          <w:lang w:val="en-CA" w:eastAsia="ar-SA"/>
          <w:rPrChange w:id="4832" w:author="ilia kassianenko" w:date="2019-03-21T21:37:00Z">
            <w:rPr>
              <w:lang w:val="en-CA" w:eastAsia="ar-SA"/>
            </w:rPr>
          </w:rPrChange>
        </w:rPr>
        <w:t>olume</w:t>
      </w:r>
      <w:del w:id="4833" w:author="ilia kassianenko" w:date="2019-03-21T20:43:00Z">
        <w:r w:rsidRPr="0047260E" w:rsidDel="00766A22">
          <w:rPr>
            <w:lang w:val="en-CA" w:eastAsia="ar-SA"/>
            <w:rPrChange w:id="4834" w:author="ilia kassianenko" w:date="2019-03-21T21:37:00Z">
              <w:rPr>
                <w:lang w:val="en-CA" w:eastAsia="ar-SA"/>
              </w:rPr>
            </w:rPrChange>
          </w:rPr>
          <w:delText xml:space="preserve"> </w:delText>
        </w:r>
      </w:del>
      <w:r w:rsidRPr="0047260E">
        <w:rPr>
          <w:lang w:val="en-CA" w:eastAsia="ar-SA"/>
          <w:rPrChange w:id="4835" w:author="ilia kassianenko" w:date="2019-03-21T21:37:00Z">
            <w:rPr>
              <w:lang w:val="en-CA" w:eastAsia="ar-SA"/>
            </w:rPr>
          </w:rPrChange>
        </w:rPr>
        <w:t>:</w:t>
      </w:r>
    </w:p>
    <w:p w14:paraId="36FF478B" w14:textId="77777777" w:rsidR="00464AED" w:rsidRPr="0047260E" w:rsidRDefault="00464AED" w:rsidP="00464AED">
      <w:pPr>
        <w:pStyle w:val="BodyText"/>
        <w:numPr>
          <w:ilvl w:val="1"/>
          <w:numId w:val="4"/>
        </w:numPr>
        <w:rPr>
          <w:lang w:val="en-CA" w:eastAsia="ar-SA"/>
          <w:rPrChange w:id="4836" w:author="ilia kassianenko" w:date="2019-03-21T21:37:00Z">
            <w:rPr>
              <w:lang w:val="en-CA" w:eastAsia="ar-SA"/>
            </w:rPr>
          </w:rPrChange>
        </w:rPr>
      </w:pPr>
      <w:r w:rsidRPr="0047260E">
        <w:rPr>
          <w:lang w:val="en-CA" w:eastAsia="ar-SA"/>
          <w:rPrChange w:id="4837" w:author="ilia kassianenko" w:date="2019-03-21T21:37:00Z">
            <w:rPr>
              <w:lang w:val="en-CA" w:eastAsia="ar-SA"/>
            </w:rPr>
          </w:rPrChange>
        </w:rPr>
        <w:t>Initial</w:t>
      </w:r>
      <w:del w:id="4838" w:author="ilia kassianenko" w:date="2019-03-21T20:43:00Z">
        <w:r w:rsidRPr="0047260E" w:rsidDel="00766A22">
          <w:rPr>
            <w:lang w:val="en-CA" w:eastAsia="ar-SA"/>
            <w:rPrChange w:id="4839" w:author="ilia kassianenko" w:date="2019-03-21T21:37:00Z">
              <w:rPr>
                <w:lang w:val="en-CA" w:eastAsia="ar-SA"/>
              </w:rPr>
            </w:rPrChange>
          </w:rPr>
          <w:delText xml:space="preserve"> </w:delText>
        </w:r>
      </w:del>
      <w:r w:rsidRPr="0047260E">
        <w:rPr>
          <w:lang w:val="en-CA" w:eastAsia="ar-SA"/>
          <w:rPrChange w:id="4840" w:author="ilia kassianenko" w:date="2019-03-21T21:37:00Z">
            <w:rPr>
              <w:lang w:val="en-CA" w:eastAsia="ar-SA"/>
            </w:rPr>
          </w:rPrChange>
        </w:rPr>
        <w:t xml:space="preserve">: about </w:t>
      </w:r>
      <w:r w:rsidR="000076D9" w:rsidRPr="0047260E">
        <w:rPr>
          <w:lang w:val="en-CA" w:eastAsia="ar-SA"/>
          <w:rPrChange w:id="4841" w:author="ilia kassianenko" w:date="2019-03-21T21:37:00Z">
            <w:rPr>
              <w:lang w:val="en-CA" w:eastAsia="ar-SA"/>
            </w:rPr>
          </w:rPrChange>
        </w:rPr>
        <w:t>35 MB</w:t>
      </w:r>
      <w:r w:rsidRPr="0047260E">
        <w:rPr>
          <w:lang w:val="en-CA" w:eastAsia="ar-SA"/>
          <w:rPrChange w:id="4842" w:author="ilia kassianenko" w:date="2019-03-21T21:37:00Z">
            <w:rPr>
              <w:lang w:val="en-CA" w:eastAsia="ar-SA"/>
            </w:rPr>
          </w:rPrChange>
        </w:rPr>
        <w:t xml:space="preserve"> </w:t>
      </w:r>
    </w:p>
    <w:p w14:paraId="7A686EFE" w14:textId="1F817B92" w:rsidR="000076D9" w:rsidRPr="0047260E" w:rsidRDefault="00464AED" w:rsidP="00464AED">
      <w:pPr>
        <w:pStyle w:val="BodyText"/>
        <w:numPr>
          <w:ilvl w:val="1"/>
          <w:numId w:val="4"/>
        </w:numPr>
        <w:rPr>
          <w:lang w:val="en-CA" w:eastAsia="ar-SA"/>
          <w:rPrChange w:id="4843" w:author="ilia kassianenko" w:date="2019-03-21T21:37:00Z">
            <w:rPr>
              <w:lang w:val="en-CA" w:eastAsia="ar-SA"/>
            </w:rPr>
          </w:rPrChange>
        </w:rPr>
      </w:pPr>
      <w:r w:rsidRPr="0047260E">
        <w:rPr>
          <w:lang w:val="en-CA" w:eastAsia="ar-SA"/>
          <w:rPrChange w:id="4844" w:author="ilia kassianenko" w:date="2019-03-21T21:37:00Z">
            <w:rPr>
              <w:lang w:val="en-CA" w:eastAsia="ar-SA"/>
            </w:rPr>
          </w:rPrChange>
        </w:rPr>
        <w:t>Weekly growth</w:t>
      </w:r>
      <w:del w:id="4845" w:author="Fritz Gyger" w:date="2019-03-08T17:04:00Z">
        <w:r w:rsidRPr="0047260E" w:rsidDel="00094922">
          <w:rPr>
            <w:lang w:val="en-CA" w:eastAsia="ar-SA"/>
            <w:rPrChange w:id="4846" w:author="ilia kassianenko" w:date="2019-03-21T21:37:00Z">
              <w:rPr>
                <w:lang w:val="en-CA" w:eastAsia="ar-SA"/>
              </w:rPr>
            </w:rPrChange>
          </w:rPr>
          <w:delText xml:space="preserve"> </w:delText>
        </w:r>
      </w:del>
      <w:r w:rsidRPr="0047260E">
        <w:rPr>
          <w:lang w:val="en-CA" w:eastAsia="ar-SA"/>
          <w:rPrChange w:id="4847" w:author="ilia kassianenko" w:date="2019-03-21T21:37:00Z">
            <w:rPr>
              <w:lang w:val="en-CA" w:eastAsia="ar-SA"/>
            </w:rPr>
          </w:rPrChange>
        </w:rPr>
        <w:t>: about 10</w:t>
      </w:r>
      <w:ins w:id="4848" w:author="ilia kassianenko" w:date="2019-03-21T20:43:00Z">
        <w:r w:rsidR="00766A22" w:rsidRPr="0047260E">
          <w:rPr>
            <w:lang w:val="en-CA" w:eastAsia="ar-SA"/>
            <w:rPrChange w:id="4849" w:author="ilia kassianenko" w:date="2019-03-21T21:37:00Z">
              <w:rPr>
                <w:lang w:val="en-CA" w:eastAsia="ar-SA"/>
              </w:rPr>
            </w:rPrChange>
          </w:rPr>
          <w:t xml:space="preserve"> </w:t>
        </w:r>
      </w:ins>
      <w:r w:rsidRPr="0047260E">
        <w:rPr>
          <w:lang w:val="en-CA" w:eastAsia="ar-SA"/>
          <w:rPrChange w:id="4850" w:author="ilia kassianenko" w:date="2019-03-21T21:37:00Z">
            <w:rPr>
              <w:lang w:val="en-CA" w:eastAsia="ar-SA"/>
            </w:rPr>
          </w:rPrChange>
        </w:rPr>
        <w:t xml:space="preserve">MB for transaction </w:t>
      </w:r>
      <w:ins w:id="4851" w:author="ilia kassianenko" w:date="2019-03-21T20:43:00Z">
        <w:r w:rsidR="00766A22" w:rsidRPr="0047260E">
          <w:rPr>
            <w:lang w:val="en-CA" w:eastAsia="ar-SA"/>
            <w:rPrChange w:id="4852" w:author="ilia kassianenko" w:date="2019-03-21T21:37:00Z">
              <w:rPr>
                <w:lang w:val="en-CA" w:eastAsia="ar-SA"/>
              </w:rPr>
            </w:rPrChange>
          </w:rPr>
          <w:t>and</w:t>
        </w:r>
      </w:ins>
      <w:del w:id="4853" w:author="ilia kassianenko" w:date="2019-03-21T20:43:00Z">
        <w:r w:rsidRPr="0047260E" w:rsidDel="00766A22">
          <w:rPr>
            <w:lang w:val="en-CA" w:eastAsia="ar-SA"/>
            <w:rPrChange w:id="4854" w:author="ilia kassianenko" w:date="2019-03-21T21:37:00Z">
              <w:rPr>
                <w:lang w:val="en-CA" w:eastAsia="ar-SA"/>
              </w:rPr>
            </w:rPrChange>
          </w:rPr>
          <w:delText>&amp;</w:delText>
        </w:r>
      </w:del>
      <w:r w:rsidRPr="0047260E">
        <w:rPr>
          <w:lang w:val="en-CA" w:eastAsia="ar-SA"/>
          <w:rPrChange w:id="4855" w:author="ilia kassianenko" w:date="2019-03-21T21:37:00Z">
            <w:rPr>
              <w:lang w:val="en-CA" w:eastAsia="ar-SA"/>
            </w:rPr>
          </w:rPrChange>
        </w:rPr>
        <w:t xml:space="preserve"> weather data.</w:t>
      </w:r>
    </w:p>
    <w:p w14:paraId="1376FBC4" w14:textId="456E5A9B" w:rsidR="006C31C9" w:rsidRPr="0047260E" w:rsidRDefault="006C31C9" w:rsidP="006C31C9">
      <w:pPr>
        <w:pStyle w:val="BodyText"/>
        <w:numPr>
          <w:ilvl w:val="0"/>
          <w:numId w:val="4"/>
        </w:numPr>
        <w:rPr>
          <w:lang w:val="en-CA" w:eastAsia="ar-SA"/>
          <w:rPrChange w:id="4856" w:author="ilia kassianenko" w:date="2019-03-21T21:37:00Z">
            <w:rPr>
              <w:lang w:val="en-CA" w:eastAsia="ar-SA"/>
            </w:rPr>
          </w:rPrChange>
        </w:rPr>
      </w:pPr>
      <w:r w:rsidRPr="0047260E">
        <w:rPr>
          <w:lang w:val="en-CA" w:eastAsia="ar-SA"/>
          <w:rPrChange w:id="4857" w:author="ilia kassianenko" w:date="2019-03-21T21:37:00Z">
            <w:rPr>
              <w:lang w:val="en-CA" w:eastAsia="ar-SA"/>
            </w:rPr>
          </w:rPrChange>
        </w:rPr>
        <w:t>Data content and format (</w:t>
      </w:r>
      <w:ins w:id="4858" w:author="ilia kassianenko" w:date="2019-03-21T20:43:00Z">
        <w:r w:rsidR="00766A22" w:rsidRPr="0047260E">
          <w:rPr>
            <w:lang w:val="en-CA" w:eastAsia="ar-SA"/>
            <w:rPrChange w:id="4859" w:author="ilia kassianenko" w:date="2019-03-21T21:37:00Z">
              <w:rPr>
                <w:lang w:val="en-CA" w:eastAsia="ar-SA"/>
              </w:rPr>
            </w:rPrChange>
          </w:rPr>
          <w:t>Refer to section</w:t>
        </w:r>
      </w:ins>
      <w:del w:id="4860" w:author="ilia kassianenko" w:date="2019-03-21T20:43:00Z">
        <w:r w:rsidRPr="0047260E" w:rsidDel="00766A22">
          <w:rPr>
            <w:lang w:val="en-CA" w:eastAsia="ar-SA"/>
            <w:rPrChange w:id="4861" w:author="ilia kassianenko" w:date="2019-03-21T21:37:00Z">
              <w:rPr>
                <w:lang w:val="en-CA" w:eastAsia="ar-SA"/>
              </w:rPr>
            </w:rPrChange>
          </w:rPr>
          <w:delText>See</w:delText>
        </w:r>
      </w:del>
      <w:r w:rsidRPr="0047260E">
        <w:rPr>
          <w:lang w:val="en-CA" w:eastAsia="ar-SA"/>
          <w:rPrChange w:id="4862" w:author="ilia kassianenko" w:date="2019-03-21T21:37:00Z">
            <w:rPr>
              <w:lang w:val="en-CA" w:eastAsia="ar-SA"/>
            </w:rPr>
          </w:rPrChange>
        </w:rPr>
        <w:t xml:space="preserve"> </w:t>
      </w:r>
      <w:ins w:id="4863" w:author="Fritz Gyger" w:date="2019-03-08T17:04:00Z">
        <w:r w:rsidR="00094922" w:rsidRPr="0047260E">
          <w:rPr>
            <w:lang w:val="en-CA" w:eastAsia="ar-SA"/>
            <w:rPrChange w:id="4864" w:author="ilia kassianenko" w:date="2019-03-21T21:37:00Z">
              <w:rPr>
                <w:lang w:val="en-CA" w:eastAsia="ar-SA"/>
              </w:rPr>
            </w:rPrChange>
          </w:rPr>
          <w:fldChar w:fldCharType="begin"/>
        </w:r>
        <w:r w:rsidR="00094922" w:rsidRPr="0047260E">
          <w:rPr>
            <w:lang w:val="en-CA" w:eastAsia="ar-SA"/>
            <w:rPrChange w:id="4865" w:author="ilia kassianenko" w:date="2019-03-21T21:37:00Z">
              <w:rPr>
                <w:lang w:val="en-CA" w:eastAsia="ar-SA"/>
              </w:rPr>
            </w:rPrChange>
          </w:rPr>
          <w:instrText xml:space="preserve"> HYPERLINK  \l "_Data_Formats_/" </w:instrText>
        </w:r>
        <w:r w:rsidR="00094922" w:rsidRPr="0047260E">
          <w:rPr>
            <w:lang w:val="en-CA" w:eastAsia="ar-SA"/>
            <w:rPrChange w:id="4866" w:author="ilia kassianenko" w:date="2019-03-21T21:37:00Z">
              <w:rPr>
                <w:lang w:val="en-CA" w:eastAsia="ar-SA"/>
              </w:rPr>
            </w:rPrChange>
          </w:rPr>
          <w:fldChar w:fldCharType="separate"/>
        </w:r>
        <w:r w:rsidRPr="0047260E">
          <w:rPr>
            <w:rStyle w:val="Hyperlink"/>
            <w:lang w:val="en-CA" w:eastAsia="ar-SA"/>
            <w:rPrChange w:id="4867" w:author="ilia kassianenko" w:date="2019-03-21T21:37:00Z">
              <w:rPr>
                <w:rStyle w:val="Hyperlink"/>
                <w:lang w:val="en-CA" w:eastAsia="ar-SA"/>
              </w:rPr>
            </w:rPrChange>
          </w:rPr>
          <w:t>4.2.3 Data Formats</w:t>
        </w:r>
        <w:r w:rsidR="00094922" w:rsidRPr="0047260E">
          <w:rPr>
            <w:lang w:val="en-CA" w:eastAsia="ar-SA"/>
            <w:rPrChange w:id="4868" w:author="ilia kassianenko" w:date="2019-03-21T21:37:00Z">
              <w:rPr>
                <w:lang w:val="en-CA" w:eastAsia="ar-SA"/>
              </w:rPr>
            </w:rPrChange>
          </w:rPr>
          <w:fldChar w:fldCharType="end"/>
        </w:r>
      </w:ins>
      <w:r w:rsidRPr="0047260E">
        <w:rPr>
          <w:lang w:val="en-CA" w:eastAsia="ar-SA"/>
          <w:rPrChange w:id="4869" w:author="ilia kassianenko" w:date="2019-03-21T21:37:00Z">
            <w:rPr>
              <w:lang w:val="en-CA" w:eastAsia="ar-SA"/>
            </w:rPr>
          </w:rPrChange>
        </w:rPr>
        <w:t xml:space="preserve">) </w:t>
      </w:r>
    </w:p>
    <w:p w14:paraId="56A53A7C" w14:textId="2E034623" w:rsidR="006C31C9" w:rsidRPr="0047260E" w:rsidDel="00787888" w:rsidRDefault="00755931" w:rsidP="006C31C9">
      <w:pPr>
        <w:pStyle w:val="BodyText"/>
        <w:numPr>
          <w:ilvl w:val="0"/>
          <w:numId w:val="4"/>
        </w:numPr>
        <w:rPr>
          <w:del w:id="4870" w:author="Fritz Gyger" w:date="2019-03-11T20:08:00Z"/>
          <w:color w:val="FF0000"/>
          <w:lang w:val="en-CA" w:eastAsia="ar-SA"/>
          <w:rPrChange w:id="4871" w:author="ilia kassianenko" w:date="2019-03-21T21:37:00Z">
            <w:rPr>
              <w:del w:id="4872" w:author="Fritz Gyger" w:date="2019-03-11T20:08:00Z"/>
              <w:lang w:val="en-CA" w:eastAsia="ar-SA"/>
            </w:rPr>
          </w:rPrChange>
        </w:rPr>
      </w:pPr>
      <w:del w:id="4873" w:author="Fritz Gyger" w:date="2019-03-11T20:08:00Z">
        <w:r w:rsidRPr="0047260E" w:rsidDel="00787888">
          <w:rPr>
            <w:color w:val="FF0000"/>
            <w:lang w:val="en-CA" w:eastAsia="ar-SA"/>
            <w:rPrChange w:id="4874" w:author="ilia kassianenko" w:date="2019-03-21T21:37:00Z">
              <w:rPr>
                <w:lang w:val="en-CA" w:eastAsia="ar-SA"/>
              </w:rPr>
            </w:rPrChange>
          </w:rPr>
          <w:delText>Data Transfer</w:delText>
        </w:r>
        <w:r w:rsidR="000076D9" w:rsidRPr="0047260E" w:rsidDel="00787888">
          <w:rPr>
            <w:color w:val="FF0000"/>
            <w:lang w:val="en-CA" w:eastAsia="ar-SA"/>
            <w:rPrChange w:id="4875" w:author="ilia kassianenko" w:date="2019-03-21T21:37:00Z">
              <w:rPr>
                <w:lang w:val="en-CA" w:eastAsia="ar-SA"/>
              </w:rPr>
            </w:rPrChange>
          </w:rPr>
          <w:delText>?</w:delText>
        </w:r>
      </w:del>
    </w:p>
    <w:p w14:paraId="1BC18E4D" w14:textId="50029E65" w:rsidR="006C31C9" w:rsidRPr="0047260E" w:rsidDel="00E97442" w:rsidRDefault="006C31C9" w:rsidP="006C31C9">
      <w:pPr>
        <w:pStyle w:val="BodyText"/>
        <w:rPr>
          <w:del w:id="4876" w:author="Fritz Gyger" w:date="2019-03-21T17:31:00Z"/>
          <w:lang w:val="en-CA" w:eastAsia="ar-SA"/>
          <w:rPrChange w:id="4877" w:author="ilia kassianenko" w:date="2019-03-21T21:37:00Z">
            <w:rPr>
              <w:del w:id="4878" w:author="Fritz Gyger" w:date="2019-03-21T17:31:00Z"/>
              <w:lang w:eastAsia="ar-SA"/>
            </w:rPr>
          </w:rPrChange>
        </w:rPr>
      </w:pPr>
    </w:p>
    <w:p w14:paraId="6B7CDEFC" w14:textId="0DC6269C" w:rsidR="00222860" w:rsidRPr="0047260E" w:rsidRDefault="00222860">
      <w:pPr>
        <w:spacing w:before="0" w:after="0"/>
        <w:rPr>
          <w:ins w:id="4879" w:author="outpost" w:date="2019-03-18T21:55:00Z"/>
          <w:lang w:val="en-CA" w:eastAsia="ar-SA"/>
          <w:rPrChange w:id="4880" w:author="ilia kassianenko" w:date="2019-03-21T21:37:00Z">
            <w:rPr>
              <w:ins w:id="4881" w:author="outpost" w:date="2019-03-18T21:55:00Z"/>
              <w:lang w:eastAsia="ar-SA"/>
            </w:rPr>
          </w:rPrChange>
        </w:rPr>
      </w:pPr>
      <w:ins w:id="4882" w:author="outpost" w:date="2019-03-18T21:55:00Z">
        <w:del w:id="4883" w:author="Fritz Gyger" w:date="2019-03-21T17:31:00Z">
          <w:r w:rsidRPr="0047260E" w:rsidDel="00E97442">
            <w:rPr>
              <w:lang w:val="en-CA" w:eastAsia="ar-SA"/>
              <w:rPrChange w:id="4884" w:author="ilia kassianenko" w:date="2019-03-21T21:37:00Z">
                <w:rPr>
                  <w:lang w:eastAsia="ar-SA"/>
                </w:rPr>
              </w:rPrChange>
            </w:rPr>
            <w:br w:type="page"/>
          </w:r>
        </w:del>
      </w:ins>
    </w:p>
    <w:p w14:paraId="59A55BA5" w14:textId="37B99F56" w:rsidR="006C31C9" w:rsidRPr="0047260E" w:rsidDel="00222860" w:rsidRDefault="006C31C9">
      <w:pPr>
        <w:pStyle w:val="Heading4"/>
        <w:rPr>
          <w:del w:id="4885" w:author="outpost" w:date="2019-03-18T21:55:00Z"/>
          <w:lang w:val="en-CA" w:eastAsia="ar-SA"/>
          <w:rPrChange w:id="4886" w:author="ilia kassianenko" w:date="2019-03-21T21:37:00Z">
            <w:rPr>
              <w:del w:id="4887" w:author="outpost" w:date="2019-03-18T21:55:00Z"/>
              <w:lang w:eastAsia="ar-SA"/>
            </w:rPr>
          </w:rPrChange>
        </w:rPr>
        <w:pPrChange w:id="4888" w:author="outpost" w:date="2019-03-18T22:02:00Z">
          <w:pPr>
            <w:pStyle w:val="BodyText"/>
          </w:pPr>
        </w:pPrChange>
      </w:pPr>
      <w:bookmarkStart w:id="4889" w:name="_Toc4005073"/>
      <w:bookmarkStart w:id="4890" w:name="_Toc4082437"/>
      <w:bookmarkEnd w:id="4889"/>
      <w:bookmarkEnd w:id="4890"/>
    </w:p>
    <w:p w14:paraId="30836089" w14:textId="1400FE71" w:rsidR="00BB12B8" w:rsidRPr="0047260E" w:rsidRDefault="004B2EA2">
      <w:pPr>
        <w:pStyle w:val="Heading4"/>
        <w:rPr>
          <w:lang w:val="en-CA"/>
          <w:rPrChange w:id="4891" w:author="ilia kassianenko" w:date="2019-03-21T21:37:00Z">
            <w:rPr/>
          </w:rPrChange>
        </w:rPr>
      </w:pPr>
      <w:bookmarkStart w:id="4892" w:name="_Data_Formats_/"/>
      <w:bookmarkStart w:id="4893" w:name="_Toc432497678"/>
      <w:bookmarkStart w:id="4894" w:name="_Toc4082438"/>
      <w:bookmarkEnd w:id="4892"/>
      <w:r w:rsidRPr="0047260E">
        <w:rPr>
          <w:lang w:val="en-CA"/>
          <w:rPrChange w:id="4895" w:author="ilia kassianenko" w:date="2019-03-21T21:37:00Z">
            <w:rPr/>
          </w:rPrChange>
        </w:rPr>
        <w:t>Data Formats</w:t>
      </w:r>
      <w:bookmarkEnd w:id="4893"/>
      <w:r w:rsidR="00212541" w:rsidRPr="0047260E">
        <w:rPr>
          <w:lang w:val="en-CA"/>
          <w:rPrChange w:id="4896" w:author="ilia kassianenko" w:date="2019-03-21T21:37:00Z">
            <w:rPr/>
          </w:rPrChange>
        </w:rPr>
        <w:t xml:space="preserve"> / Data </w:t>
      </w:r>
      <w:r w:rsidR="00532287" w:rsidRPr="0047260E">
        <w:rPr>
          <w:lang w:val="en-CA"/>
          <w:rPrChange w:id="4897" w:author="ilia kassianenko" w:date="2019-03-21T21:37:00Z">
            <w:rPr/>
          </w:rPrChange>
        </w:rPr>
        <w:t>Dictionary</w:t>
      </w:r>
      <w:bookmarkEnd w:id="4894"/>
    </w:p>
    <w:p w14:paraId="3B1B2C54" w14:textId="3373BFB0" w:rsidR="00BB12B8" w:rsidRPr="0047260E" w:rsidDel="00E97442" w:rsidRDefault="00B45947" w:rsidP="00B45947">
      <w:pPr>
        <w:rPr>
          <w:ins w:id="4898" w:author="outpost" w:date="2019-03-18T21:59:00Z"/>
          <w:del w:id="4899" w:author="Fritz Gyger" w:date="2019-03-21T17:31:00Z"/>
          <w:lang w:val="en-CA"/>
          <w:rPrChange w:id="4900" w:author="ilia kassianenko" w:date="2019-03-21T21:37:00Z">
            <w:rPr>
              <w:ins w:id="4901" w:author="outpost" w:date="2019-03-18T21:59:00Z"/>
              <w:del w:id="4902" w:author="Fritz Gyger" w:date="2019-03-21T17:31:00Z"/>
            </w:rPr>
          </w:rPrChange>
        </w:rPr>
        <w:pPrChange w:id="4903" w:author="ilia kassianenko" w:date="2019-03-21T20:58:00Z">
          <w:pPr>
            <w:pStyle w:val="InstructionalText"/>
          </w:pPr>
        </w:pPrChange>
      </w:pPr>
      <w:ins w:id="4904" w:author="ilia kassianenko" w:date="2019-03-21T20:57:00Z">
        <w:r w:rsidRPr="0047260E">
          <w:rPr>
            <w:lang w:val="en-CA"/>
            <w:rPrChange w:id="4905" w:author="ilia kassianenko" w:date="2019-03-21T21:37:00Z">
              <w:rPr/>
            </w:rPrChange>
          </w:rPr>
          <w:t xml:space="preserve">Based on the COM </w:t>
        </w:r>
      </w:ins>
      <w:del w:id="4906" w:author="Fritz Gyger" w:date="2019-03-21T17:31:00Z">
        <w:r w:rsidR="004B2EA2" w:rsidRPr="0047260E" w:rsidDel="00E97442">
          <w:rPr>
            <w:lang w:val="en-CA"/>
            <w:rPrChange w:id="4907" w:author="ilia kassianenko" w:date="2019-03-21T21:37:00Z">
              <w:rPr/>
            </w:rPrChange>
          </w:rPr>
          <w:delText>Instructions: Describe formats of data for both the sending and receiving systems, including the data item names, codes, or abbreviations that are to be interchanged, as well as any units of measure/conversion issues.</w:delText>
        </w:r>
      </w:del>
      <w:bookmarkStart w:id="4908" w:name="_Toc510936887"/>
    </w:p>
    <w:p w14:paraId="3FE6B568" w14:textId="3BC88EB1" w:rsidR="00766A22" w:rsidRPr="0047260E" w:rsidRDefault="00D362A9" w:rsidP="00B45947">
      <w:pPr>
        <w:rPr>
          <w:ins w:id="4909" w:author="ilia kassianenko" w:date="2019-03-21T20:44:00Z"/>
          <w:b/>
          <w:lang w:val="en-CA" w:eastAsia="ar-SA"/>
          <w:rPrChange w:id="4910" w:author="ilia kassianenko" w:date="2019-03-21T21:37:00Z">
            <w:rPr>
              <w:ins w:id="4911" w:author="ilia kassianenko" w:date="2019-03-21T20:44:00Z"/>
              <w:b/>
              <w:lang w:eastAsia="ar-SA"/>
            </w:rPr>
          </w:rPrChange>
        </w:rPr>
        <w:pPrChange w:id="4912" w:author="ilia kassianenko" w:date="2019-03-21T20:58:00Z">
          <w:pPr>
            <w:pStyle w:val="ListParagraph"/>
            <w:keepNext/>
            <w:widowControl w:val="0"/>
            <w:numPr>
              <w:ilvl w:val="3"/>
              <w:numId w:val="1"/>
            </w:numPr>
            <w:spacing w:before="240" w:after="60"/>
            <w:ind w:left="936" w:hanging="936"/>
            <w:contextualSpacing w:val="0"/>
            <w:outlineLvl w:val="2"/>
          </w:pPr>
        </w:pPrChange>
      </w:pPr>
      <w:moveToRangeStart w:id="4913" w:author="outpost" w:date="2019-03-18T21:59:00Z" w:name="move3838808"/>
      <w:moveTo w:id="4914" w:author="outpost" w:date="2019-03-18T21:59:00Z">
        <w:r w:rsidRPr="0047260E">
          <w:rPr>
            <w:lang w:val="en-CA"/>
            <w:rPrChange w:id="4915" w:author="ilia kassianenko" w:date="2019-03-21T21:37:00Z">
              <w:rPr>
                <w:b/>
                <w:lang w:eastAsia="ar-SA"/>
              </w:rPr>
            </w:rPrChange>
          </w:rPr>
          <w:t xml:space="preserve">Data </w:t>
        </w:r>
        <w:del w:id="4916" w:author="ilia kassianenko" w:date="2019-03-21T20:58:00Z">
          <w:r w:rsidRPr="0047260E" w:rsidDel="00B45947">
            <w:rPr>
              <w:lang w:val="en-CA"/>
              <w:rPrChange w:id="4917" w:author="ilia kassianenko" w:date="2019-03-21T21:37:00Z">
                <w:rPr>
                  <w:b/>
                  <w:lang w:eastAsia="ar-SA"/>
                </w:rPr>
              </w:rPrChange>
            </w:rPr>
            <w:delText>dictionary</w:delText>
          </w:r>
        </w:del>
      </w:moveTo>
      <w:ins w:id="4918" w:author="ilia kassianenko" w:date="2019-03-21T20:58:00Z">
        <w:r w:rsidR="00B45947" w:rsidRPr="0047260E">
          <w:rPr>
            <w:lang w:val="en-CA"/>
            <w:rPrChange w:id="4919" w:author="ilia kassianenko" w:date="2019-03-21T21:37:00Z">
              <w:rPr>
                <w:b/>
                <w:lang w:eastAsia="ar-SA"/>
              </w:rPr>
            </w:rPrChange>
          </w:rPr>
          <w:t>dictionary [9], the following information is available.</w:t>
        </w:r>
      </w:ins>
      <w:ins w:id="4920" w:author="outpost" w:date="2019-03-18T22:00:00Z">
        <w:del w:id="4921" w:author="ilia kassianenko" w:date="2019-03-21T20:58:00Z">
          <w:r w:rsidRPr="0047260E" w:rsidDel="00B45947">
            <w:rPr>
              <w:b/>
              <w:lang w:val="en-CA" w:eastAsia="ar-SA"/>
              <w:rPrChange w:id="4922" w:author="ilia kassianenko" w:date="2019-03-21T21:37:00Z">
                <w:rPr>
                  <w:b/>
                  <w:lang w:eastAsia="ar-SA"/>
                </w:rPr>
              </w:rPrChange>
            </w:rPr>
            <w:delText xml:space="preserve"> </w:delText>
          </w:r>
        </w:del>
      </w:ins>
      <w:moveTo w:id="4923" w:author="outpost" w:date="2019-03-18T21:59:00Z">
        <w:del w:id="4924" w:author="outpost" w:date="2019-03-18T22:00:00Z">
          <w:r w:rsidRPr="0047260E" w:rsidDel="00D362A9">
            <w:rPr>
              <w:b/>
              <w:lang w:val="en-CA" w:eastAsia="ar-SA"/>
              <w:rPrChange w:id="4925" w:author="ilia kassianenko" w:date="2019-03-21T21:37:00Z">
                <w:rPr>
                  <w:b/>
                  <w:lang w:eastAsia="ar-SA"/>
                </w:rPr>
              </w:rPrChange>
            </w:rPr>
            <w:delText xml:space="preserve">: </w:delText>
          </w:r>
        </w:del>
        <w:del w:id="4926" w:author="ilia kassianenko" w:date="2019-03-21T20:58:00Z">
          <w:r w:rsidRPr="0047260E" w:rsidDel="00B45947">
            <w:rPr>
              <w:lang w:val="en-CA" w:eastAsia="ar-SA"/>
              <w:rPrChange w:id="4927" w:author="ilia kassianenko" w:date="2019-03-21T21:37:00Z">
                <w:rPr>
                  <w:lang w:eastAsia="ar-SA"/>
                </w:rPr>
              </w:rPrChange>
            </w:rPr>
            <w:delText>[9]</w:delText>
          </w:r>
        </w:del>
      </w:moveTo>
    </w:p>
    <w:p w14:paraId="3664E4B2" w14:textId="1696F6DF" w:rsidR="00766A22" w:rsidRPr="0047260E" w:rsidRDefault="00A521FC" w:rsidP="00A521FC">
      <w:pPr>
        <w:pStyle w:val="Heading4"/>
        <w:numPr>
          <w:ilvl w:val="4"/>
          <w:numId w:val="2"/>
        </w:numPr>
        <w:rPr>
          <w:ins w:id="4928" w:author="ilia kassianenko" w:date="2019-03-21T20:44:00Z"/>
          <w:lang w:val="en-CA"/>
          <w:rPrChange w:id="4929" w:author="ilia kassianenko" w:date="2019-03-21T21:37:00Z">
            <w:rPr>
              <w:ins w:id="4930" w:author="ilia kassianenko" w:date="2019-03-21T20:44:00Z"/>
            </w:rPr>
          </w:rPrChange>
        </w:rPr>
        <w:pPrChange w:id="4931" w:author="ilia kassianenko" w:date="2019-03-21T20:44:00Z">
          <w:pPr>
            <w:pStyle w:val="Heading4"/>
          </w:pPr>
        </w:pPrChange>
      </w:pPr>
      <w:ins w:id="4932" w:author="ilia kassianenko" w:date="2019-03-21T20:44:00Z">
        <w:r w:rsidRPr="0047260E">
          <w:rPr>
            <w:lang w:val="en-CA"/>
            <w:rPrChange w:id="4933" w:author="ilia kassianenko" w:date="2019-03-21T21:37:00Z">
              <w:rPr/>
            </w:rPrChange>
          </w:rPr>
          <w:t>Source files</w:t>
        </w:r>
      </w:ins>
    </w:p>
    <w:p w14:paraId="70619A20" w14:textId="10CA27C8" w:rsidR="00D362A9" w:rsidRPr="0047260E" w:rsidDel="00766A22" w:rsidRDefault="00D362A9" w:rsidP="00D362A9">
      <w:pPr>
        <w:pStyle w:val="BodyText"/>
        <w:ind w:right="-138"/>
        <w:rPr>
          <w:ins w:id="4934" w:author="outpost" w:date="2019-03-18T22:01:00Z"/>
          <w:del w:id="4935" w:author="ilia kassianenko" w:date="2019-03-21T20:43:00Z"/>
          <w:rStyle w:val="Hyperlink"/>
          <w:lang w:val="en-CA" w:eastAsia="ar-SA"/>
          <w:rPrChange w:id="4936" w:author="ilia kassianenko" w:date="2019-03-21T21:37:00Z">
            <w:rPr>
              <w:ins w:id="4937" w:author="outpost" w:date="2019-03-18T22:01:00Z"/>
              <w:del w:id="4938" w:author="ilia kassianenko" w:date="2019-03-21T20:43:00Z"/>
              <w:rStyle w:val="Hyperlink"/>
              <w:lang w:eastAsia="ar-SA"/>
            </w:rPr>
          </w:rPrChange>
        </w:rPr>
      </w:pPr>
      <w:moveTo w:id="4939" w:author="outpost" w:date="2019-03-18T21:59:00Z">
        <w:del w:id="4940" w:author="ilia kassianenko" w:date="2019-03-21T20:44:00Z">
          <w:r w:rsidRPr="0047260E" w:rsidDel="00766A22">
            <w:rPr>
              <w:b/>
              <w:lang w:val="en-CA" w:eastAsia="ar-SA"/>
              <w:rPrChange w:id="4941" w:author="ilia kassianenko" w:date="2019-03-21T21:37:00Z">
                <w:rPr>
                  <w:b/>
                  <w:lang w:eastAsia="ar-SA"/>
                </w:rPr>
              </w:rPrChange>
            </w:rPr>
            <w:delText xml:space="preserve"> </w:delText>
          </w:r>
        </w:del>
        <w:del w:id="4942" w:author="outpost" w:date="2019-03-18T22:00:00Z">
          <w:r w:rsidRPr="0047260E" w:rsidDel="00D362A9">
            <w:rPr>
              <w:lang w:val="en-CA"/>
              <w:rPrChange w:id="4943" w:author="ilia kassianenko" w:date="2019-03-21T21:37:00Z">
                <w:rPr/>
              </w:rPrChange>
            </w:rPr>
            <w:fldChar w:fldCharType="begin"/>
          </w:r>
          <w:r w:rsidRPr="0047260E" w:rsidDel="00D362A9">
            <w:rPr>
              <w:lang w:val="en-CA"/>
              <w:rPrChange w:id="4944" w:author="ilia kassianenko" w:date="2019-03-21T21:37:00Z">
                <w:rPr/>
              </w:rPrChange>
            </w:rPr>
            <w:delInstrText xml:space="preserve"> HYPERLINK "http://donnees.ville.montreal.qc.ca/dataset/contrats-transaction-deneigement" </w:delInstrText>
          </w:r>
          <w:r w:rsidRPr="0047260E" w:rsidDel="00D362A9">
            <w:rPr>
              <w:lang w:val="en-CA"/>
              <w:rPrChange w:id="4945" w:author="ilia kassianenko" w:date="2019-03-21T21:37:00Z">
                <w:rPr/>
              </w:rPrChange>
            </w:rPr>
            <w:fldChar w:fldCharType="separate"/>
          </w:r>
          <w:r w:rsidRPr="0047260E" w:rsidDel="00D362A9">
            <w:rPr>
              <w:rStyle w:val="Hyperlink"/>
              <w:lang w:val="en-CA" w:eastAsia="ar-SA"/>
              <w:rPrChange w:id="4946" w:author="ilia kassianenko" w:date="2019-03-21T21:37:00Z">
                <w:rPr>
                  <w:rStyle w:val="Hyperlink"/>
                  <w:lang w:eastAsia="ar-SA"/>
                </w:rPr>
              </w:rPrChange>
            </w:rPr>
            <w:delText>http://donnees.ville.montreal.qc.ca/dataset/contrats-transaction-deneigement</w:delText>
          </w:r>
          <w:r w:rsidRPr="0047260E" w:rsidDel="00D362A9">
            <w:rPr>
              <w:rStyle w:val="Hyperlink"/>
              <w:lang w:val="en-CA" w:eastAsia="ar-SA"/>
              <w:rPrChange w:id="4947" w:author="ilia kassianenko" w:date="2019-03-21T21:37:00Z">
                <w:rPr>
                  <w:rStyle w:val="Hyperlink"/>
                  <w:lang w:eastAsia="ar-SA"/>
                </w:rPr>
              </w:rPrChange>
            </w:rPr>
            <w:fldChar w:fldCharType="end"/>
          </w:r>
        </w:del>
      </w:moveTo>
    </w:p>
    <w:p w14:paraId="72F6615B" w14:textId="48DFC01B" w:rsidR="00FA4678" w:rsidRPr="0047260E" w:rsidDel="00766A22" w:rsidRDefault="00FA4678" w:rsidP="00766A22">
      <w:pPr>
        <w:keepNext/>
        <w:pBdr>
          <w:bottom w:val="single" w:sz="4" w:space="1" w:color="000000"/>
        </w:pBdr>
        <w:tabs>
          <w:tab w:val="left" w:pos="540"/>
        </w:tabs>
        <w:spacing w:before="100" w:after="0"/>
        <w:jc w:val="right"/>
        <w:outlineLvl w:val="0"/>
        <w:rPr>
          <w:ins w:id="4948" w:author="Fritz Gyger [2]" w:date="2019-03-19T12:34:00Z"/>
          <w:del w:id="4949" w:author="ilia kassianenko" w:date="2019-03-21T20:43:00Z"/>
          <w:rFonts w:ascii="Arial Narrow" w:eastAsiaTheme="majorEastAsia" w:hAnsi="Arial Narrow" w:cstheme="majorBidi"/>
          <w:b/>
          <w:vanish/>
          <w:kern w:val="2"/>
          <w:sz w:val="48"/>
          <w:lang w:val="en-CA"/>
          <w:rPrChange w:id="4950" w:author="ilia kassianenko" w:date="2019-03-21T21:37:00Z">
            <w:rPr>
              <w:ins w:id="4951" w:author="Fritz Gyger [2]" w:date="2019-03-19T12:34:00Z"/>
              <w:del w:id="4952" w:author="ilia kassianenko" w:date="2019-03-21T20:43:00Z"/>
              <w:rFonts w:eastAsiaTheme="majorEastAsia"/>
            </w:rPr>
          </w:rPrChange>
        </w:rPr>
        <w:pPrChange w:id="4953" w:author="ilia kassianenko" w:date="2019-03-21T20:43:00Z">
          <w:pPr>
            <w:pStyle w:val="ListParagraph"/>
            <w:keepNext/>
            <w:numPr>
              <w:numId w:val="1"/>
            </w:numPr>
            <w:pBdr>
              <w:bottom w:val="single" w:sz="4" w:space="1" w:color="000000"/>
            </w:pBdr>
            <w:tabs>
              <w:tab w:val="left" w:pos="540"/>
            </w:tabs>
            <w:spacing w:before="100" w:after="0"/>
            <w:ind w:left="360" w:hanging="360"/>
            <w:contextualSpacing w:val="0"/>
            <w:jc w:val="right"/>
            <w:outlineLvl w:val="0"/>
          </w:pPr>
        </w:pPrChange>
      </w:pPr>
    </w:p>
    <w:p w14:paraId="6D61BA67" w14:textId="3596D2C6" w:rsidR="00FA4678" w:rsidRPr="0047260E" w:rsidDel="00766A22" w:rsidRDefault="00FA4678" w:rsidP="00766A22">
      <w:pPr>
        <w:rPr>
          <w:ins w:id="4954" w:author="Fritz Gyger [2]" w:date="2019-03-19T12:34:00Z"/>
          <w:del w:id="4955" w:author="ilia kassianenko" w:date="2019-03-21T20:43:00Z"/>
          <w:rFonts w:eastAsiaTheme="majorEastAsia"/>
          <w:lang w:val="en-CA"/>
          <w:rPrChange w:id="4956" w:author="ilia kassianenko" w:date="2019-03-21T21:37:00Z">
            <w:rPr>
              <w:ins w:id="4957" w:author="Fritz Gyger [2]" w:date="2019-03-19T12:34:00Z"/>
              <w:del w:id="4958" w:author="ilia kassianenko" w:date="2019-03-21T20:43:00Z"/>
              <w:rFonts w:eastAsiaTheme="majorEastAsia"/>
            </w:rPr>
          </w:rPrChange>
        </w:rPr>
        <w:pPrChange w:id="4959" w:author="ilia kassianenko" w:date="2019-03-21T20:43:00Z">
          <w:pPr>
            <w:pStyle w:val="ListParagraph"/>
            <w:keepNext/>
            <w:numPr>
              <w:ilvl w:val="1"/>
              <w:numId w:val="1"/>
            </w:numPr>
            <w:pBdr>
              <w:bottom w:val="single" w:sz="4" w:space="1" w:color="000000"/>
            </w:pBdr>
            <w:tabs>
              <w:tab w:val="left" w:pos="540"/>
            </w:tabs>
            <w:spacing w:before="100" w:after="0"/>
            <w:ind w:hanging="720"/>
            <w:contextualSpacing w:val="0"/>
            <w:jc w:val="right"/>
            <w:outlineLvl w:val="0"/>
          </w:pPr>
        </w:pPrChange>
      </w:pPr>
    </w:p>
    <w:p w14:paraId="76993534" w14:textId="7620CBA5" w:rsidR="00FA4678" w:rsidRPr="0047260E" w:rsidDel="00766A22" w:rsidRDefault="00FA4678" w:rsidP="00766A22">
      <w:pPr>
        <w:rPr>
          <w:ins w:id="4960" w:author="Fritz Gyger [2]" w:date="2019-03-19T12:34:00Z"/>
          <w:del w:id="4961" w:author="ilia kassianenko" w:date="2019-03-21T20:43:00Z"/>
          <w:rFonts w:eastAsiaTheme="majorEastAsia"/>
          <w:lang w:val="en-CA"/>
          <w:rPrChange w:id="4962" w:author="ilia kassianenko" w:date="2019-03-21T21:37:00Z">
            <w:rPr>
              <w:ins w:id="4963" w:author="Fritz Gyger [2]" w:date="2019-03-19T12:34:00Z"/>
              <w:del w:id="4964" w:author="ilia kassianenko" w:date="2019-03-21T20:43:00Z"/>
              <w:rFonts w:eastAsiaTheme="majorEastAsia"/>
            </w:rPr>
          </w:rPrChange>
        </w:rPr>
        <w:pPrChange w:id="4965" w:author="ilia kassianenko" w:date="2019-03-21T20:43:00Z">
          <w:pPr>
            <w:pStyle w:val="ListParagraph"/>
            <w:keepNext/>
            <w:numPr>
              <w:ilvl w:val="1"/>
              <w:numId w:val="1"/>
            </w:numPr>
            <w:pBdr>
              <w:bottom w:val="single" w:sz="4" w:space="1" w:color="000000"/>
            </w:pBdr>
            <w:tabs>
              <w:tab w:val="left" w:pos="540"/>
            </w:tabs>
            <w:spacing w:before="100" w:after="0"/>
            <w:ind w:hanging="720"/>
            <w:contextualSpacing w:val="0"/>
            <w:jc w:val="right"/>
            <w:outlineLvl w:val="0"/>
          </w:pPr>
        </w:pPrChange>
      </w:pPr>
    </w:p>
    <w:p w14:paraId="49071643" w14:textId="63317159" w:rsidR="00FA4678" w:rsidRPr="0047260E" w:rsidDel="00766A22" w:rsidRDefault="00FA4678" w:rsidP="00766A22">
      <w:pPr>
        <w:rPr>
          <w:ins w:id="4966" w:author="Fritz Gyger [2]" w:date="2019-03-19T12:34:00Z"/>
          <w:del w:id="4967" w:author="ilia kassianenko" w:date="2019-03-21T20:43:00Z"/>
          <w:rFonts w:eastAsiaTheme="majorEastAsia"/>
          <w:lang w:val="en-CA"/>
          <w:rPrChange w:id="4968" w:author="ilia kassianenko" w:date="2019-03-21T21:37:00Z">
            <w:rPr>
              <w:ins w:id="4969" w:author="Fritz Gyger [2]" w:date="2019-03-19T12:34:00Z"/>
              <w:del w:id="4970" w:author="ilia kassianenko" w:date="2019-03-21T20:43:00Z"/>
              <w:rFonts w:eastAsiaTheme="majorEastAsia"/>
            </w:rPr>
          </w:rPrChange>
        </w:rPr>
        <w:pPrChange w:id="4971" w:author="ilia kassianenko" w:date="2019-03-21T20:43:00Z">
          <w:pPr>
            <w:pStyle w:val="ListParagraph"/>
            <w:keepNext/>
            <w:numPr>
              <w:ilvl w:val="1"/>
              <w:numId w:val="1"/>
            </w:numPr>
            <w:pBdr>
              <w:bottom w:val="single" w:sz="4" w:space="1" w:color="000000"/>
            </w:pBdr>
            <w:tabs>
              <w:tab w:val="left" w:pos="540"/>
            </w:tabs>
            <w:spacing w:before="100" w:after="0"/>
            <w:ind w:hanging="720"/>
            <w:contextualSpacing w:val="0"/>
            <w:jc w:val="right"/>
            <w:outlineLvl w:val="0"/>
          </w:pPr>
        </w:pPrChange>
      </w:pPr>
    </w:p>
    <w:p w14:paraId="53FF50E6" w14:textId="7AD65FA3" w:rsidR="00FA4678" w:rsidRPr="0047260E" w:rsidDel="00766A22" w:rsidRDefault="00FA4678" w:rsidP="00766A22">
      <w:pPr>
        <w:rPr>
          <w:ins w:id="4972" w:author="Fritz Gyger [2]" w:date="2019-03-19T12:34:00Z"/>
          <w:del w:id="4973" w:author="ilia kassianenko" w:date="2019-03-21T20:43:00Z"/>
          <w:rFonts w:eastAsiaTheme="majorEastAsia"/>
          <w:lang w:val="en-CA"/>
          <w:rPrChange w:id="4974" w:author="ilia kassianenko" w:date="2019-03-21T21:37:00Z">
            <w:rPr>
              <w:ins w:id="4975" w:author="Fritz Gyger [2]" w:date="2019-03-19T12:34:00Z"/>
              <w:del w:id="4976" w:author="ilia kassianenko" w:date="2019-03-21T20:43:00Z"/>
              <w:rFonts w:eastAsiaTheme="majorEastAsia"/>
            </w:rPr>
          </w:rPrChange>
        </w:rPr>
        <w:pPrChange w:id="4977" w:author="ilia kassianenko" w:date="2019-03-21T20:43:00Z">
          <w:pPr>
            <w:pStyle w:val="ListParagraph"/>
            <w:keepNext/>
            <w:numPr>
              <w:ilvl w:val="1"/>
              <w:numId w:val="1"/>
            </w:numPr>
            <w:pBdr>
              <w:bottom w:val="single" w:sz="4" w:space="1" w:color="000000"/>
            </w:pBdr>
            <w:tabs>
              <w:tab w:val="left" w:pos="540"/>
            </w:tabs>
            <w:spacing w:before="100" w:after="0"/>
            <w:ind w:hanging="720"/>
            <w:contextualSpacing w:val="0"/>
            <w:jc w:val="right"/>
            <w:outlineLvl w:val="0"/>
          </w:pPr>
        </w:pPrChange>
      </w:pPr>
    </w:p>
    <w:p w14:paraId="1C073C2A" w14:textId="0D1FD72B" w:rsidR="00FA4678" w:rsidRPr="0047260E" w:rsidDel="00766A22" w:rsidRDefault="00FA4678" w:rsidP="00766A22">
      <w:pPr>
        <w:rPr>
          <w:ins w:id="4978" w:author="Fritz Gyger [2]" w:date="2019-03-19T12:34:00Z"/>
          <w:del w:id="4979" w:author="ilia kassianenko" w:date="2019-03-21T20:43:00Z"/>
          <w:rFonts w:eastAsiaTheme="majorEastAsia"/>
          <w:sz w:val="32"/>
          <w:szCs w:val="32"/>
          <w:lang w:val="en-CA"/>
          <w:rPrChange w:id="4980" w:author="ilia kassianenko" w:date="2019-03-21T21:37:00Z">
            <w:rPr>
              <w:ins w:id="4981" w:author="Fritz Gyger [2]" w:date="2019-03-19T12:34:00Z"/>
              <w:del w:id="4982" w:author="ilia kassianenko" w:date="2019-03-21T20:43:00Z"/>
              <w:rFonts w:eastAsiaTheme="majorEastAsia"/>
              <w:sz w:val="32"/>
              <w:szCs w:val="32"/>
            </w:rPr>
          </w:rPrChange>
        </w:rPr>
        <w:pPrChange w:id="4983" w:author="ilia kassianenko" w:date="2019-03-21T20:43:00Z">
          <w:pPr>
            <w:pStyle w:val="ListParagraph"/>
            <w:keepNext/>
            <w:widowControl w:val="0"/>
            <w:numPr>
              <w:ilvl w:val="2"/>
              <w:numId w:val="1"/>
            </w:numPr>
            <w:spacing w:before="240" w:after="60"/>
            <w:ind w:hanging="720"/>
            <w:contextualSpacing w:val="0"/>
            <w:outlineLvl w:val="2"/>
          </w:pPr>
        </w:pPrChange>
      </w:pPr>
    </w:p>
    <w:p w14:paraId="636C358C" w14:textId="198E5647" w:rsidR="00FA4678" w:rsidRPr="0047260E" w:rsidDel="00766A22" w:rsidRDefault="00FA4678" w:rsidP="00766A22">
      <w:pPr>
        <w:rPr>
          <w:ins w:id="4984" w:author="Fritz Gyger [2]" w:date="2019-03-19T12:34:00Z"/>
          <w:del w:id="4985" w:author="ilia kassianenko" w:date="2019-03-21T20:43:00Z"/>
          <w:rFonts w:eastAsiaTheme="majorEastAsia"/>
          <w:sz w:val="32"/>
          <w:szCs w:val="32"/>
          <w:lang w:val="en-CA"/>
          <w:rPrChange w:id="4986" w:author="ilia kassianenko" w:date="2019-03-21T21:37:00Z">
            <w:rPr>
              <w:ins w:id="4987" w:author="Fritz Gyger [2]" w:date="2019-03-19T12:34:00Z"/>
              <w:del w:id="4988" w:author="ilia kassianenko" w:date="2019-03-21T20:43:00Z"/>
              <w:rFonts w:eastAsiaTheme="majorEastAsia"/>
              <w:sz w:val="32"/>
              <w:szCs w:val="32"/>
            </w:rPr>
          </w:rPrChange>
        </w:rPr>
        <w:pPrChange w:id="4989" w:author="ilia kassianenko" w:date="2019-03-21T20:43:00Z">
          <w:pPr>
            <w:pStyle w:val="ListParagraph"/>
            <w:keepNext/>
            <w:widowControl w:val="0"/>
            <w:numPr>
              <w:ilvl w:val="2"/>
              <w:numId w:val="1"/>
            </w:numPr>
            <w:spacing w:before="240" w:after="60"/>
            <w:ind w:hanging="720"/>
            <w:contextualSpacing w:val="0"/>
            <w:outlineLvl w:val="2"/>
          </w:pPr>
        </w:pPrChange>
      </w:pPr>
    </w:p>
    <w:p w14:paraId="7E55D3C7" w14:textId="0490AA7A" w:rsidR="00FA4678" w:rsidRPr="0047260E" w:rsidDel="00766A22" w:rsidRDefault="00FA4678" w:rsidP="00766A22">
      <w:pPr>
        <w:rPr>
          <w:ins w:id="4990" w:author="Fritz Gyger [2]" w:date="2019-03-19T12:34:00Z"/>
          <w:del w:id="4991" w:author="ilia kassianenko" w:date="2019-03-21T20:43:00Z"/>
          <w:rFonts w:eastAsiaTheme="majorEastAsia"/>
          <w:sz w:val="32"/>
          <w:szCs w:val="32"/>
          <w:lang w:val="en-CA"/>
          <w:rPrChange w:id="4992" w:author="ilia kassianenko" w:date="2019-03-21T21:37:00Z">
            <w:rPr>
              <w:ins w:id="4993" w:author="Fritz Gyger [2]" w:date="2019-03-19T12:34:00Z"/>
              <w:del w:id="4994" w:author="ilia kassianenko" w:date="2019-03-21T20:43:00Z"/>
              <w:rFonts w:eastAsiaTheme="majorEastAsia"/>
              <w:sz w:val="32"/>
              <w:szCs w:val="32"/>
            </w:rPr>
          </w:rPrChange>
        </w:rPr>
        <w:pPrChange w:id="4995" w:author="ilia kassianenko" w:date="2019-03-21T20:43:00Z">
          <w:pPr>
            <w:pStyle w:val="ListParagraph"/>
            <w:keepNext/>
            <w:widowControl w:val="0"/>
            <w:numPr>
              <w:ilvl w:val="3"/>
              <w:numId w:val="1"/>
            </w:numPr>
            <w:spacing w:before="240" w:after="60"/>
            <w:ind w:left="936" w:hanging="936"/>
            <w:contextualSpacing w:val="0"/>
            <w:outlineLvl w:val="2"/>
          </w:pPr>
        </w:pPrChange>
      </w:pPr>
    </w:p>
    <w:p w14:paraId="4D466E70" w14:textId="3CE8C524" w:rsidR="00FA4678" w:rsidRPr="0047260E" w:rsidDel="00766A22" w:rsidRDefault="00FA4678" w:rsidP="00766A22">
      <w:pPr>
        <w:rPr>
          <w:ins w:id="4996" w:author="Fritz Gyger [2]" w:date="2019-03-19T12:34:00Z"/>
          <w:del w:id="4997" w:author="ilia kassianenko" w:date="2019-03-21T20:43:00Z"/>
          <w:rFonts w:eastAsiaTheme="majorEastAsia"/>
          <w:sz w:val="32"/>
          <w:szCs w:val="32"/>
          <w:lang w:val="en-CA"/>
          <w:rPrChange w:id="4998" w:author="ilia kassianenko" w:date="2019-03-21T21:37:00Z">
            <w:rPr>
              <w:ins w:id="4999" w:author="Fritz Gyger [2]" w:date="2019-03-19T12:34:00Z"/>
              <w:del w:id="5000" w:author="ilia kassianenko" w:date="2019-03-21T20:43:00Z"/>
              <w:rFonts w:eastAsiaTheme="majorEastAsia"/>
              <w:sz w:val="32"/>
              <w:szCs w:val="32"/>
            </w:rPr>
          </w:rPrChange>
        </w:rPr>
        <w:pPrChange w:id="5001" w:author="ilia kassianenko" w:date="2019-03-21T20:43:00Z">
          <w:pPr>
            <w:pStyle w:val="ListParagraph"/>
            <w:keepNext/>
            <w:widowControl w:val="0"/>
            <w:numPr>
              <w:ilvl w:val="3"/>
              <w:numId w:val="1"/>
            </w:numPr>
            <w:spacing w:before="240" w:after="60"/>
            <w:ind w:left="936" w:hanging="936"/>
            <w:contextualSpacing w:val="0"/>
            <w:outlineLvl w:val="2"/>
          </w:pPr>
        </w:pPrChange>
      </w:pPr>
    </w:p>
    <w:p w14:paraId="1AA3CB80" w14:textId="38897452" w:rsidR="00FA4678" w:rsidRPr="0047260E" w:rsidDel="00A521FC" w:rsidRDefault="00FA4678" w:rsidP="00766A22">
      <w:pPr>
        <w:pStyle w:val="BodyText"/>
        <w:ind w:right="-138"/>
        <w:rPr>
          <w:ins w:id="5002" w:author="Fritz Gyger [2]" w:date="2019-03-19T12:34:00Z"/>
          <w:del w:id="5003" w:author="ilia kassianenko" w:date="2019-03-21T20:45:00Z"/>
          <w:rFonts w:eastAsiaTheme="majorEastAsia"/>
          <w:lang w:val="en-CA"/>
          <w:rPrChange w:id="5004" w:author="ilia kassianenko" w:date="2019-03-21T21:37:00Z">
            <w:rPr>
              <w:ins w:id="5005" w:author="Fritz Gyger [2]" w:date="2019-03-19T12:34:00Z"/>
              <w:del w:id="5006" w:author="ilia kassianenko" w:date="2019-03-21T20:45:00Z"/>
              <w:rFonts w:eastAsiaTheme="majorEastAsia"/>
            </w:rPr>
          </w:rPrChange>
        </w:rPr>
        <w:pPrChange w:id="5007" w:author="ilia kassianenko" w:date="2019-03-21T20:43:00Z">
          <w:pPr>
            <w:pStyle w:val="ListParagraph"/>
            <w:keepNext/>
            <w:widowControl w:val="0"/>
            <w:numPr>
              <w:ilvl w:val="3"/>
              <w:numId w:val="1"/>
            </w:numPr>
            <w:spacing w:before="240" w:after="60"/>
            <w:ind w:left="936" w:hanging="936"/>
            <w:contextualSpacing w:val="0"/>
            <w:outlineLvl w:val="2"/>
          </w:pPr>
        </w:pPrChange>
      </w:pPr>
    </w:p>
    <w:p w14:paraId="3F5422C3" w14:textId="0C40472F" w:rsidR="00FA4678" w:rsidRPr="0047260E" w:rsidDel="00A521FC" w:rsidRDefault="00FA4678">
      <w:pPr>
        <w:pStyle w:val="Heading5"/>
        <w:rPr>
          <w:ins w:id="5008" w:author="Fritz Gyger [2]" w:date="2019-03-19T12:30:00Z"/>
          <w:del w:id="5009" w:author="ilia kassianenko" w:date="2019-03-21T20:45:00Z"/>
          <w:lang w:val="en-CA"/>
          <w:rPrChange w:id="5010" w:author="ilia kassianenko" w:date="2019-03-21T21:37:00Z">
            <w:rPr>
              <w:ins w:id="5011" w:author="Fritz Gyger [2]" w:date="2019-03-19T12:30:00Z"/>
              <w:del w:id="5012" w:author="ilia kassianenko" w:date="2019-03-21T20:45:00Z"/>
            </w:rPr>
          </w:rPrChange>
        </w:rPr>
        <w:pPrChange w:id="5013" w:author="Fritz Gyger [2]" w:date="2019-03-19T12:34:00Z">
          <w:pPr>
            <w:pStyle w:val="Heading4"/>
          </w:pPr>
        </w:pPrChange>
      </w:pPr>
      <w:ins w:id="5014" w:author="Fritz Gyger [2]" w:date="2019-03-19T12:30:00Z">
        <w:del w:id="5015" w:author="ilia kassianenko" w:date="2019-03-21T20:45:00Z">
          <w:r w:rsidRPr="0047260E" w:rsidDel="00A521FC">
            <w:rPr>
              <w:lang w:val="en-CA"/>
              <w:rPrChange w:id="5016" w:author="ilia kassianenko" w:date="2019-03-21T21:37:00Z">
                <w:rPr/>
              </w:rPrChange>
            </w:rPr>
            <w:delText>Data Formats / Data Dictionary</w:delText>
          </w:r>
        </w:del>
      </w:ins>
    </w:p>
    <w:p w14:paraId="2AEBF8CF" w14:textId="18F77DF0" w:rsidR="009348E2" w:rsidRPr="0047260E" w:rsidDel="00A521FC" w:rsidRDefault="009348E2" w:rsidP="00D362A9">
      <w:pPr>
        <w:pStyle w:val="BodyText"/>
        <w:ind w:right="-138"/>
        <w:rPr>
          <w:del w:id="5017" w:author="ilia kassianenko" w:date="2019-03-21T20:45:00Z"/>
          <w:b/>
          <w:lang w:val="en-CA" w:eastAsia="ar-SA"/>
          <w:rPrChange w:id="5018" w:author="ilia kassianenko" w:date="2019-03-21T21:37:00Z">
            <w:rPr>
              <w:del w:id="5019" w:author="ilia kassianenko" w:date="2019-03-21T20:45:00Z"/>
              <w:b/>
              <w:lang w:eastAsia="ar-SA"/>
            </w:rPr>
          </w:rPrChange>
        </w:rPr>
      </w:pPr>
    </w:p>
    <w:p w14:paraId="7C17FEE5" w14:textId="3875560B" w:rsidR="00D362A9" w:rsidRPr="0047260E" w:rsidDel="00A521FC" w:rsidRDefault="00D362A9">
      <w:pPr>
        <w:pStyle w:val="Heading5"/>
        <w:rPr>
          <w:del w:id="5020" w:author="ilia kassianenko" w:date="2019-03-21T20:45:00Z"/>
          <w:lang w:val="en-CA"/>
          <w:rPrChange w:id="5021" w:author="ilia kassianenko" w:date="2019-03-21T21:37:00Z">
            <w:rPr>
              <w:del w:id="5022" w:author="ilia kassianenko" w:date="2019-03-21T20:45:00Z"/>
            </w:rPr>
          </w:rPrChange>
        </w:rPr>
        <w:pPrChange w:id="5023" w:author="Fritz Gyger [2]" w:date="2019-03-19T12:32:00Z">
          <w:pPr>
            <w:pStyle w:val="InstructionalText"/>
          </w:pPr>
        </w:pPrChange>
      </w:pPr>
      <w:moveTo w:id="5024" w:author="outpost" w:date="2019-03-18T21:59:00Z">
        <w:del w:id="5025" w:author="ilia kassianenko" w:date="2019-03-21T20:45:00Z">
          <w:r w:rsidRPr="0047260E" w:rsidDel="00A521FC">
            <w:rPr>
              <w:b w:val="0"/>
              <w:lang w:val="en-CA"/>
              <w:rPrChange w:id="5026" w:author="ilia kassianenko" w:date="2019-03-21T21:37:00Z">
                <w:rPr>
                  <w:b/>
                  <w:i w:val="0"/>
                  <w:lang w:val="fr-CA"/>
                </w:rPr>
              </w:rPrChange>
            </w:rPr>
            <w:delText>contrats_deneigement_saison_2018-2019, csv file</w:delText>
          </w:r>
        </w:del>
      </w:moveTo>
      <w:moveToRangeEnd w:id="4913"/>
    </w:p>
    <w:p w14:paraId="1C807413" w14:textId="32B345E4" w:rsidR="00063845" w:rsidRPr="0047260E" w:rsidDel="00A521FC" w:rsidRDefault="00063845">
      <w:pPr>
        <w:pStyle w:val="Heading5"/>
        <w:rPr>
          <w:del w:id="5027" w:author="ilia kassianenko" w:date="2019-03-21T20:45:00Z"/>
          <w:b w:val="0"/>
          <w:lang w:val="en-CA"/>
          <w:rPrChange w:id="5028" w:author="ilia kassianenko" w:date="2019-03-21T21:37:00Z">
            <w:rPr>
              <w:del w:id="5029" w:author="ilia kassianenko" w:date="2019-03-21T20:45:00Z"/>
              <w:b/>
              <w:lang w:val="fr-CA" w:eastAsia="ar-SA"/>
            </w:rPr>
          </w:rPrChange>
        </w:rPr>
        <w:pPrChange w:id="5030" w:author="Fritz Gyger [2]" w:date="2019-03-19T12:32:00Z">
          <w:pPr>
            <w:pStyle w:val="BodyText"/>
          </w:pPr>
        </w:pPrChange>
      </w:pPr>
      <w:del w:id="5031" w:author="ilia kassianenko" w:date="2019-03-21T20:45:00Z">
        <w:r w:rsidRPr="0047260E" w:rsidDel="00A521FC">
          <w:rPr>
            <w:lang w:val="en-CA"/>
            <w:rPrChange w:id="5032" w:author="ilia kassianenko" w:date="2019-03-21T21:37:00Z">
              <w:rPr>
                <w:lang w:val="fr-CA" w:eastAsia="ar-SA"/>
              </w:rPr>
            </w:rPrChange>
          </w:rPr>
          <w:delText xml:space="preserve">Source files </w:delText>
        </w:r>
      </w:del>
    </w:p>
    <w:p w14:paraId="06F1C36A" w14:textId="7D0642B1" w:rsidR="004B2EA2" w:rsidRPr="0047260E" w:rsidDel="00222860" w:rsidRDefault="004B2EA2" w:rsidP="004B2EA2">
      <w:pPr>
        <w:pStyle w:val="BodyText"/>
        <w:rPr>
          <w:del w:id="5033" w:author="outpost" w:date="2019-03-18T21:55:00Z"/>
          <w:lang w:val="en-CA" w:eastAsia="ar-SA"/>
          <w:rPrChange w:id="5034" w:author="ilia kassianenko" w:date="2019-03-21T21:37:00Z">
            <w:rPr>
              <w:del w:id="5035" w:author="outpost" w:date="2019-03-18T21:55:00Z"/>
              <w:lang w:val="fr-CA" w:eastAsia="ar-SA"/>
            </w:rPr>
          </w:rPrChange>
        </w:rPr>
      </w:pPr>
      <w:del w:id="5036" w:author="outpost" w:date="2019-03-18T21:55:00Z">
        <w:r w:rsidRPr="0047260E" w:rsidDel="00222860">
          <w:rPr>
            <w:b/>
            <w:lang w:val="en-CA" w:eastAsia="ar-SA"/>
            <w:rPrChange w:id="5037" w:author="ilia kassianenko" w:date="2019-03-21T21:37:00Z">
              <w:rPr>
                <w:b/>
                <w:lang w:val="fr-CA" w:eastAsia="ar-SA"/>
              </w:rPr>
            </w:rPrChange>
          </w:rPr>
          <w:delText>depots</w:delText>
        </w:r>
        <w:r w:rsidRPr="0047260E" w:rsidDel="00222860">
          <w:rPr>
            <w:lang w:val="en-CA" w:eastAsia="ar-SA"/>
            <w:rPrChange w:id="5038" w:author="ilia kassianenko" w:date="2019-03-21T21:37:00Z">
              <w:rPr>
                <w:lang w:val="fr-CA" w:eastAsia="ar-SA"/>
              </w:rPr>
            </w:rPrChange>
          </w:rPr>
          <w:delText>_deneigement_saison_2018-2019, .csv files</w:delText>
        </w:r>
      </w:del>
    </w:p>
    <w:p w14:paraId="4A15C4B8" w14:textId="030B5CC2" w:rsidR="00222860" w:rsidRPr="0047260E" w:rsidRDefault="00222860">
      <w:pPr>
        <w:pStyle w:val="Caption"/>
        <w:jc w:val="center"/>
        <w:rPr>
          <w:ins w:id="5039" w:author="outpost" w:date="2019-03-18T21:55:00Z"/>
          <w:lang w:val="en-CA"/>
          <w:rPrChange w:id="5040" w:author="ilia kassianenko" w:date="2019-03-21T21:37:00Z">
            <w:rPr>
              <w:ins w:id="5041" w:author="outpost" w:date="2019-03-18T21:55:00Z"/>
            </w:rPr>
          </w:rPrChange>
        </w:rPr>
        <w:pPrChange w:id="5042" w:author="outpost" w:date="2019-03-18T21:55:00Z">
          <w:pPr/>
        </w:pPrChange>
      </w:pPr>
      <w:ins w:id="5043" w:author="outpost" w:date="2019-03-18T21:55:00Z">
        <w:r w:rsidRPr="0047260E">
          <w:rPr>
            <w:lang w:val="en-CA"/>
            <w:rPrChange w:id="5044" w:author="ilia kassianenko" w:date="2019-03-21T21:37:00Z">
              <w:rPr>
                <w:b/>
                <w:bCs/>
              </w:rPr>
            </w:rPrChange>
          </w:rPr>
          <w:t xml:space="preserve">Table </w:t>
        </w:r>
        <w:r w:rsidRPr="0047260E">
          <w:rPr>
            <w:lang w:val="en-CA"/>
            <w:rPrChange w:id="5045" w:author="ilia kassianenko" w:date="2019-03-21T21:37:00Z">
              <w:rPr/>
            </w:rPrChange>
          </w:rPr>
          <w:fldChar w:fldCharType="begin"/>
        </w:r>
        <w:r w:rsidRPr="0047260E">
          <w:rPr>
            <w:lang w:val="en-CA"/>
            <w:rPrChange w:id="5046" w:author="ilia kassianenko" w:date="2019-03-21T21:37:00Z">
              <w:rPr>
                <w:b/>
                <w:bCs/>
              </w:rPr>
            </w:rPrChange>
          </w:rPr>
          <w:instrText xml:space="preserve"> SEQ Table \* ARABIC </w:instrText>
        </w:r>
      </w:ins>
      <w:r w:rsidRPr="0047260E">
        <w:rPr>
          <w:lang w:val="en-CA"/>
          <w:rPrChange w:id="5047" w:author="ilia kassianenko" w:date="2019-03-21T21:37:00Z">
            <w:rPr/>
          </w:rPrChange>
        </w:rPr>
        <w:fldChar w:fldCharType="separate"/>
      </w:r>
      <w:ins w:id="5048" w:author="ilia kassianenko" w:date="2019-03-21T21:41:00Z">
        <w:r w:rsidR="007B6C7E">
          <w:rPr>
            <w:noProof/>
            <w:lang w:val="en-CA"/>
          </w:rPr>
          <w:t>1</w:t>
        </w:r>
      </w:ins>
      <w:ins w:id="5049" w:author="outpost" w:date="2019-03-18T22:04:00Z">
        <w:del w:id="5050" w:author="ilia kassianenko" w:date="2019-03-21T20:37:00Z">
          <w:r w:rsidR="00541650" w:rsidRPr="0047260E" w:rsidDel="00766A22">
            <w:rPr>
              <w:noProof/>
              <w:lang w:val="en-CA"/>
              <w:rPrChange w:id="5051" w:author="ilia kassianenko" w:date="2019-03-21T21:37:00Z">
                <w:rPr>
                  <w:b/>
                  <w:bCs/>
                  <w:noProof/>
                </w:rPr>
              </w:rPrChange>
            </w:rPr>
            <w:delText>1</w:delText>
          </w:r>
        </w:del>
      </w:ins>
      <w:ins w:id="5052" w:author="outpost" w:date="2019-03-18T21:55:00Z">
        <w:r w:rsidRPr="0047260E">
          <w:rPr>
            <w:lang w:val="en-CA"/>
            <w:rPrChange w:id="5053" w:author="ilia kassianenko" w:date="2019-03-21T21:37:00Z">
              <w:rPr/>
            </w:rPrChange>
          </w:rPr>
          <w:fldChar w:fldCharType="end"/>
        </w:r>
        <w:r w:rsidRPr="0047260E">
          <w:rPr>
            <w:lang w:val="en-CA"/>
            <w:rPrChange w:id="5054" w:author="ilia kassianenko" w:date="2019-03-21T21:37:00Z">
              <w:rPr>
                <w:b/>
                <w:bCs/>
              </w:rPr>
            </w:rPrChange>
          </w:rPr>
          <w:t xml:space="preserve"> depots_deneigement_saison_2018-2019, .</w:t>
        </w:r>
        <w:proofErr w:type="spellStart"/>
        <w:r w:rsidRPr="0047260E">
          <w:rPr>
            <w:lang w:val="en-CA"/>
            <w:rPrChange w:id="5055" w:author="ilia kassianenko" w:date="2019-03-21T21:37:00Z">
              <w:rPr>
                <w:b/>
                <w:bCs/>
              </w:rPr>
            </w:rPrChange>
          </w:rPr>
          <w:t>csv</w:t>
        </w:r>
        <w:proofErr w:type="spellEnd"/>
        <w:r w:rsidRPr="0047260E">
          <w:rPr>
            <w:lang w:val="en-CA"/>
            <w:rPrChange w:id="5056" w:author="ilia kassianenko" w:date="2019-03-21T21:37:00Z">
              <w:rPr>
                <w:b/>
                <w:bCs/>
              </w:rPr>
            </w:rPrChange>
          </w:rPr>
          <w:t xml:space="preserve"> files</w:t>
        </w:r>
      </w:ins>
    </w:p>
    <w:tbl>
      <w:tblPr>
        <w:tblStyle w:val="TableGrid"/>
        <w:tblW w:w="0" w:type="auto"/>
        <w:tblLook w:val="04A0" w:firstRow="1" w:lastRow="0" w:firstColumn="1" w:lastColumn="0" w:noHBand="0" w:noVBand="1"/>
        <w:tblPrChange w:id="5057" w:author="outpost" w:date="2019-03-18T19:45:00Z">
          <w:tblPr>
            <w:tblStyle w:val="TableGrid"/>
            <w:tblW w:w="0" w:type="auto"/>
            <w:tblLook w:val="04A0" w:firstRow="1" w:lastRow="0" w:firstColumn="1" w:lastColumn="0" w:noHBand="0" w:noVBand="1"/>
          </w:tblPr>
        </w:tblPrChange>
      </w:tblPr>
      <w:tblGrid>
        <w:gridCol w:w="2681"/>
        <w:gridCol w:w="1567"/>
        <w:gridCol w:w="992"/>
        <w:gridCol w:w="1134"/>
        <w:gridCol w:w="2976"/>
        <w:tblGridChange w:id="5058">
          <w:tblGrid>
            <w:gridCol w:w="2681"/>
            <w:gridCol w:w="1567"/>
            <w:gridCol w:w="992"/>
            <w:gridCol w:w="1134"/>
            <w:gridCol w:w="2976"/>
          </w:tblGrid>
        </w:tblGridChange>
      </w:tblGrid>
      <w:tr w:rsidR="004B2EA2" w:rsidRPr="0047260E" w14:paraId="45BA98E5" w14:textId="77777777" w:rsidTr="00E477DB">
        <w:tc>
          <w:tcPr>
            <w:tcW w:w="2681" w:type="dxa"/>
            <w:vAlign w:val="center"/>
            <w:tcPrChange w:id="5059" w:author="outpost" w:date="2019-03-18T19:45:00Z">
              <w:tcPr>
                <w:tcW w:w="2681" w:type="dxa"/>
              </w:tcPr>
            </w:tcPrChange>
          </w:tcPr>
          <w:p w14:paraId="03E26A11" w14:textId="77777777" w:rsidR="004B2EA2" w:rsidRPr="0047260E" w:rsidRDefault="004B2EA2">
            <w:pPr>
              <w:pStyle w:val="BodyText"/>
              <w:rPr>
                <w:rFonts w:cs="Arial"/>
                <w:b/>
                <w:lang w:val="en-CA" w:eastAsia="ar-SA"/>
                <w:rPrChange w:id="5060" w:author="ilia kassianenko" w:date="2019-03-21T21:37:00Z">
                  <w:rPr>
                    <w:b/>
                    <w:sz w:val="22"/>
                    <w:lang w:eastAsia="ar-SA"/>
                  </w:rPr>
                </w:rPrChange>
              </w:rPr>
            </w:pPr>
            <w:r w:rsidRPr="0047260E">
              <w:rPr>
                <w:rFonts w:cs="Arial"/>
                <w:b/>
                <w:lang w:val="en-CA" w:eastAsia="ar-SA"/>
                <w:rPrChange w:id="5061" w:author="ilia kassianenko" w:date="2019-03-21T21:37:00Z">
                  <w:rPr>
                    <w:rFonts w:cs="Arial"/>
                    <w:b/>
                    <w:lang w:eastAsia="ar-SA"/>
                  </w:rPr>
                </w:rPrChange>
              </w:rPr>
              <w:t>Name</w:t>
            </w:r>
          </w:p>
        </w:tc>
        <w:tc>
          <w:tcPr>
            <w:tcW w:w="1567" w:type="dxa"/>
            <w:tcPrChange w:id="5062" w:author="outpost" w:date="2019-03-18T19:45:00Z">
              <w:tcPr>
                <w:tcW w:w="1567" w:type="dxa"/>
              </w:tcPr>
            </w:tcPrChange>
          </w:tcPr>
          <w:p w14:paraId="200BB644" w14:textId="77777777" w:rsidR="004B2EA2" w:rsidRPr="0047260E" w:rsidRDefault="004B2EA2" w:rsidP="004B2EA2">
            <w:pPr>
              <w:pStyle w:val="BodyText"/>
              <w:rPr>
                <w:rFonts w:cs="Arial"/>
                <w:b/>
                <w:lang w:val="en-CA" w:eastAsia="ar-SA"/>
                <w:rPrChange w:id="5063" w:author="ilia kassianenko" w:date="2019-03-21T21:37:00Z">
                  <w:rPr>
                    <w:b/>
                    <w:sz w:val="22"/>
                    <w:lang w:eastAsia="ar-SA"/>
                  </w:rPr>
                </w:rPrChange>
              </w:rPr>
            </w:pPr>
            <w:r w:rsidRPr="0047260E">
              <w:rPr>
                <w:rFonts w:cs="Arial"/>
                <w:b/>
                <w:lang w:val="en-CA" w:eastAsia="ar-SA"/>
                <w:rPrChange w:id="5064" w:author="ilia kassianenko" w:date="2019-03-21T21:37:00Z">
                  <w:rPr>
                    <w:rFonts w:cs="Arial"/>
                    <w:b/>
                    <w:lang w:eastAsia="ar-SA"/>
                  </w:rPr>
                </w:rPrChange>
              </w:rPr>
              <w:t>Type</w:t>
            </w:r>
          </w:p>
        </w:tc>
        <w:tc>
          <w:tcPr>
            <w:tcW w:w="992" w:type="dxa"/>
            <w:tcPrChange w:id="5065" w:author="outpost" w:date="2019-03-18T19:45:00Z">
              <w:tcPr>
                <w:tcW w:w="992" w:type="dxa"/>
              </w:tcPr>
            </w:tcPrChange>
          </w:tcPr>
          <w:p w14:paraId="7C5C08FE" w14:textId="77777777" w:rsidR="004B2EA2" w:rsidRPr="0047260E" w:rsidRDefault="004B2EA2" w:rsidP="004B2EA2">
            <w:pPr>
              <w:pStyle w:val="BodyText"/>
              <w:rPr>
                <w:rFonts w:cs="Arial"/>
                <w:b/>
                <w:lang w:val="en-CA" w:eastAsia="ar-SA"/>
                <w:rPrChange w:id="5066" w:author="ilia kassianenko" w:date="2019-03-21T21:37:00Z">
                  <w:rPr>
                    <w:b/>
                    <w:sz w:val="22"/>
                    <w:lang w:eastAsia="ar-SA"/>
                  </w:rPr>
                </w:rPrChange>
              </w:rPr>
            </w:pPr>
            <w:r w:rsidRPr="0047260E">
              <w:rPr>
                <w:rFonts w:cs="Arial"/>
                <w:b/>
                <w:lang w:val="en-CA" w:eastAsia="ar-SA"/>
                <w:rPrChange w:id="5067" w:author="ilia kassianenko" w:date="2019-03-21T21:37:00Z">
                  <w:rPr>
                    <w:rFonts w:cs="Arial"/>
                    <w:b/>
                    <w:lang w:eastAsia="ar-SA"/>
                  </w:rPr>
                </w:rPrChange>
              </w:rPr>
              <w:t>Length</w:t>
            </w:r>
          </w:p>
        </w:tc>
        <w:tc>
          <w:tcPr>
            <w:tcW w:w="1134" w:type="dxa"/>
            <w:tcPrChange w:id="5068" w:author="outpost" w:date="2019-03-18T19:45:00Z">
              <w:tcPr>
                <w:tcW w:w="1134" w:type="dxa"/>
              </w:tcPr>
            </w:tcPrChange>
          </w:tcPr>
          <w:p w14:paraId="71D2049D" w14:textId="77777777" w:rsidR="004B2EA2" w:rsidRPr="0047260E" w:rsidRDefault="004B2EA2" w:rsidP="004B2EA2">
            <w:pPr>
              <w:pStyle w:val="BodyText"/>
              <w:rPr>
                <w:rFonts w:cs="Arial"/>
                <w:b/>
                <w:lang w:val="en-CA" w:eastAsia="ar-SA"/>
                <w:rPrChange w:id="5069" w:author="ilia kassianenko" w:date="2019-03-21T21:37:00Z">
                  <w:rPr>
                    <w:b/>
                    <w:sz w:val="22"/>
                    <w:lang w:eastAsia="ar-SA"/>
                  </w:rPr>
                </w:rPrChange>
              </w:rPr>
            </w:pPr>
            <w:proofErr w:type="spellStart"/>
            <w:r w:rsidRPr="0047260E">
              <w:rPr>
                <w:rFonts w:cs="Arial"/>
                <w:b/>
                <w:lang w:val="en-CA" w:eastAsia="ar-SA"/>
                <w:rPrChange w:id="5070" w:author="ilia kassianenko" w:date="2019-03-21T21:37:00Z">
                  <w:rPr>
                    <w:rFonts w:cs="Arial"/>
                    <w:b/>
                    <w:lang w:eastAsia="ar-SA"/>
                  </w:rPr>
                </w:rPrChange>
              </w:rPr>
              <w:t>Nullable</w:t>
            </w:r>
            <w:proofErr w:type="spellEnd"/>
          </w:p>
        </w:tc>
        <w:tc>
          <w:tcPr>
            <w:tcW w:w="2976" w:type="dxa"/>
            <w:tcPrChange w:id="5071" w:author="outpost" w:date="2019-03-18T19:45:00Z">
              <w:tcPr>
                <w:tcW w:w="2976" w:type="dxa"/>
              </w:tcPr>
            </w:tcPrChange>
          </w:tcPr>
          <w:p w14:paraId="2107DD1E" w14:textId="77777777" w:rsidR="004B2EA2" w:rsidRPr="0047260E" w:rsidRDefault="004B2EA2" w:rsidP="004B2EA2">
            <w:pPr>
              <w:pStyle w:val="BodyText"/>
              <w:rPr>
                <w:rFonts w:cs="Arial"/>
                <w:b/>
                <w:lang w:val="en-CA" w:eastAsia="ar-SA"/>
                <w:rPrChange w:id="5072" w:author="ilia kassianenko" w:date="2019-03-21T21:37:00Z">
                  <w:rPr>
                    <w:b/>
                    <w:sz w:val="22"/>
                    <w:lang w:eastAsia="ar-SA"/>
                  </w:rPr>
                </w:rPrChange>
              </w:rPr>
            </w:pPr>
            <w:r w:rsidRPr="0047260E">
              <w:rPr>
                <w:rFonts w:cs="Arial"/>
                <w:b/>
                <w:lang w:val="en-CA" w:eastAsia="ar-SA"/>
                <w:rPrChange w:id="5073" w:author="ilia kassianenko" w:date="2019-03-21T21:37:00Z">
                  <w:rPr>
                    <w:rFonts w:cs="Arial"/>
                    <w:b/>
                    <w:lang w:eastAsia="ar-SA"/>
                  </w:rPr>
                </w:rPrChange>
              </w:rPr>
              <w:t>Comments</w:t>
            </w:r>
          </w:p>
        </w:tc>
      </w:tr>
      <w:tr w:rsidR="004B2EA2" w:rsidRPr="0047260E" w14:paraId="0616D17B" w14:textId="77777777" w:rsidTr="00E477DB">
        <w:tc>
          <w:tcPr>
            <w:tcW w:w="2681" w:type="dxa"/>
            <w:vAlign w:val="center"/>
            <w:tcPrChange w:id="5074" w:author="outpost" w:date="2019-03-18T19:45:00Z">
              <w:tcPr>
                <w:tcW w:w="2681" w:type="dxa"/>
              </w:tcPr>
            </w:tcPrChange>
          </w:tcPr>
          <w:p w14:paraId="22887098" w14:textId="77777777" w:rsidR="004B2EA2" w:rsidRPr="0047260E" w:rsidRDefault="004B2EA2">
            <w:pPr>
              <w:pStyle w:val="BodyText"/>
              <w:rPr>
                <w:rFonts w:cs="Arial"/>
                <w:lang w:val="en-CA" w:eastAsia="ar-SA"/>
                <w:rPrChange w:id="5075" w:author="ilia kassianenko" w:date="2019-03-21T21:37:00Z">
                  <w:rPr>
                    <w:rFonts w:cs="Arial"/>
                    <w:lang w:eastAsia="ar-SA"/>
                  </w:rPr>
                </w:rPrChange>
              </w:rPr>
            </w:pPr>
            <w:proofErr w:type="spellStart"/>
            <w:r w:rsidRPr="0047260E">
              <w:rPr>
                <w:rFonts w:cs="Arial"/>
                <w:color w:val="000000"/>
                <w:szCs w:val="22"/>
                <w:lang w:val="en-CA" w:eastAsia="en-CA"/>
                <w:rPrChange w:id="5076" w:author="ilia kassianenko" w:date="2019-03-21T21:37:00Z">
                  <w:rPr>
                    <w:rFonts w:ascii="Calibri" w:hAnsi="Calibri" w:cs="Calibri"/>
                    <w:color w:val="000000"/>
                    <w:szCs w:val="22"/>
                    <w:lang w:val="en-CA" w:eastAsia="en-CA"/>
                  </w:rPr>
                </w:rPrChange>
              </w:rPr>
              <w:t>IdentifiantDepot</w:t>
            </w:r>
            <w:proofErr w:type="spellEnd"/>
          </w:p>
        </w:tc>
        <w:tc>
          <w:tcPr>
            <w:tcW w:w="1567" w:type="dxa"/>
            <w:tcPrChange w:id="5077" w:author="outpost" w:date="2019-03-18T19:45:00Z">
              <w:tcPr>
                <w:tcW w:w="1567" w:type="dxa"/>
              </w:tcPr>
            </w:tcPrChange>
          </w:tcPr>
          <w:p w14:paraId="6754442B" w14:textId="77777777" w:rsidR="004B2EA2" w:rsidRPr="0047260E" w:rsidRDefault="004B2EA2" w:rsidP="004B2EA2">
            <w:pPr>
              <w:pStyle w:val="BodyText"/>
              <w:rPr>
                <w:rFonts w:cs="Arial"/>
                <w:lang w:val="en-CA" w:eastAsia="ar-SA"/>
                <w:rPrChange w:id="5078" w:author="ilia kassianenko" w:date="2019-03-21T21:37:00Z">
                  <w:rPr>
                    <w:sz w:val="22"/>
                    <w:lang w:eastAsia="ar-SA"/>
                  </w:rPr>
                </w:rPrChange>
              </w:rPr>
            </w:pPr>
            <w:r w:rsidRPr="0047260E">
              <w:rPr>
                <w:rFonts w:cs="Arial"/>
                <w:lang w:val="en-CA" w:eastAsia="ar-SA"/>
                <w:rPrChange w:id="5079" w:author="ilia kassianenko" w:date="2019-03-21T21:37:00Z">
                  <w:rPr>
                    <w:rFonts w:cs="Arial"/>
                    <w:lang w:eastAsia="ar-SA"/>
                  </w:rPr>
                </w:rPrChange>
              </w:rPr>
              <w:t>INT</w:t>
            </w:r>
          </w:p>
        </w:tc>
        <w:tc>
          <w:tcPr>
            <w:tcW w:w="992" w:type="dxa"/>
            <w:tcPrChange w:id="5080" w:author="outpost" w:date="2019-03-18T19:45:00Z">
              <w:tcPr>
                <w:tcW w:w="992" w:type="dxa"/>
              </w:tcPr>
            </w:tcPrChange>
          </w:tcPr>
          <w:p w14:paraId="26C8145E" w14:textId="77777777" w:rsidR="004B2EA2" w:rsidRPr="0047260E" w:rsidRDefault="004B2EA2" w:rsidP="004B2EA2">
            <w:pPr>
              <w:pStyle w:val="BodyText"/>
              <w:rPr>
                <w:rFonts w:cs="Arial"/>
                <w:lang w:val="en-CA" w:eastAsia="ar-SA"/>
                <w:rPrChange w:id="5081" w:author="ilia kassianenko" w:date="2019-03-21T21:37:00Z">
                  <w:rPr>
                    <w:sz w:val="22"/>
                    <w:lang w:eastAsia="ar-SA"/>
                  </w:rPr>
                </w:rPrChange>
              </w:rPr>
            </w:pPr>
            <w:r w:rsidRPr="0047260E">
              <w:rPr>
                <w:rFonts w:cs="Arial"/>
                <w:lang w:val="en-CA" w:eastAsia="ar-SA"/>
                <w:rPrChange w:id="5082" w:author="ilia kassianenko" w:date="2019-03-21T21:37:00Z">
                  <w:rPr>
                    <w:rFonts w:cs="Arial"/>
                    <w:lang w:eastAsia="ar-SA"/>
                  </w:rPr>
                </w:rPrChange>
              </w:rPr>
              <w:t xml:space="preserve"> </w:t>
            </w:r>
          </w:p>
        </w:tc>
        <w:tc>
          <w:tcPr>
            <w:tcW w:w="1134" w:type="dxa"/>
            <w:tcPrChange w:id="5083" w:author="outpost" w:date="2019-03-18T19:45:00Z">
              <w:tcPr>
                <w:tcW w:w="1134" w:type="dxa"/>
              </w:tcPr>
            </w:tcPrChange>
          </w:tcPr>
          <w:p w14:paraId="64C21F75" w14:textId="77777777" w:rsidR="004B2EA2" w:rsidRPr="0047260E" w:rsidRDefault="004B2EA2" w:rsidP="004B2EA2">
            <w:pPr>
              <w:pStyle w:val="BodyText"/>
              <w:rPr>
                <w:rFonts w:cs="Arial"/>
                <w:lang w:val="en-CA" w:eastAsia="ar-SA"/>
                <w:rPrChange w:id="5084" w:author="ilia kassianenko" w:date="2019-03-21T21:37:00Z">
                  <w:rPr>
                    <w:sz w:val="22"/>
                    <w:lang w:eastAsia="ar-SA"/>
                  </w:rPr>
                </w:rPrChange>
              </w:rPr>
            </w:pPr>
            <w:r w:rsidRPr="0047260E">
              <w:rPr>
                <w:rFonts w:cs="Arial"/>
                <w:lang w:val="en-CA" w:eastAsia="ar-SA"/>
                <w:rPrChange w:id="5085" w:author="ilia kassianenko" w:date="2019-03-21T21:37:00Z">
                  <w:rPr>
                    <w:rFonts w:cs="Arial"/>
                    <w:lang w:eastAsia="ar-SA"/>
                  </w:rPr>
                </w:rPrChange>
              </w:rPr>
              <w:t>N</w:t>
            </w:r>
          </w:p>
        </w:tc>
        <w:tc>
          <w:tcPr>
            <w:tcW w:w="2976" w:type="dxa"/>
            <w:tcPrChange w:id="5086" w:author="outpost" w:date="2019-03-18T19:45:00Z">
              <w:tcPr>
                <w:tcW w:w="2976" w:type="dxa"/>
              </w:tcPr>
            </w:tcPrChange>
          </w:tcPr>
          <w:p w14:paraId="063DA605" w14:textId="77777777" w:rsidR="004B2EA2" w:rsidRPr="0047260E" w:rsidRDefault="004B2EA2" w:rsidP="004B2EA2">
            <w:pPr>
              <w:pStyle w:val="BodyText"/>
              <w:rPr>
                <w:rFonts w:cs="Arial"/>
                <w:lang w:val="en-CA" w:eastAsia="ar-SA"/>
                <w:rPrChange w:id="5087" w:author="ilia kassianenko" w:date="2019-03-21T21:37:00Z">
                  <w:rPr>
                    <w:sz w:val="22"/>
                    <w:lang w:eastAsia="ar-SA"/>
                  </w:rPr>
                </w:rPrChange>
              </w:rPr>
            </w:pPr>
          </w:p>
        </w:tc>
      </w:tr>
      <w:tr w:rsidR="004B2EA2" w:rsidRPr="0047260E" w14:paraId="4A91F9EF" w14:textId="77777777" w:rsidTr="00E477DB">
        <w:tc>
          <w:tcPr>
            <w:tcW w:w="2681" w:type="dxa"/>
            <w:vAlign w:val="center"/>
            <w:tcPrChange w:id="5088" w:author="outpost" w:date="2019-03-18T19:45:00Z">
              <w:tcPr>
                <w:tcW w:w="2681" w:type="dxa"/>
              </w:tcPr>
            </w:tcPrChange>
          </w:tcPr>
          <w:p w14:paraId="346F0FFC" w14:textId="77777777" w:rsidR="004B2EA2" w:rsidRPr="0047260E" w:rsidRDefault="004B2EA2">
            <w:pPr>
              <w:pStyle w:val="BodyText"/>
              <w:rPr>
                <w:rFonts w:cs="Arial"/>
                <w:lang w:val="en-CA" w:eastAsia="ar-SA"/>
                <w:rPrChange w:id="5089" w:author="ilia kassianenko" w:date="2019-03-21T21:37:00Z">
                  <w:rPr>
                    <w:rFonts w:cs="Arial"/>
                    <w:lang w:eastAsia="ar-SA"/>
                  </w:rPr>
                </w:rPrChange>
              </w:rPr>
            </w:pPr>
            <w:proofErr w:type="spellStart"/>
            <w:r w:rsidRPr="0047260E">
              <w:rPr>
                <w:rFonts w:cs="Arial"/>
                <w:color w:val="000000"/>
                <w:szCs w:val="22"/>
                <w:lang w:val="en-CA" w:eastAsia="en-CA"/>
                <w:rPrChange w:id="5090" w:author="ilia kassianenko" w:date="2019-03-21T21:37:00Z">
                  <w:rPr>
                    <w:rFonts w:ascii="Calibri" w:hAnsi="Calibri" w:cs="Calibri"/>
                    <w:color w:val="000000"/>
                    <w:szCs w:val="22"/>
                    <w:lang w:val="en-CA" w:eastAsia="en-CA"/>
                  </w:rPr>
                </w:rPrChange>
              </w:rPr>
              <w:t>NomDepot</w:t>
            </w:r>
            <w:proofErr w:type="spellEnd"/>
          </w:p>
        </w:tc>
        <w:tc>
          <w:tcPr>
            <w:tcW w:w="1567" w:type="dxa"/>
            <w:tcPrChange w:id="5091" w:author="outpost" w:date="2019-03-18T19:45:00Z">
              <w:tcPr>
                <w:tcW w:w="1567" w:type="dxa"/>
              </w:tcPr>
            </w:tcPrChange>
          </w:tcPr>
          <w:p w14:paraId="23C50825" w14:textId="77777777" w:rsidR="004B2EA2" w:rsidRPr="0047260E" w:rsidRDefault="004B2EA2" w:rsidP="004B2EA2">
            <w:pPr>
              <w:pStyle w:val="BodyText"/>
              <w:rPr>
                <w:rFonts w:cs="Arial"/>
                <w:lang w:val="en-CA" w:eastAsia="ar-SA"/>
                <w:rPrChange w:id="5092" w:author="ilia kassianenko" w:date="2019-03-21T21:37:00Z">
                  <w:rPr>
                    <w:sz w:val="22"/>
                    <w:lang w:eastAsia="ar-SA"/>
                  </w:rPr>
                </w:rPrChange>
              </w:rPr>
            </w:pPr>
            <w:r w:rsidRPr="0047260E">
              <w:rPr>
                <w:rFonts w:cs="Arial"/>
                <w:lang w:val="en-CA" w:eastAsia="ar-SA"/>
                <w:rPrChange w:id="5093" w:author="ilia kassianenko" w:date="2019-03-21T21:37:00Z">
                  <w:rPr>
                    <w:rFonts w:cs="Arial"/>
                    <w:lang w:eastAsia="ar-SA"/>
                  </w:rPr>
                </w:rPrChange>
              </w:rPr>
              <w:t>VARCHAR</w:t>
            </w:r>
          </w:p>
        </w:tc>
        <w:tc>
          <w:tcPr>
            <w:tcW w:w="992" w:type="dxa"/>
            <w:tcPrChange w:id="5094" w:author="outpost" w:date="2019-03-18T19:45:00Z">
              <w:tcPr>
                <w:tcW w:w="992" w:type="dxa"/>
              </w:tcPr>
            </w:tcPrChange>
          </w:tcPr>
          <w:p w14:paraId="58D645DD" w14:textId="77777777" w:rsidR="004B2EA2" w:rsidRPr="0047260E" w:rsidRDefault="004B2EA2" w:rsidP="004B2EA2">
            <w:pPr>
              <w:pStyle w:val="BodyText"/>
              <w:rPr>
                <w:rFonts w:cs="Arial"/>
                <w:lang w:val="en-CA" w:eastAsia="ar-SA"/>
                <w:rPrChange w:id="5095" w:author="ilia kassianenko" w:date="2019-03-21T21:37:00Z">
                  <w:rPr>
                    <w:sz w:val="22"/>
                    <w:lang w:eastAsia="ar-SA"/>
                  </w:rPr>
                </w:rPrChange>
              </w:rPr>
            </w:pPr>
            <w:r w:rsidRPr="0047260E">
              <w:rPr>
                <w:rFonts w:cs="Arial"/>
                <w:lang w:val="en-CA" w:eastAsia="ar-SA"/>
                <w:rPrChange w:id="5096" w:author="ilia kassianenko" w:date="2019-03-21T21:37:00Z">
                  <w:rPr>
                    <w:rFonts w:cs="Arial"/>
                    <w:lang w:eastAsia="ar-SA"/>
                  </w:rPr>
                </w:rPrChange>
              </w:rPr>
              <w:t>30</w:t>
            </w:r>
          </w:p>
        </w:tc>
        <w:tc>
          <w:tcPr>
            <w:tcW w:w="1134" w:type="dxa"/>
            <w:tcPrChange w:id="5097" w:author="outpost" w:date="2019-03-18T19:45:00Z">
              <w:tcPr>
                <w:tcW w:w="1134" w:type="dxa"/>
              </w:tcPr>
            </w:tcPrChange>
          </w:tcPr>
          <w:p w14:paraId="2F4301A2" w14:textId="77777777" w:rsidR="004B2EA2" w:rsidRPr="0047260E" w:rsidRDefault="004B2EA2" w:rsidP="004B2EA2">
            <w:pPr>
              <w:pStyle w:val="BodyText"/>
              <w:rPr>
                <w:rFonts w:cs="Arial"/>
                <w:lang w:val="en-CA" w:eastAsia="ar-SA"/>
                <w:rPrChange w:id="5098" w:author="ilia kassianenko" w:date="2019-03-21T21:37:00Z">
                  <w:rPr>
                    <w:sz w:val="22"/>
                    <w:lang w:eastAsia="ar-SA"/>
                  </w:rPr>
                </w:rPrChange>
              </w:rPr>
            </w:pPr>
            <w:r w:rsidRPr="0047260E">
              <w:rPr>
                <w:rFonts w:cs="Arial"/>
                <w:lang w:val="en-CA" w:eastAsia="ar-SA"/>
                <w:rPrChange w:id="5099" w:author="ilia kassianenko" w:date="2019-03-21T21:37:00Z">
                  <w:rPr>
                    <w:rFonts w:cs="Arial"/>
                    <w:lang w:eastAsia="ar-SA"/>
                  </w:rPr>
                </w:rPrChange>
              </w:rPr>
              <w:t>N</w:t>
            </w:r>
          </w:p>
        </w:tc>
        <w:tc>
          <w:tcPr>
            <w:tcW w:w="2976" w:type="dxa"/>
            <w:tcPrChange w:id="5100" w:author="outpost" w:date="2019-03-18T19:45:00Z">
              <w:tcPr>
                <w:tcW w:w="2976" w:type="dxa"/>
              </w:tcPr>
            </w:tcPrChange>
          </w:tcPr>
          <w:p w14:paraId="38A26F3B" w14:textId="77777777" w:rsidR="004B2EA2" w:rsidRPr="0047260E" w:rsidRDefault="004B2EA2" w:rsidP="004B2EA2">
            <w:pPr>
              <w:pStyle w:val="BodyText"/>
              <w:rPr>
                <w:rFonts w:cs="Arial"/>
                <w:lang w:val="en-CA" w:eastAsia="ar-SA"/>
                <w:rPrChange w:id="5101" w:author="ilia kassianenko" w:date="2019-03-21T21:37:00Z">
                  <w:rPr>
                    <w:sz w:val="22"/>
                    <w:lang w:eastAsia="ar-SA"/>
                  </w:rPr>
                </w:rPrChange>
              </w:rPr>
            </w:pPr>
          </w:p>
        </w:tc>
      </w:tr>
      <w:tr w:rsidR="004B2EA2" w:rsidRPr="0047260E" w14:paraId="3EBCBDC4" w14:textId="77777777" w:rsidTr="00E477DB">
        <w:tc>
          <w:tcPr>
            <w:tcW w:w="2681" w:type="dxa"/>
            <w:vAlign w:val="center"/>
            <w:tcPrChange w:id="5102" w:author="outpost" w:date="2019-03-18T19:45:00Z">
              <w:tcPr>
                <w:tcW w:w="2681" w:type="dxa"/>
              </w:tcPr>
            </w:tcPrChange>
          </w:tcPr>
          <w:p w14:paraId="5D2E14F2" w14:textId="77777777" w:rsidR="004B2EA2" w:rsidRPr="0047260E" w:rsidRDefault="004B2EA2">
            <w:pPr>
              <w:pStyle w:val="BodyText"/>
              <w:rPr>
                <w:rFonts w:cs="Arial"/>
                <w:lang w:val="en-CA" w:eastAsia="ar-SA"/>
                <w:rPrChange w:id="5103" w:author="ilia kassianenko" w:date="2019-03-21T21:37:00Z">
                  <w:rPr>
                    <w:rFonts w:cs="Arial"/>
                    <w:lang w:eastAsia="ar-SA"/>
                  </w:rPr>
                </w:rPrChange>
              </w:rPr>
            </w:pPr>
            <w:proofErr w:type="spellStart"/>
            <w:r w:rsidRPr="0047260E">
              <w:rPr>
                <w:rFonts w:cs="Arial"/>
                <w:color w:val="000000"/>
                <w:szCs w:val="22"/>
                <w:lang w:val="en-CA" w:eastAsia="en-CA"/>
                <w:rPrChange w:id="5104" w:author="ilia kassianenko" w:date="2019-03-21T21:37:00Z">
                  <w:rPr>
                    <w:rFonts w:ascii="Calibri" w:hAnsi="Calibri" w:cs="Calibri"/>
                    <w:color w:val="000000"/>
                    <w:szCs w:val="22"/>
                    <w:lang w:val="en-CA" w:eastAsia="en-CA"/>
                  </w:rPr>
                </w:rPrChange>
              </w:rPr>
              <w:t>TypeDepot</w:t>
            </w:r>
            <w:proofErr w:type="spellEnd"/>
          </w:p>
        </w:tc>
        <w:tc>
          <w:tcPr>
            <w:tcW w:w="1567" w:type="dxa"/>
            <w:tcPrChange w:id="5105" w:author="outpost" w:date="2019-03-18T19:45:00Z">
              <w:tcPr>
                <w:tcW w:w="1567" w:type="dxa"/>
              </w:tcPr>
            </w:tcPrChange>
          </w:tcPr>
          <w:p w14:paraId="4BE680EC" w14:textId="77777777" w:rsidR="004B2EA2" w:rsidRPr="0047260E" w:rsidRDefault="004B2EA2" w:rsidP="004B2EA2">
            <w:pPr>
              <w:pStyle w:val="BodyText"/>
              <w:rPr>
                <w:rFonts w:cs="Arial"/>
                <w:lang w:val="en-CA" w:eastAsia="ar-SA"/>
                <w:rPrChange w:id="5106" w:author="ilia kassianenko" w:date="2019-03-21T21:37:00Z">
                  <w:rPr>
                    <w:sz w:val="22"/>
                    <w:lang w:eastAsia="ar-SA"/>
                  </w:rPr>
                </w:rPrChange>
              </w:rPr>
            </w:pPr>
            <w:r w:rsidRPr="0047260E">
              <w:rPr>
                <w:rFonts w:cs="Arial"/>
                <w:lang w:val="en-CA" w:eastAsia="ar-SA"/>
                <w:rPrChange w:id="5107" w:author="ilia kassianenko" w:date="2019-03-21T21:37:00Z">
                  <w:rPr>
                    <w:rFonts w:cs="Arial"/>
                    <w:lang w:eastAsia="ar-SA"/>
                  </w:rPr>
                </w:rPrChange>
              </w:rPr>
              <w:t>VARCHAR</w:t>
            </w:r>
          </w:p>
        </w:tc>
        <w:tc>
          <w:tcPr>
            <w:tcW w:w="992" w:type="dxa"/>
            <w:tcPrChange w:id="5108" w:author="outpost" w:date="2019-03-18T19:45:00Z">
              <w:tcPr>
                <w:tcW w:w="992" w:type="dxa"/>
              </w:tcPr>
            </w:tcPrChange>
          </w:tcPr>
          <w:p w14:paraId="64ECC4FC" w14:textId="77777777" w:rsidR="004B2EA2" w:rsidRPr="0047260E" w:rsidRDefault="004B2EA2" w:rsidP="004B2EA2">
            <w:pPr>
              <w:pStyle w:val="BodyText"/>
              <w:rPr>
                <w:rFonts w:cs="Arial"/>
                <w:lang w:val="en-CA" w:eastAsia="ar-SA"/>
                <w:rPrChange w:id="5109" w:author="ilia kassianenko" w:date="2019-03-21T21:37:00Z">
                  <w:rPr>
                    <w:sz w:val="22"/>
                    <w:lang w:eastAsia="ar-SA"/>
                  </w:rPr>
                </w:rPrChange>
              </w:rPr>
            </w:pPr>
            <w:r w:rsidRPr="0047260E">
              <w:rPr>
                <w:rFonts w:cs="Arial"/>
                <w:lang w:val="en-CA" w:eastAsia="ar-SA"/>
                <w:rPrChange w:id="5110" w:author="ilia kassianenko" w:date="2019-03-21T21:37:00Z">
                  <w:rPr>
                    <w:rFonts w:cs="Arial"/>
                    <w:lang w:eastAsia="ar-SA"/>
                  </w:rPr>
                </w:rPrChange>
              </w:rPr>
              <w:t>15</w:t>
            </w:r>
          </w:p>
        </w:tc>
        <w:tc>
          <w:tcPr>
            <w:tcW w:w="1134" w:type="dxa"/>
            <w:tcPrChange w:id="5111" w:author="outpost" w:date="2019-03-18T19:45:00Z">
              <w:tcPr>
                <w:tcW w:w="1134" w:type="dxa"/>
              </w:tcPr>
            </w:tcPrChange>
          </w:tcPr>
          <w:p w14:paraId="6A4DDCEC" w14:textId="77777777" w:rsidR="004B2EA2" w:rsidRPr="0047260E" w:rsidRDefault="004B2EA2" w:rsidP="004B2EA2">
            <w:pPr>
              <w:pStyle w:val="BodyText"/>
              <w:rPr>
                <w:rFonts w:cs="Arial"/>
                <w:lang w:val="en-CA" w:eastAsia="ar-SA"/>
                <w:rPrChange w:id="5112" w:author="ilia kassianenko" w:date="2019-03-21T21:37:00Z">
                  <w:rPr>
                    <w:sz w:val="22"/>
                    <w:lang w:eastAsia="ar-SA"/>
                  </w:rPr>
                </w:rPrChange>
              </w:rPr>
            </w:pPr>
            <w:r w:rsidRPr="0047260E">
              <w:rPr>
                <w:rFonts w:cs="Arial"/>
                <w:lang w:val="en-CA" w:eastAsia="ar-SA"/>
                <w:rPrChange w:id="5113" w:author="ilia kassianenko" w:date="2019-03-21T21:37:00Z">
                  <w:rPr>
                    <w:rFonts w:cs="Arial"/>
                    <w:lang w:eastAsia="ar-SA"/>
                  </w:rPr>
                </w:rPrChange>
              </w:rPr>
              <w:t>N</w:t>
            </w:r>
          </w:p>
        </w:tc>
        <w:tc>
          <w:tcPr>
            <w:tcW w:w="2976" w:type="dxa"/>
            <w:tcPrChange w:id="5114" w:author="outpost" w:date="2019-03-18T19:45:00Z">
              <w:tcPr>
                <w:tcW w:w="2976" w:type="dxa"/>
              </w:tcPr>
            </w:tcPrChange>
          </w:tcPr>
          <w:p w14:paraId="482140B8" w14:textId="77777777" w:rsidR="004B2EA2" w:rsidRPr="0047260E" w:rsidRDefault="004B2EA2" w:rsidP="004B2EA2">
            <w:pPr>
              <w:pStyle w:val="BodyText"/>
              <w:rPr>
                <w:rFonts w:cs="Arial"/>
                <w:lang w:val="en-CA" w:eastAsia="ar-SA"/>
                <w:rPrChange w:id="5115" w:author="ilia kassianenko" w:date="2019-03-21T21:37:00Z">
                  <w:rPr>
                    <w:sz w:val="22"/>
                    <w:lang w:val="fr-CA" w:eastAsia="ar-SA"/>
                  </w:rPr>
                </w:rPrChange>
              </w:rPr>
            </w:pPr>
            <w:proofErr w:type="gramStart"/>
            <w:r w:rsidRPr="0047260E">
              <w:rPr>
                <w:rFonts w:cs="Arial"/>
                <w:lang w:val="en-CA" w:eastAsia="ar-SA"/>
                <w:rPrChange w:id="5116" w:author="ilia kassianenko" w:date="2019-03-21T21:37:00Z">
                  <w:rPr>
                    <w:rFonts w:cs="Arial"/>
                    <w:lang w:val="fr-CA" w:eastAsia="ar-SA"/>
                  </w:rPr>
                </w:rPrChange>
              </w:rPr>
              <w:t>Values :</w:t>
            </w:r>
            <w:proofErr w:type="gramEnd"/>
            <w:r w:rsidRPr="0047260E">
              <w:rPr>
                <w:rFonts w:cs="Arial"/>
                <w:lang w:val="en-CA" w:eastAsia="ar-SA"/>
                <w:rPrChange w:id="5117" w:author="ilia kassianenko" w:date="2019-03-21T21:37:00Z">
                  <w:rPr>
                    <w:rFonts w:cs="Arial"/>
                    <w:lang w:val="fr-CA" w:eastAsia="ar-SA"/>
                  </w:rPr>
                </w:rPrChange>
              </w:rPr>
              <w:t xml:space="preserve"> </w:t>
            </w:r>
            <w:proofErr w:type="spellStart"/>
            <w:r w:rsidRPr="0047260E">
              <w:rPr>
                <w:rFonts w:cs="Arial"/>
                <w:lang w:val="en-CA" w:eastAsia="ar-SA"/>
                <w:rPrChange w:id="5118" w:author="ilia kassianenko" w:date="2019-03-21T21:37:00Z">
                  <w:rPr>
                    <w:rFonts w:cs="Arial"/>
                    <w:lang w:val="fr-CA" w:eastAsia="ar-SA"/>
                  </w:rPr>
                </w:rPrChange>
              </w:rPr>
              <w:t>Carierre</w:t>
            </w:r>
            <w:proofErr w:type="spellEnd"/>
            <w:r w:rsidRPr="0047260E">
              <w:rPr>
                <w:rFonts w:cs="Arial"/>
                <w:lang w:val="en-CA" w:eastAsia="ar-SA"/>
                <w:rPrChange w:id="5119" w:author="ilia kassianenko" w:date="2019-03-21T21:37:00Z">
                  <w:rPr>
                    <w:rFonts w:cs="Arial"/>
                    <w:lang w:val="fr-CA" w:eastAsia="ar-SA"/>
                  </w:rPr>
                </w:rPrChange>
              </w:rPr>
              <w:t xml:space="preserve">, </w:t>
            </w:r>
            <w:proofErr w:type="spellStart"/>
            <w:r w:rsidRPr="0047260E">
              <w:rPr>
                <w:rFonts w:cs="Arial"/>
                <w:lang w:val="en-CA" w:eastAsia="ar-SA"/>
                <w:rPrChange w:id="5120" w:author="ilia kassianenko" w:date="2019-03-21T21:37:00Z">
                  <w:rPr>
                    <w:rFonts w:cs="Arial"/>
                    <w:lang w:val="fr-CA" w:eastAsia="ar-SA"/>
                  </w:rPr>
                </w:rPrChange>
              </w:rPr>
              <w:t>Chute_Egout</w:t>
            </w:r>
            <w:proofErr w:type="spellEnd"/>
            <w:r w:rsidRPr="0047260E">
              <w:rPr>
                <w:rFonts w:cs="Arial"/>
                <w:lang w:val="en-CA" w:eastAsia="ar-SA"/>
                <w:rPrChange w:id="5121" w:author="ilia kassianenko" w:date="2019-03-21T21:37:00Z">
                  <w:rPr>
                    <w:rFonts w:cs="Arial"/>
                    <w:lang w:val="fr-CA" w:eastAsia="ar-SA"/>
                  </w:rPr>
                </w:rPrChange>
              </w:rPr>
              <w:t xml:space="preserve">, </w:t>
            </w:r>
            <w:proofErr w:type="spellStart"/>
            <w:r w:rsidRPr="0047260E">
              <w:rPr>
                <w:rFonts w:cs="Arial"/>
                <w:lang w:val="en-CA" w:eastAsia="ar-SA"/>
                <w:rPrChange w:id="5122" w:author="ilia kassianenko" w:date="2019-03-21T21:37:00Z">
                  <w:rPr>
                    <w:rFonts w:cs="Arial"/>
                    <w:lang w:val="fr-CA" w:eastAsia="ar-SA"/>
                  </w:rPr>
                </w:rPrChange>
              </w:rPr>
              <w:t>Entassement</w:t>
            </w:r>
            <w:proofErr w:type="spellEnd"/>
            <w:r w:rsidRPr="0047260E">
              <w:rPr>
                <w:rFonts w:cs="Arial"/>
                <w:lang w:val="en-CA" w:eastAsia="ar-SA"/>
                <w:rPrChange w:id="5123" w:author="ilia kassianenko" w:date="2019-03-21T21:37:00Z">
                  <w:rPr>
                    <w:rFonts w:cs="Arial"/>
                    <w:lang w:val="fr-CA" w:eastAsia="ar-SA"/>
                  </w:rPr>
                </w:rPrChange>
              </w:rPr>
              <w:t xml:space="preserve">, </w:t>
            </w:r>
          </w:p>
        </w:tc>
      </w:tr>
      <w:tr w:rsidR="004B2EA2" w:rsidRPr="0047260E" w14:paraId="61F7187F" w14:textId="77777777" w:rsidTr="00E477DB">
        <w:tc>
          <w:tcPr>
            <w:tcW w:w="2681" w:type="dxa"/>
            <w:vAlign w:val="center"/>
            <w:tcPrChange w:id="5124" w:author="outpost" w:date="2019-03-18T19:45:00Z">
              <w:tcPr>
                <w:tcW w:w="2681" w:type="dxa"/>
              </w:tcPr>
            </w:tcPrChange>
          </w:tcPr>
          <w:p w14:paraId="69C8E9C2" w14:textId="77777777" w:rsidR="004B2EA2" w:rsidRPr="0047260E" w:rsidRDefault="004B2EA2">
            <w:pPr>
              <w:pStyle w:val="BodyText"/>
              <w:rPr>
                <w:rFonts w:cs="Arial"/>
                <w:lang w:val="en-CA" w:eastAsia="ar-SA"/>
                <w:rPrChange w:id="5125" w:author="ilia kassianenko" w:date="2019-03-21T21:37:00Z">
                  <w:rPr>
                    <w:rFonts w:cs="Arial"/>
                    <w:lang w:eastAsia="ar-SA"/>
                  </w:rPr>
                </w:rPrChange>
              </w:rPr>
            </w:pPr>
            <w:proofErr w:type="spellStart"/>
            <w:r w:rsidRPr="0047260E">
              <w:rPr>
                <w:rFonts w:cs="Arial"/>
                <w:color w:val="000000"/>
                <w:szCs w:val="22"/>
                <w:lang w:val="en-CA" w:eastAsia="en-CA"/>
                <w:rPrChange w:id="5126" w:author="ilia kassianenko" w:date="2019-03-21T21:37:00Z">
                  <w:rPr>
                    <w:rFonts w:ascii="Calibri" w:hAnsi="Calibri" w:cs="Calibri"/>
                    <w:color w:val="000000"/>
                    <w:szCs w:val="22"/>
                    <w:lang w:val="en-CA" w:eastAsia="en-CA"/>
                  </w:rPr>
                </w:rPrChange>
              </w:rPr>
              <w:t>Capacite</w:t>
            </w:r>
            <w:proofErr w:type="spellEnd"/>
          </w:p>
        </w:tc>
        <w:tc>
          <w:tcPr>
            <w:tcW w:w="1567" w:type="dxa"/>
            <w:tcPrChange w:id="5127" w:author="outpost" w:date="2019-03-18T19:45:00Z">
              <w:tcPr>
                <w:tcW w:w="1567" w:type="dxa"/>
              </w:tcPr>
            </w:tcPrChange>
          </w:tcPr>
          <w:p w14:paraId="5BBCA459" w14:textId="77777777" w:rsidR="004B2EA2" w:rsidRPr="0047260E" w:rsidRDefault="004B2EA2" w:rsidP="004B2EA2">
            <w:pPr>
              <w:pStyle w:val="BodyText"/>
              <w:rPr>
                <w:rFonts w:cs="Arial"/>
                <w:lang w:val="en-CA" w:eastAsia="ar-SA"/>
                <w:rPrChange w:id="5128" w:author="ilia kassianenko" w:date="2019-03-21T21:37:00Z">
                  <w:rPr>
                    <w:sz w:val="22"/>
                    <w:lang w:eastAsia="ar-SA"/>
                  </w:rPr>
                </w:rPrChange>
              </w:rPr>
            </w:pPr>
            <w:r w:rsidRPr="0047260E">
              <w:rPr>
                <w:rFonts w:cs="Arial"/>
                <w:lang w:val="en-CA" w:eastAsia="ar-SA"/>
                <w:rPrChange w:id="5129" w:author="ilia kassianenko" w:date="2019-03-21T21:37:00Z">
                  <w:rPr>
                    <w:rFonts w:cs="Arial"/>
                    <w:lang w:eastAsia="ar-SA"/>
                  </w:rPr>
                </w:rPrChange>
              </w:rPr>
              <w:t>INT</w:t>
            </w:r>
          </w:p>
        </w:tc>
        <w:tc>
          <w:tcPr>
            <w:tcW w:w="992" w:type="dxa"/>
            <w:tcPrChange w:id="5130" w:author="outpost" w:date="2019-03-18T19:45:00Z">
              <w:tcPr>
                <w:tcW w:w="992" w:type="dxa"/>
              </w:tcPr>
            </w:tcPrChange>
          </w:tcPr>
          <w:p w14:paraId="6EF9C13F" w14:textId="77777777" w:rsidR="004B2EA2" w:rsidRPr="0047260E" w:rsidRDefault="004B2EA2" w:rsidP="004B2EA2">
            <w:pPr>
              <w:pStyle w:val="BodyText"/>
              <w:rPr>
                <w:rFonts w:cs="Arial"/>
                <w:lang w:val="en-CA" w:eastAsia="ar-SA"/>
                <w:rPrChange w:id="5131" w:author="ilia kassianenko" w:date="2019-03-21T21:37:00Z">
                  <w:rPr>
                    <w:sz w:val="22"/>
                    <w:lang w:eastAsia="ar-SA"/>
                  </w:rPr>
                </w:rPrChange>
              </w:rPr>
            </w:pPr>
          </w:p>
        </w:tc>
        <w:tc>
          <w:tcPr>
            <w:tcW w:w="1134" w:type="dxa"/>
            <w:tcPrChange w:id="5132" w:author="outpost" w:date="2019-03-18T19:45:00Z">
              <w:tcPr>
                <w:tcW w:w="1134" w:type="dxa"/>
              </w:tcPr>
            </w:tcPrChange>
          </w:tcPr>
          <w:p w14:paraId="7E7782B2" w14:textId="77777777" w:rsidR="004B2EA2" w:rsidRPr="0047260E" w:rsidRDefault="004B2EA2" w:rsidP="004B2EA2">
            <w:pPr>
              <w:pStyle w:val="BodyText"/>
              <w:rPr>
                <w:rFonts w:cs="Arial"/>
                <w:lang w:val="en-CA" w:eastAsia="ar-SA"/>
                <w:rPrChange w:id="5133" w:author="ilia kassianenko" w:date="2019-03-21T21:37:00Z">
                  <w:rPr>
                    <w:sz w:val="22"/>
                    <w:lang w:eastAsia="ar-SA"/>
                  </w:rPr>
                </w:rPrChange>
              </w:rPr>
            </w:pPr>
            <w:r w:rsidRPr="0047260E">
              <w:rPr>
                <w:rFonts w:cs="Arial"/>
                <w:lang w:val="en-CA" w:eastAsia="ar-SA"/>
                <w:rPrChange w:id="5134" w:author="ilia kassianenko" w:date="2019-03-21T21:37:00Z">
                  <w:rPr>
                    <w:rFonts w:cs="Arial"/>
                    <w:lang w:eastAsia="ar-SA"/>
                  </w:rPr>
                </w:rPrChange>
              </w:rPr>
              <w:t>Y</w:t>
            </w:r>
          </w:p>
        </w:tc>
        <w:tc>
          <w:tcPr>
            <w:tcW w:w="2976" w:type="dxa"/>
            <w:tcPrChange w:id="5135" w:author="outpost" w:date="2019-03-18T19:45:00Z">
              <w:tcPr>
                <w:tcW w:w="2976" w:type="dxa"/>
              </w:tcPr>
            </w:tcPrChange>
          </w:tcPr>
          <w:p w14:paraId="49DDEDC2" w14:textId="2AB5EAFE" w:rsidR="004B2EA2" w:rsidRPr="0047260E" w:rsidRDefault="00E477DB" w:rsidP="00463D4C">
            <w:pPr>
              <w:rPr>
                <w:lang w:val="en-CA" w:eastAsia="ar-SA"/>
                <w:rPrChange w:id="5136" w:author="ilia kassianenko" w:date="2019-03-21T21:37:00Z">
                  <w:rPr>
                    <w:sz w:val="22"/>
                    <w:lang w:val="fr-CA" w:eastAsia="ar-SA"/>
                  </w:rPr>
                </w:rPrChange>
              </w:rPr>
              <w:pPrChange w:id="5137" w:author="ilia kassianenko" w:date="2019-03-21T20:50:00Z">
                <w:pPr>
                  <w:pStyle w:val="BodyText"/>
                  <w:keepNext/>
                  <w:numPr>
                    <w:ilvl w:val="8"/>
                    <w:numId w:val="1"/>
                  </w:numPr>
                  <w:ind w:left="360" w:hanging="360"/>
                  <w:outlineLvl w:val="8"/>
                </w:pPr>
              </w:pPrChange>
            </w:pPr>
            <w:ins w:id="5138" w:author="outpost" w:date="2019-03-18T19:43:00Z">
              <w:r w:rsidRPr="0047260E">
                <w:rPr>
                  <w:lang w:val="en-CA" w:eastAsia="ar-SA"/>
                  <w:rPrChange w:id="5139" w:author="ilia kassianenko" w:date="2019-03-21T21:37:00Z">
                    <w:rPr>
                      <w:lang w:val="fr-CA" w:eastAsia="ar-SA"/>
                    </w:rPr>
                  </w:rPrChange>
                </w:rPr>
                <w:t>A “0” value corresponds to</w:t>
              </w:r>
            </w:ins>
            <w:del w:id="5140" w:author="outpost" w:date="2019-03-18T19:43:00Z">
              <w:r w:rsidR="004B2EA2" w:rsidRPr="0047260E" w:rsidDel="00E477DB">
                <w:rPr>
                  <w:lang w:val="en-CA" w:eastAsia="ar-SA"/>
                  <w:rPrChange w:id="5141" w:author="ilia kassianenko" w:date="2019-03-21T21:37:00Z">
                    <w:rPr>
                      <w:lang w:val="fr-CA" w:eastAsia="ar-SA"/>
                    </w:rPr>
                  </w:rPrChange>
                </w:rPr>
                <w:delText xml:space="preserve">0 = </w:delText>
              </w:r>
            </w:del>
            <w:ins w:id="5142" w:author="outpost" w:date="2019-03-18T19:43:00Z">
              <w:r w:rsidRPr="0047260E">
                <w:rPr>
                  <w:lang w:val="en-CA" w:eastAsia="ar-SA"/>
                  <w:rPrChange w:id="5143" w:author="ilia kassianenko" w:date="2019-03-21T21:37:00Z">
                    <w:rPr>
                      <w:lang w:val="fr-CA" w:eastAsia="ar-SA"/>
                    </w:rPr>
                  </w:rPrChange>
                </w:rPr>
                <w:t xml:space="preserve"> a </w:t>
              </w:r>
            </w:ins>
            <w:del w:id="5144" w:author="outpost" w:date="2019-03-18T19:43:00Z">
              <w:r w:rsidR="004B2EA2" w:rsidRPr="0047260E" w:rsidDel="00E477DB">
                <w:rPr>
                  <w:lang w:val="en-CA" w:eastAsia="ar-SA"/>
                  <w:rPrChange w:id="5145" w:author="ilia kassianenko" w:date="2019-03-21T21:37:00Z">
                    <w:rPr>
                      <w:lang w:val="fr-CA" w:eastAsia="ar-SA"/>
                    </w:rPr>
                  </w:rPrChange>
                </w:rPr>
                <w:delText>S</w:delText>
              </w:r>
            </w:del>
            <w:ins w:id="5146" w:author="outpost" w:date="2019-03-18T19:43:00Z">
              <w:r w:rsidRPr="0047260E">
                <w:rPr>
                  <w:lang w:val="en-CA" w:eastAsia="ar-SA"/>
                  <w:rPrChange w:id="5147" w:author="ilia kassianenko" w:date="2019-03-21T21:37:00Z">
                    <w:rPr>
                      <w:lang w:val="fr-CA" w:eastAsia="ar-SA"/>
                    </w:rPr>
                  </w:rPrChange>
                </w:rPr>
                <w:t>s</w:t>
              </w:r>
            </w:ins>
            <w:r w:rsidR="004B2EA2" w:rsidRPr="0047260E">
              <w:rPr>
                <w:lang w:val="en-CA" w:eastAsia="ar-SA"/>
                <w:rPrChange w:id="5148" w:author="ilia kassianenko" w:date="2019-03-21T21:37:00Z">
                  <w:rPr>
                    <w:lang w:val="fr-CA" w:eastAsia="ar-SA"/>
                  </w:rPr>
                </w:rPrChange>
              </w:rPr>
              <w:t xml:space="preserve">ewer well </w:t>
            </w:r>
          </w:p>
        </w:tc>
      </w:tr>
      <w:tr w:rsidR="004B2EA2" w:rsidRPr="0047260E" w14:paraId="551984B2" w14:textId="77777777" w:rsidTr="00E477DB">
        <w:tc>
          <w:tcPr>
            <w:tcW w:w="2681" w:type="dxa"/>
            <w:vAlign w:val="center"/>
            <w:tcPrChange w:id="5149" w:author="outpost" w:date="2019-03-18T19:45:00Z">
              <w:tcPr>
                <w:tcW w:w="2681" w:type="dxa"/>
              </w:tcPr>
            </w:tcPrChange>
          </w:tcPr>
          <w:p w14:paraId="5F73A4FD" w14:textId="77777777" w:rsidR="004B2EA2" w:rsidRPr="0047260E" w:rsidRDefault="004B2EA2">
            <w:pPr>
              <w:pStyle w:val="BodyText"/>
              <w:rPr>
                <w:rFonts w:cs="Arial"/>
                <w:lang w:val="en-CA" w:eastAsia="ar-SA"/>
                <w:rPrChange w:id="5150" w:author="ilia kassianenko" w:date="2019-03-21T21:37:00Z">
                  <w:rPr>
                    <w:rFonts w:cs="Arial"/>
                    <w:lang w:val="fr-CA" w:eastAsia="ar-SA"/>
                  </w:rPr>
                </w:rPrChange>
              </w:rPr>
            </w:pPr>
            <w:r w:rsidRPr="0047260E">
              <w:rPr>
                <w:rFonts w:cs="Arial"/>
                <w:color w:val="000000"/>
                <w:szCs w:val="22"/>
                <w:lang w:val="en-CA" w:eastAsia="en-CA"/>
                <w:rPrChange w:id="5151" w:author="ilia kassianenko" w:date="2019-03-21T21:37:00Z">
                  <w:rPr>
                    <w:rFonts w:ascii="Calibri" w:hAnsi="Calibri" w:cs="Calibri"/>
                    <w:color w:val="000000"/>
                    <w:szCs w:val="22"/>
                    <w:lang w:val="fr-CA" w:eastAsia="en-CA"/>
                  </w:rPr>
                </w:rPrChange>
              </w:rPr>
              <w:t>Latitude</w:t>
            </w:r>
          </w:p>
        </w:tc>
        <w:tc>
          <w:tcPr>
            <w:tcW w:w="1567" w:type="dxa"/>
            <w:tcPrChange w:id="5152" w:author="outpost" w:date="2019-03-18T19:45:00Z">
              <w:tcPr>
                <w:tcW w:w="1567" w:type="dxa"/>
              </w:tcPr>
            </w:tcPrChange>
          </w:tcPr>
          <w:p w14:paraId="728D6A7A" w14:textId="77777777" w:rsidR="004B2EA2" w:rsidRPr="0047260E" w:rsidRDefault="004B2EA2" w:rsidP="004B2EA2">
            <w:pPr>
              <w:pStyle w:val="BodyText"/>
              <w:rPr>
                <w:rFonts w:cs="Arial"/>
                <w:lang w:val="en-CA" w:eastAsia="ar-SA"/>
                <w:rPrChange w:id="5153" w:author="ilia kassianenko" w:date="2019-03-21T21:37:00Z">
                  <w:rPr>
                    <w:sz w:val="22"/>
                    <w:lang w:val="fr-CA" w:eastAsia="ar-SA"/>
                  </w:rPr>
                </w:rPrChange>
              </w:rPr>
            </w:pPr>
            <w:r w:rsidRPr="0047260E">
              <w:rPr>
                <w:rFonts w:cs="Arial"/>
                <w:lang w:val="en-CA" w:eastAsia="ar-SA"/>
                <w:rPrChange w:id="5154" w:author="ilia kassianenko" w:date="2019-03-21T21:37:00Z">
                  <w:rPr>
                    <w:rFonts w:cs="Arial"/>
                    <w:lang w:val="fr-CA" w:eastAsia="ar-SA"/>
                  </w:rPr>
                </w:rPrChange>
              </w:rPr>
              <w:t>DECIMAL</w:t>
            </w:r>
          </w:p>
        </w:tc>
        <w:tc>
          <w:tcPr>
            <w:tcW w:w="992" w:type="dxa"/>
            <w:tcPrChange w:id="5155" w:author="outpost" w:date="2019-03-18T19:45:00Z">
              <w:tcPr>
                <w:tcW w:w="992" w:type="dxa"/>
              </w:tcPr>
            </w:tcPrChange>
          </w:tcPr>
          <w:p w14:paraId="363AD217" w14:textId="77777777" w:rsidR="004B2EA2" w:rsidRPr="0047260E" w:rsidRDefault="004B2EA2" w:rsidP="004B2EA2">
            <w:pPr>
              <w:pStyle w:val="BodyText"/>
              <w:rPr>
                <w:rFonts w:cs="Arial"/>
                <w:lang w:val="en-CA" w:eastAsia="ar-SA"/>
                <w:rPrChange w:id="5156" w:author="ilia kassianenko" w:date="2019-03-21T21:37:00Z">
                  <w:rPr>
                    <w:sz w:val="22"/>
                    <w:lang w:val="fr-CA" w:eastAsia="ar-SA"/>
                  </w:rPr>
                </w:rPrChange>
              </w:rPr>
            </w:pPr>
            <w:r w:rsidRPr="0047260E">
              <w:rPr>
                <w:rFonts w:cs="Arial"/>
                <w:lang w:val="en-CA" w:eastAsia="ar-SA"/>
                <w:rPrChange w:id="5157" w:author="ilia kassianenko" w:date="2019-03-21T21:37:00Z">
                  <w:rPr>
                    <w:rFonts w:cs="Arial"/>
                    <w:lang w:val="fr-CA" w:eastAsia="ar-SA"/>
                  </w:rPr>
                </w:rPrChange>
              </w:rPr>
              <w:t>8,6</w:t>
            </w:r>
          </w:p>
        </w:tc>
        <w:tc>
          <w:tcPr>
            <w:tcW w:w="1134" w:type="dxa"/>
            <w:tcPrChange w:id="5158" w:author="outpost" w:date="2019-03-18T19:45:00Z">
              <w:tcPr>
                <w:tcW w:w="1134" w:type="dxa"/>
              </w:tcPr>
            </w:tcPrChange>
          </w:tcPr>
          <w:p w14:paraId="099A9B4B" w14:textId="77777777" w:rsidR="004B2EA2" w:rsidRPr="0047260E" w:rsidRDefault="004B2EA2" w:rsidP="004B2EA2">
            <w:pPr>
              <w:pStyle w:val="BodyText"/>
              <w:rPr>
                <w:rFonts w:cs="Arial"/>
                <w:lang w:val="en-CA" w:eastAsia="ar-SA"/>
                <w:rPrChange w:id="5159" w:author="ilia kassianenko" w:date="2019-03-21T21:37:00Z">
                  <w:rPr>
                    <w:sz w:val="22"/>
                    <w:lang w:val="fr-CA" w:eastAsia="ar-SA"/>
                  </w:rPr>
                </w:rPrChange>
              </w:rPr>
            </w:pPr>
            <w:r w:rsidRPr="0047260E">
              <w:rPr>
                <w:rFonts w:cs="Arial"/>
                <w:lang w:val="en-CA" w:eastAsia="ar-SA"/>
                <w:rPrChange w:id="5160" w:author="ilia kassianenko" w:date="2019-03-21T21:37:00Z">
                  <w:rPr>
                    <w:rFonts w:cs="Arial"/>
                    <w:lang w:val="fr-CA" w:eastAsia="ar-SA"/>
                  </w:rPr>
                </w:rPrChange>
              </w:rPr>
              <w:t>N</w:t>
            </w:r>
          </w:p>
        </w:tc>
        <w:tc>
          <w:tcPr>
            <w:tcW w:w="2976" w:type="dxa"/>
            <w:tcPrChange w:id="5161" w:author="outpost" w:date="2019-03-18T19:45:00Z">
              <w:tcPr>
                <w:tcW w:w="2976" w:type="dxa"/>
              </w:tcPr>
            </w:tcPrChange>
          </w:tcPr>
          <w:p w14:paraId="0B44450C" w14:textId="77777777" w:rsidR="004B2EA2" w:rsidRPr="0047260E" w:rsidRDefault="004B2EA2" w:rsidP="004B2EA2">
            <w:pPr>
              <w:pStyle w:val="BodyText"/>
              <w:rPr>
                <w:rFonts w:cs="Arial"/>
                <w:lang w:val="en-CA" w:eastAsia="ar-SA"/>
                <w:rPrChange w:id="5162" w:author="ilia kassianenko" w:date="2019-03-21T21:37:00Z">
                  <w:rPr>
                    <w:sz w:val="22"/>
                    <w:lang w:val="fr-CA" w:eastAsia="ar-SA"/>
                  </w:rPr>
                </w:rPrChange>
              </w:rPr>
            </w:pPr>
          </w:p>
        </w:tc>
      </w:tr>
      <w:tr w:rsidR="004B2EA2" w:rsidRPr="0047260E" w14:paraId="019947E8" w14:textId="77777777" w:rsidTr="00E477DB">
        <w:tc>
          <w:tcPr>
            <w:tcW w:w="2681" w:type="dxa"/>
            <w:vAlign w:val="center"/>
            <w:tcPrChange w:id="5163" w:author="outpost" w:date="2019-03-18T19:45:00Z">
              <w:tcPr>
                <w:tcW w:w="2681" w:type="dxa"/>
                <w:vAlign w:val="bottom"/>
              </w:tcPr>
            </w:tcPrChange>
          </w:tcPr>
          <w:p w14:paraId="4F04885D" w14:textId="77777777" w:rsidR="004B2EA2" w:rsidRPr="0047260E" w:rsidRDefault="004B2EA2">
            <w:pPr>
              <w:spacing w:before="0" w:after="0"/>
              <w:rPr>
                <w:rFonts w:cs="Arial"/>
                <w:color w:val="000000"/>
                <w:szCs w:val="22"/>
                <w:lang w:val="en-CA" w:eastAsia="en-CA"/>
                <w:rPrChange w:id="5164" w:author="ilia kassianenko" w:date="2019-03-21T21:37:00Z">
                  <w:rPr>
                    <w:rFonts w:ascii="Calibri" w:hAnsi="Calibri" w:cs="Calibri"/>
                    <w:color w:val="000000"/>
                    <w:sz w:val="22"/>
                    <w:szCs w:val="22"/>
                    <w:lang w:val="fr-CA" w:eastAsia="en-CA"/>
                  </w:rPr>
                </w:rPrChange>
              </w:rPr>
            </w:pPr>
            <w:r w:rsidRPr="0047260E">
              <w:rPr>
                <w:rFonts w:cs="Arial"/>
                <w:color w:val="000000"/>
                <w:szCs w:val="22"/>
                <w:lang w:val="en-CA" w:eastAsia="en-CA"/>
                <w:rPrChange w:id="5165" w:author="ilia kassianenko" w:date="2019-03-21T21:37:00Z">
                  <w:rPr>
                    <w:rFonts w:ascii="Calibri" w:hAnsi="Calibri" w:cs="Calibri"/>
                    <w:color w:val="000000"/>
                    <w:szCs w:val="22"/>
                    <w:lang w:val="fr-CA" w:eastAsia="en-CA"/>
                  </w:rPr>
                </w:rPrChange>
              </w:rPr>
              <w:t>Longitude</w:t>
            </w:r>
          </w:p>
        </w:tc>
        <w:tc>
          <w:tcPr>
            <w:tcW w:w="1567" w:type="dxa"/>
            <w:tcPrChange w:id="5166" w:author="outpost" w:date="2019-03-18T19:45:00Z">
              <w:tcPr>
                <w:tcW w:w="1567" w:type="dxa"/>
              </w:tcPr>
            </w:tcPrChange>
          </w:tcPr>
          <w:p w14:paraId="7BF0409B" w14:textId="77777777" w:rsidR="004B2EA2" w:rsidRPr="0047260E" w:rsidRDefault="004B2EA2" w:rsidP="004B2EA2">
            <w:pPr>
              <w:pStyle w:val="BodyText"/>
              <w:rPr>
                <w:rFonts w:cs="Arial"/>
                <w:lang w:val="en-CA" w:eastAsia="ar-SA"/>
                <w:rPrChange w:id="5167" w:author="ilia kassianenko" w:date="2019-03-21T21:37:00Z">
                  <w:rPr>
                    <w:sz w:val="22"/>
                    <w:lang w:val="fr-CA" w:eastAsia="ar-SA"/>
                  </w:rPr>
                </w:rPrChange>
              </w:rPr>
            </w:pPr>
            <w:r w:rsidRPr="0047260E">
              <w:rPr>
                <w:rFonts w:cs="Arial"/>
                <w:lang w:val="en-CA" w:eastAsia="ar-SA"/>
                <w:rPrChange w:id="5168" w:author="ilia kassianenko" w:date="2019-03-21T21:37:00Z">
                  <w:rPr>
                    <w:rFonts w:cs="Arial"/>
                    <w:lang w:val="fr-CA" w:eastAsia="ar-SA"/>
                  </w:rPr>
                </w:rPrChange>
              </w:rPr>
              <w:t>DECIMAL</w:t>
            </w:r>
          </w:p>
        </w:tc>
        <w:tc>
          <w:tcPr>
            <w:tcW w:w="992" w:type="dxa"/>
            <w:tcPrChange w:id="5169" w:author="outpost" w:date="2019-03-18T19:45:00Z">
              <w:tcPr>
                <w:tcW w:w="992" w:type="dxa"/>
              </w:tcPr>
            </w:tcPrChange>
          </w:tcPr>
          <w:p w14:paraId="4AEB7EEE" w14:textId="77777777" w:rsidR="004B2EA2" w:rsidRPr="0047260E" w:rsidRDefault="004B2EA2" w:rsidP="004B2EA2">
            <w:pPr>
              <w:pStyle w:val="BodyText"/>
              <w:rPr>
                <w:rFonts w:cs="Arial"/>
                <w:lang w:val="en-CA" w:eastAsia="ar-SA"/>
                <w:rPrChange w:id="5170" w:author="ilia kassianenko" w:date="2019-03-21T21:37:00Z">
                  <w:rPr>
                    <w:sz w:val="22"/>
                    <w:lang w:val="fr-CA" w:eastAsia="ar-SA"/>
                  </w:rPr>
                </w:rPrChange>
              </w:rPr>
            </w:pPr>
            <w:r w:rsidRPr="0047260E">
              <w:rPr>
                <w:rFonts w:cs="Arial"/>
                <w:lang w:val="en-CA" w:eastAsia="ar-SA"/>
                <w:rPrChange w:id="5171" w:author="ilia kassianenko" w:date="2019-03-21T21:37:00Z">
                  <w:rPr>
                    <w:rFonts w:cs="Arial"/>
                    <w:lang w:val="fr-CA" w:eastAsia="ar-SA"/>
                  </w:rPr>
                </w:rPrChange>
              </w:rPr>
              <w:t>8,6</w:t>
            </w:r>
          </w:p>
        </w:tc>
        <w:tc>
          <w:tcPr>
            <w:tcW w:w="1134" w:type="dxa"/>
            <w:tcPrChange w:id="5172" w:author="outpost" w:date="2019-03-18T19:45:00Z">
              <w:tcPr>
                <w:tcW w:w="1134" w:type="dxa"/>
              </w:tcPr>
            </w:tcPrChange>
          </w:tcPr>
          <w:p w14:paraId="47715DC8" w14:textId="77777777" w:rsidR="004B2EA2" w:rsidRPr="0047260E" w:rsidRDefault="004B2EA2" w:rsidP="004B2EA2">
            <w:pPr>
              <w:pStyle w:val="BodyText"/>
              <w:rPr>
                <w:rFonts w:cs="Arial"/>
                <w:lang w:val="en-CA" w:eastAsia="ar-SA"/>
                <w:rPrChange w:id="5173" w:author="ilia kassianenko" w:date="2019-03-21T21:37:00Z">
                  <w:rPr>
                    <w:sz w:val="22"/>
                    <w:lang w:val="fr-CA" w:eastAsia="ar-SA"/>
                  </w:rPr>
                </w:rPrChange>
              </w:rPr>
            </w:pPr>
            <w:r w:rsidRPr="0047260E">
              <w:rPr>
                <w:rFonts w:cs="Arial"/>
                <w:lang w:val="en-CA" w:eastAsia="ar-SA"/>
                <w:rPrChange w:id="5174" w:author="ilia kassianenko" w:date="2019-03-21T21:37:00Z">
                  <w:rPr>
                    <w:rFonts w:cs="Arial"/>
                    <w:lang w:val="fr-CA" w:eastAsia="ar-SA"/>
                  </w:rPr>
                </w:rPrChange>
              </w:rPr>
              <w:t>N</w:t>
            </w:r>
          </w:p>
        </w:tc>
        <w:tc>
          <w:tcPr>
            <w:tcW w:w="2976" w:type="dxa"/>
            <w:tcPrChange w:id="5175" w:author="outpost" w:date="2019-03-18T19:45:00Z">
              <w:tcPr>
                <w:tcW w:w="2976" w:type="dxa"/>
              </w:tcPr>
            </w:tcPrChange>
          </w:tcPr>
          <w:p w14:paraId="63279C05" w14:textId="77777777" w:rsidR="004B2EA2" w:rsidRPr="0047260E" w:rsidRDefault="004B2EA2" w:rsidP="004B2EA2">
            <w:pPr>
              <w:pStyle w:val="BodyText"/>
              <w:rPr>
                <w:rFonts w:cs="Arial"/>
                <w:lang w:val="en-CA" w:eastAsia="ar-SA"/>
                <w:rPrChange w:id="5176" w:author="ilia kassianenko" w:date="2019-03-21T21:37:00Z">
                  <w:rPr>
                    <w:sz w:val="22"/>
                    <w:lang w:val="fr-CA" w:eastAsia="ar-SA"/>
                  </w:rPr>
                </w:rPrChange>
              </w:rPr>
            </w:pPr>
          </w:p>
        </w:tc>
      </w:tr>
      <w:tr w:rsidR="004B2EA2" w:rsidRPr="0047260E" w14:paraId="4694D39B" w14:textId="77777777" w:rsidTr="00E477DB">
        <w:tc>
          <w:tcPr>
            <w:tcW w:w="2681" w:type="dxa"/>
            <w:vAlign w:val="center"/>
            <w:tcPrChange w:id="5177" w:author="outpost" w:date="2019-03-18T19:45:00Z">
              <w:tcPr>
                <w:tcW w:w="2681" w:type="dxa"/>
              </w:tcPr>
            </w:tcPrChange>
          </w:tcPr>
          <w:p w14:paraId="70684BD2" w14:textId="77777777" w:rsidR="004B2EA2" w:rsidRPr="0047260E" w:rsidRDefault="004B2EA2">
            <w:pPr>
              <w:pStyle w:val="BodyText"/>
              <w:rPr>
                <w:rFonts w:cs="Arial"/>
                <w:lang w:val="en-CA" w:eastAsia="ar-SA"/>
                <w:rPrChange w:id="5178" w:author="ilia kassianenko" w:date="2019-03-21T21:37:00Z">
                  <w:rPr>
                    <w:rFonts w:cs="Arial"/>
                    <w:lang w:val="fr-CA" w:eastAsia="ar-SA"/>
                  </w:rPr>
                </w:rPrChange>
              </w:rPr>
            </w:pPr>
            <w:proofErr w:type="spellStart"/>
            <w:r w:rsidRPr="0047260E">
              <w:rPr>
                <w:rFonts w:cs="Arial"/>
                <w:color w:val="000000"/>
                <w:szCs w:val="22"/>
                <w:lang w:val="en-CA" w:eastAsia="en-CA"/>
                <w:rPrChange w:id="5179" w:author="ilia kassianenko" w:date="2019-03-21T21:37:00Z">
                  <w:rPr>
                    <w:rFonts w:ascii="Calibri" w:hAnsi="Calibri" w:cs="Calibri"/>
                    <w:color w:val="000000"/>
                    <w:szCs w:val="22"/>
                    <w:lang w:val="fr-CA" w:eastAsia="en-CA"/>
                  </w:rPr>
                </w:rPrChange>
              </w:rPr>
              <w:t>VolumeDeverse</w:t>
            </w:r>
            <w:proofErr w:type="spellEnd"/>
          </w:p>
        </w:tc>
        <w:tc>
          <w:tcPr>
            <w:tcW w:w="1567" w:type="dxa"/>
            <w:tcPrChange w:id="5180" w:author="outpost" w:date="2019-03-18T19:45:00Z">
              <w:tcPr>
                <w:tcW w:w="1567" w:type="dxa"/>
              </w:tcPr>
            </w:tcPrChange>
          </w:tcPr>
          <w:p w14:paraId="6C31AE80" w14:textId="77777777" w:rsidR="004B2EA2" w:rsidRPr="0047260E" w:rsidRDefault="004B2EA2" w:rsidP="004B2EA2">
            <w:pPr>
              <w:pStyle w:val="BodyText"/>
              <w:rPr>
                <w:rFonts w:cs="Arial"/>
                <w:lang w:val="en-CA" w:eastAsia="ar-SA"/>
                <w:rPrChange w:id="5181" w:author="ilia kassianenko" w:date="2019-03-21T21:37:00Z">
                  <w:rPr>
                    <w:sz w:val="22"/>
                    <w:lang w:val="fr-CA" w:eastAsia="ar-SA"/>
                  </w:rPr>
                </w:rPrChange>
              </w:rPr>
            </w:pPr>
            <w:r w:rsidRPr="0047260E">
              <w:rPr>
                <w:rFonts w:cs="Arial"/>
                <w:lang w:val="en-CA" w:eastAsia="ar-SA"/>
                <w:rPrChange w:id="5182" w:author="ilia kassianenko" w:date="2019-03-21T21:37:00Z">
                  <w:rPr>
                    <w:lang w:val="fr-CA" w:eastAsia="ar-SA"/>
                  </w:rPr>
                </w:rPrChange>
              </w:rPr>
              <w:t>DECIMAL</w:t>
            </w:r>
          </w:p>
        </w:tc>
        <w:tc>
          <w:tcPr>
            <w:tcW w:w="992" w:type="dxa"/>
            <w:tcPrChange w:id="5183" w:author="outpost" w:date="2019-03-18T19:45:00Z">
              <w:tcPr>
                <w:tcW w:w="992" w:type="dxa"/>
              </w:tcPr>
            </w:tcPrChange>
          </w:tcPr>
          <w:p w14:paraId="49004994" w14:textId="77777777" w:rsidR="004B2EA2" w:rsidRPr="0047260E" w:rsidRDefault="004B2EA2" w:rsidP="004B2EA2">
            <w:pPr>
              <w:pStyle w:val="BodyText"/>
              <w:rPr>
                <w:rFonts w:cs="Arial"/>
                <w:lang w:val="en-CA" w:eastAsia="ar-SA"/>
                <w:rPrChange w:id="5184" w:author="ilia kassianenko" w:date="2019-03-21T21:37:00Z">
                  <w:rPr>
                    <w:sz w:val="22"/>
                    <w:lang w:val="fr-CA" w:eastAsia="ar-SA"/>
                  </w:rPr>
                </w:rPrChange>
              </w:rPr>
            </w:pPr>
            <w:r w:rsidRPr="0047260E">
              <w:rPr>
                <w:rFonts w:cs="Arial"/>
                <w:lang w:val="en-CA" w:eastAsia="ar-SA"/>
                <w:rPrChange w:id="5185" w:author="ilia kassianenko" w:date="2019-03-21T21:37:00Z">
                  <w:rPr>
                    <w:lang w:val="fr-CA" w:eastAsia="ar-SA"/>
                  </w:rPr>
                </w:rPrChange>
              </w:rPr>
              <w:t>9,2</w:t>
            </w:r>
          </w:p>
        </w:tc>
        <w:tc>
          <w:tcPr>
            <w:tcW w:w="1134" w:type="dxa"/>
            <w:tcPrChange w:id="5186" w:author="outpost" w:date="2019-03-18T19:45:00Z">
              <w:tcPr>
                <w:tcW w:w="1134" w:type="dxa"/>
              </w:tcPr>
            </w:tcPrChange>
          </w:tcPr>
          <w:p w14:paraId="2B138DF4" w14:textId="77777777" w:rsidR="004B2EA2" w:rsidRPr="0047260E" w:rsidRDefault="004B2EA2" w:rsidP="004B2EA2">
            <w:pPr>
              <w:pStyle w:val="BodyText"/>
              <w:rPr>
                <w:rFonts w:cs="Arial"/>
                <w:lang w:val="en-CA" w:eastAsia="ar-SA"/>
                <w:rPrChange w:id="5187" w:author="ilia kassianenko" w:date="2019-03-21T21:37:00Z">
                  <w:rPr>
                    <w:sz w:val="22"/>
                    <w:lang w:val="fr-CA" w:eastAsia="ar-SA"/>
                  </w:rPr>
                </w:rPrChange>
              </w:rPr>
            </w:pPr>
            <w:r w:rsidRPr="0047260E">
              <w:rPr>
                <w:rFonts w:cs="Arial"/>
                <w:lang w:val="en-CA" w:eastAsia="ar-SA"/>
                <w:rPrChange w:id="5188" w:author="ilia kassianenko" w:date="2019-03-21T21:37:00Z">
                  <w:rPr>
                    <w:lang w:val="fr-CA" w:eastAsia="ar-SA"/>
                  </w:rPr>
                </w:rPrChange>
              </w:rPr>
              <w:t>N</w:t>
            </w:r>
          </w:p>
        </w:tc>
        <w:tc>
          <w:tcPr>
            <w:tcW w:w="2976" w:type="dxa"/>
            <w:tcPrChange w:id="5189" w:author="outpost" w:date="2019-03-18T19:45:00Z">
              <w:tcPr>
                <w:tcW w:w="2976" w:type="dxa"/>
              </w:tcPr>
            </w:tcPrChange>
          </w:tcPr>
          <w:p w14:paraId="2839A5A8" w14:textId="77777777" w:rsidR="004B2EA2" w:rsidRPr="0047260E" w:rsidRDefault="004B2EA2" w:rsidP="00063845">
            <w:pPr>
              <w:pStyle w:val="BodyText"/>
              <w:rPr>
                <w:rFonts w:cs="Arial"/>
                <w:lang w:val="en-CA" w:eastAsia="ar-SA"/>
                <w:rPrChange w:id="5190" w:author="ilia kassianenko" w:date="2019-03-21T21:37:00Z">
                  <w:rPr>
                    <w:sz w:val="22"/>
                    <w:lang w:val="fr-CA" w:eastAsia="ar-SA"/>
                  </w:rPr>
                </w:rPrChange>
              </w:rPr>
            </w:pPr>
          </w:p>
        </w:tc>
      </w:tr>
      <w:tr w:rsidR="004B2EA2" w:rsidRPr="0047260E" w14:paraId="6164226A" w14:textId="77777777" w:rsidTr="00E477DB">
        <w:tc>
          <w:tcPr>
            <w:tcW w:w="2681" w:type="dxa"/>
            <w:vAlign w:val="center"/>
            <w:tcPrChange w:id="5191" w:author="outpost" w:date="2019-03-18T19:45:00Z">
              <w:tcPr>
                <w:tcW w:w="2681" w:type="dxa"/>
                <w:vAlign w:val="bottom"/>
              </w:tcPr>
            </w:tcPrChange>
          </w:tcPr>
          <w:p w14:paraId="5686B647" w14:textId="77777777" w:rsidR="004B2EA2" w:rsidRPr="0047260E" w:rsidRDefault="004B2EA2">
            <w:pPr>
              <w:spacing w:before="0" w:after="0"/>
              <w:rPr>
                <w:rFonts w:cs="Arial"/>
                <w:color w:val="000000"/>
                <w:szCs w:val="22"/>
                <w:lang w:val="en-CA" w:eastAsia="en-CA"/>
                <w:rPrChange w:id="5192" w:author="ilia kassianenko" w:date="2019-03-21T21:37:00Z">
                  <w:rPr>
                    <w:rFonts w:ascii="Calibri" w:hAnsi="Calibri" w:cs="Calibri"/>
                    <w:color w:val="000000"/>
                    <w:sz w:val="22"/>
                    <w:szCs w:val="22"/>
                    <w:lang w:val="fr-CA" w:eastAsia="en-CA"/>
                  </w:rPr>
                </w:rPrChange>
              </w:rPr>
            </w:pPr>
            <w:proofErr w:type="spellStart"/>
            <w:r w:rsidRPr="0047260E">
              <w:rPr>
                <w:rFonts w:cs="Arial"/>
                <w:color w:val="000000"/>
                <w:szCs w:val="22"/>
                <w:lang w:val="en-CA" w:eastAsia="en-CA"/>
                <w:rPrChange w:id="5193" w:author="ilia kassianenko" w:date="2019-03-21T21:37:00Z">
                  <w:rPr>
                    <w:rFonts w:ascii="Calibri" w:hAnsi="Calibri" w:cs="Calibri"/>
                    <w:color w:val="000000"/>
                    <w:szCs w:val="22"/>
                    <w:lang w:val="fr-CA" w:eastAsia="en-CA"/>
                  </w:rPr>
                </w:rPrChange>
              </w:rPr>
              <w:t>IdentifiantArrondissement</w:t>
            </w:r>
            <w:proofErr w:type="spellEnd"/>
          </w:p>
        </w:tc>
        <w:tc>
          <w:tcPr>
            <w:tcW w:w="1567" w:type="dxa"/>
            <w:tcPrChange w:id="5194" w:author="outpost" w:date="2019-03-18T19:45:00Z">
              <w:tcPr>
                <w:tcW w:w="1567" w:type="dxa"/>
              </w:tcPr>
            </w:tcPrChange>
          </w:tcPr>
          <w:p w14:paraId="090B9AE3" w14:textId="77777777" w:rsidR="004B2EA2" w:rsidRPr="0047260E" w:rsidRDefault="004B2EA2" w:rsidP="004B2EA2">
            <w:pPr>
              <w:pStyle w:val="BodyText"/>
              <w:rPr>
                <w:rFonts w:cs="Arial"/>
                <w:lang w:val="en-CA" w:eastAsia="ar-SA"/>
                <w:rPrChange w:id="5195" w:author="ilia kassianenko" w:date="2019-03-21T21:37:00Z">
                  <w:rPr>
                    <w:sz w:val="22"/>
                    <w:lang w:val="fr-CA" w:eastAsia="ar-SA"/>
                  </w:rPr>
                </w:rPrChange>
              </w:rPr>
            </w:pPr>
            <w:r w:rsidRPr="0047260E">
              <w:rPr>
                <w:rFonts w:cs="Arial"/>
                <w:lang w:val="en-CA" w:eastAsia="ar-SA"/>
                <w:rPrChange w:id="5196" w:author="ilia kassianenko" w:date="2019-03-21T21:37:00Z">
                  <w:rPr>
                    <w:rFonts w:cs="Arial"/>
                    <w:lang w:val="fr-CA" w:eastAsia="ar-SA"/>
                  </w:rPr>
                </w:rPrChange>
              </w:rPr>
              <w:t>INT</w:t>
            </w:r>
          </w:p>
        </w:tc>
        <w:tc>
          <w:tcPr>
            <w:tcW w:w="992" w:type="dxa"/>
            <w:tcPrChange w:id="5197" w:author="outpost" w:date="2019-03-18T19:45:00Z">
              <w:tcPr>
                <w:tcW w:w="992" w:type="dxa"/>
              </w:tcPr>
            </w:tcPrChange>
          </w:tcPr>
          <w:p w14:paraId="1D41A8D2" w14:textId="77777777" w:rsidR="004B2EA2" w:rsidRPr="0047260E" w:rsidRDefault="004B2EA2" w:rsidP="004B2EA2">
            <w:pPr>
              <w:pStyle w:val="BodyText"/>
              <w:rPr>
                <w:rFonts w:cs="Arial"/>
                <w:lang w:val="en-CA" w:eastAsia="ar-SA"/>
                <w:rPrChange w:id="5198" w:author="ilia kassianenko" w:date="2019-03-21T21:37:00Z">
                  <w:rPr>
                    <w:sz w:val="22"/>
                    <w:lang w:val="fr-CA" w:eastAsia="ar-SA"/>
                  </w:rPr>
                </w:rPrChange>
              </w:rPr>
            </w:pPr>
          </w:p>
        </w:tc>
        <w:tc>
          <w:tcPr>
            <w:tcW w:w="1134" w:type="dxa"/>
            <w:tcPrChange w:id="5199" w:author="outpost" w:date="2019-03-18T19:45:00Z">
              <w:tcPr>
                <w:tcW w:w="1134" w:type="dxa"/>
              </w:tcPr>
            </w:tcPrChange>
          </w:tcPr>
          <w:p w14:paraId="7AF63629" w14:textId="77777777" w:rsidR="004B2EA2" w:rsidRPr="0047260E" w:rsidRDefault="004B2EA2" w:rsidP="004B2EA2">
            <w:pPr>
              <w:pStyle w:val="BodyText"/>
              <w:rPr>
                <w:rFonts w:cs="Arial"/>
                <w:lang w:val="en-CA" w:eastAsia="ar-SA"/>
                <w:rPrChange w:id="5200" w:author="ilia kassianenko" w:date="2019-03-21T21:37:00Z">
                  <w:rPr>
                    <w:sz w:val="22"/>
                    <w:lang w:val="fr-CA" w:eastAsia="ar-SA"/>
                  </w:rPr>
                </w:rPrChange>
              </w:rPr>
            </w:pPr>
            <w:r w:rsidRPr="0047260E">
              <w:rPr>
                <w:rFonts w:cs="Arial"/>
                <w:lang w:val="en-CA" w:eastAsia="ar-SA"/>
                <w:rPrChange w:id="5201" w:author="ilia kassianenko" w:date="2019-03-21T21:37:00Z">
                  <w:rPr>
                    <w:lang w:val="fr-CA" w:eastAsia="ar-SA"/>
                  </w:rPr>
                </w:rPrChange>
              </w:rPr>
              <w:t>N</w:t>
            </w:r>
          </w:p>
        </w:tc>
        <w:tc>
          <w:tcPr>
            <w:tcW w:w="2976" w:type="dxa"/>
            <w:tcPrChange w:id="5202" w:author="outpost" w:date="2019-03-18T19:45:00Z">
              <w:tcPr>
                <w:tcW w:w="2976" w:type="dxa"/>
              </w:tcPr>
            </w:tcPrChange>
          </w:tcPr>
          <w:p w14:paraId="5288B3BC" w14:textId="77777777" w:rsidR="004B2EA2" w:rsidRPr="0047260E" w:rsidRDefault="004B2EA2" w:rsidP="004B2EA2">
            <w:pPr>
              <w:pStyle w:val="BodyText"/>
              <w:rPr>
                <w:rFonts w:cs="Arial"/>
                <w:lang w:val="en-CA" w:eastAsia="ar-SA"/>
                <w:rPrChange w:id="5203" w:author="ilia kassianenko" w:date="2019-03-21T21:37:00Z">
                  <w:rPr>
                    <w:sz w:val="22"/>
                    <w:lang w:val="fr-CA" w:eastAsia="ar-SA"/>
                  </w:rPr>
                </w:rPrChange>
              </w:rPr>
            </w:pPr>
          </w:p>
        </w:tc>
      </w:tr>
      <w:tr w:rsidR="004B2EA2" w:rsidRPr="0047260E" w14:paraId="3B78EC88" w14:textId="77777777" w:rsidTr="00E477DB">
        <w:tc>
          <w:tcPr>
            <w:tcW w:w="2681" w:type="dxa"/>
            <w:vAlign w:val="center"/>
            <w:tcPrChange w:id="5204" w:author="outpost" w:date="2019-03-18T19:45:00Z">
              <w:tcPr>
                <w:tcW w:w="2681" w:type="dxa"/>
                <w:vAlign w:val="bottom"/>
              </w:tcPr>
            </w:tcPrChange>
          </w:tcPr>
          <w:p w14:paraId="598924A8" w14:textId="77777777" w:rsidR="004B2EA2" w:rsidRPr="0047260E" w:rsidRDefault="004B2EA2">
            <w:pPr>
              <w:spacing w:before="0" w:after="0"/>
              <w:rPr>
                <w:rFonts w:cs="Arial"/>
                <w:color w:val="000000"/>
                <w:szCs w:val="22"/>
                <w:lang w:val="en-CA" w:eastAsia="en-CA"/>
                <w:rPrChange w:id="5205"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206" w:author="ilia kassianenko" w:date="2019-03-21T21:37:00Z">
                  <w:rPr>
                    <w:rFonts w:ascii="Calibri" w:hAnsi="Calibri" w:cs="Calibri"/>
                    <w:color w:val="000000"/>
                    <w:szCs w:val="22"/>
                    <w:lang w:val="fr-CA" w:eastAsia="en-CA"/>
                  </w:rPr>
                </w:rPrChange>
              </w:rPr>
              <w:t>ArrondissementCode</w:t>
            </w:r>
            <w:proofErr w:type="spellEnd"/>
          </w:p>
        </w:tc>
        <w:tc>
          <w:tcPr>
            <w:tcW w:w="1567" w:type="dxa"/>
            <w:tcPrChange w:id="5207" w:author="outpost" w:date="2019-03-18T19:45:00Z">
              <w:tcPr>
                <w:tcW w:w="1567" w:type="dxa"/>
              </w:tcPr>
            </w:tcPrChange>
          </w:tcPr>
          <w:p w14:paraId="7D502D4D" w14:textId="77777777" w:rsidR="004B2EA2" w:rsidRPr="0047260E" w:rsidRDefault="004B2EA2" w:rsidP="004B2EA2">
            <w:pPr>
              <w:pStyle w:val="BodyText"/>
              <w:rPr>
                <w:rFonts w:cs="Arial"/>
                <w:lang w:val="en-CA" w:eastAsia="ar-SA"/>
                <w:rPrChange w:id="5208" w:author="ilia kassianenko" w:date="2019-03-21T21:37:00Z">
                  <w:rPr>
                    <w:sz w:val="22"/>
                    <w:lang w:eastAsia="ar-SA"/>
                  </w:rPr>
                </w:rPrChange>
              </w:rPr>
            </w:pPr>
            <w:r w:rsidRPr="0047260E">
              <w:rPr>
                <w:rFonts w:cs="Arial"/>
                <w:lang w:val="en-CA" w:eastAsia="ar-SA"/>
                <w:rPrChange w:id="5209" w:author="ilia kassianenko" w:date="2019-03-21T21:37:00Z">
                  <w:rPr>
                    <w:rFonts w:cs="Arial"/>
                    <w:lang w:eastAsia="ar-SA"/>
                  </w:rPr>
                </w:rPrChange>
              </w:rPr>
              <w:t>CHAR</w:t>
            </w:r>
          </w:p>
        </w:tc>
        <w:tc>
          <w:tcPr>
            <w:tcW w:w="992" w:type="dxa"/>
            <w:tcPrChange w:id="5210" w:author="outpost" w:date="2019-03-18T19:45:00Z">
              <w:tcPr>
                <w:tcW w:w="992" w:type="dxa"/>
              </w:tcPr>
            </w:tcPrChange>
          </w:tcPr>
          <w:p w14:paraId="07E6CEE0" w14:textId="77777777" w:rsidR="004B2EA2" w:rsidRPr="0047260E" w:rsidRDefault="004B2EA2" w:rsidP="004B2EA2">
            <w:pPr>
              <w:pStyle w:val="BodyText"/>
              <w:rPr>
                <w:rFonts w:cs="Arial"/>
                <w:lang w:val="en-CA" w:eastAsia="ar-SA"/>
                <w:rPrChange w:id="5211" w:author="ilia kassianenko" w:date="2019-03-21T21:37:00Z">
                  <w:rPr>
                    <w:sz w:val="22"/>
                    <w:lang w:eastAsia="ar-SA"/>
                  </w:rPr>
                </w:rPrChange>
              </w:rPr>
            </w:pPr>
            <w:r w:rsidRPr="0047260E">
              <w:rPr>
                <w:rFonts w:cs="Arial"/>
                <w:lang w:val="en-CA" w:eastAsia="ar-SA"/>
                <w:rPrChange w:id="5212" w:author="ilia kassianenko" w:date="2019-03-21T21:37:00Z">
                  <w:rPr>
                    <w:lang w:eastAsia="ar-SA"/>
                  </w:rPr>
                </w:rPrChange>
              </w:rPr>
              <w:t>3</w:t>
            </w:r>
          </w:p>
        </w:tc>
        <w:tc>
          <w:tcPr>
            <w:tcW w:w="1134" w:type="dxa"/>
            <w:tcPrChange w:id="5213" w:author="outpost" w:date="2019-03-18T19:45:00Z">
              <w:tcPr>
                <w:tcW w:w="1134" w:type="dxa"/>
              </w:tcPr>
            </w:tcPrChange>
          </w:tcPr>
          <w:p w14:paraId="3C9B0A11" w14:textId="77777777" w:rsidR="004B2EA2" w:rsidRPr="0047260E" w:rsidRDefault="004B2EA2" w:rsidP="004B2EA2">
            <w:pPr>
              <w:pStyle w:val="BodyText"/>
              <w:rPr>
                <w:rFonts w:cs="Arial"/>
                <w:lang w:val="en-CA" w:eastAsia="ar-SA"/>
                <w:rPrChange w:id="5214" w:author="ilia kassianenko" w:date="2019-03-21T21:37:00Z">
                  <w:rPr>
                    <w:sz w:val="22"/>
                    <w:lang w:eastAsia="ar-SA"/>
                  </w:rPr>
                </w:rPrChange>
              </w:rPr>
            </w:pPr>
            <w:r w:rsidRPr="0047260E">
              <w:rPr>
                <w:rFonts w:cs="Arial"/>
                <w:lang w:val="en-CA" w:eastAsia="ar-SA"/>
                <w:rPrChange w:id="5215" w:author="ilia kassianenko" w:date="2019-03-21T21:37:00Z">
                  <w:rPr>
                    <w:lang w:eastAsia="ar-SA"/>
                  </w:rPr>
                </w:rPrChange>
              </w:rPr>
              <w:t>N</w:t>
            </w:r>
          </w:p>
        </w:tc>
        <w:tc>
          <w:tcPr>
            <w:tcW w:w="2976" w:type="dxa"/>
            <w:tcPrChange w:id="5216" w:author="outpost" w:date="2019-03-18T19:45:00Z">
              <w:tcPr>
                <w:tcW w:w="2976" w:type="dxa"/>
              </w:tcPr>
            </w:tcPrChange>
          </w:tcPr>
          <w:p w14:paraId="22DE0BD7" w14:textId="77777777" w:rsidR="004B2EA2" w:rsidRPr="0047260E" w:rsidRDefault="004B2EA2" w:rsidP="004B2EA2">
            <w:pPr>
              <w:pStyle w:val="BodyText"/>
              <w:rPr>
                <w:rFonts w:cs="Arial"/>
                <w:lang w:val="en-CA" w:eastAsia="ar-SA"/>
                <w:rPrChange w:id="5217" w:author="ilia kassianenko" w:date="2019-03-21T21:37:00Z">
                  <w:rPr>
                    <w:sz w:val="22"/>
                    <w:lang w:eastAsia="ar-SA"/>
                  </w:rPr>
                </w:rPrChange>
              </w:rPr>
            </w:pPr>
          </w:p>
        </w:tc>
      </w:tr>
      <w:tr w:rsidR="004B2EA2" w:rsidRPr="0047260E" w14:paraId="314C5898" w14:textId="77777777" w:rsidTr="00E477DB">
        <w:tc>
          <w:tcPr>
            <w:tcW w:w="2681" w:type="dxa"/>
            <w:vAlign w:val="center"/>
            <w:tcPrChange w:id="5218" w:author="outpost" w:date="2019-03-18T19:45:00Z">
              <w:tcPr>
                <w:tcW w:w="2681" w:type="dxa"/>
                <w:vAlign w:val="bottom"/>
              </w:tcPr>
            </w:tcPrChange>
          </w:tcPr>
          <w:p w14:paraId="2916E471" w14:textId="77777777" w:rsidR="004B2EA2" w:rsidRPr="0047260E" w:rsidRDefault="004B2EA2">
            <w:pPr>
              <w:spacing w:before="0" w:after="0"/>
              <w:rPr>
                <w:rFonts w:cs="Arial"/>
                <w:color w:val="000000"/>
                <w:szCs w:val="22"/>
                <w:lang w:val="en-CA" w:eastAsia="en-CA"/>
                <w:rPrChange w:id="5219"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220" w:author="ilia kassianenko" w:date="2019-03-21T21:37:00Z">
                  <w:rPr>
                    <w:rFonts w:ascii="Calibri" w:hAnsi="Calibri" w:cs="Calibri"/>
                    <w:color w:val="000000"/>
                    <w:szCs w:val="22"/>
                    <w:lang w:val="en-CA" w:eastAsia="en-CA"/>
                  </w:rPr>
                </w:rPrChange>
              </w:rPr>
              <w:t>Arrondissement</w:t>
            </w:r>
          </w:p>
        </w:tc>
        <w:tc>
          <w:tcPr>
            <w:tcW w:w="1567" w:type="dxa"/>
            <w:tcPrChange w:id="5221" w:author="outpost" w:date="2019-03-18T19:45:00Z">
              <w:tcPr>
                <w:tcW w:w="1567" w:type="dxa"/>
              </w:tcPr>
            </w:tcPrChange>
          </w:tcPr>
          <w:p w14:paraId="6E467E04" w14:textId="77777777" w:rsidR="004B2EA2" w:rsidRPr="0047260E" w:rsidRDefault="004B2EA2" w:rsidP="004B2EA2">
            <w:pPr>
              <w:pStyle w:val="BodyText"/>
              <w:rPr>
                <w:rFonts w:cs="Arial"/>
                <w:lang w:val="en-CA" w:eastAsia="ar-SA"/>
                <w:rPrChange w:id="5222" w:author="ilia kassianenko" w:date="2019-03-21T21:37:00Z">
                  <w:rPr>
                    <w:sz w:val="22"/>
                    <w:lang w:eastAsia="ar-SA"/>
                  </w:rPr>
                </w:rPrChange>
              </w:rPr>
            </w:pPr>
            <w:r w:rsidRPr="0047260E">
              <w:rPr>
                <w:rFonts w:cs="Arial"/>
                <w:lang w:val="en-CA" w:eastAsia="ar-SA"/>
                <w:rPrChange w:id="5223" w:author="ilia kassianenko" w:date="2019-03-21T21:37:00Z">
                  <w:rPr>
                    <w:rFonts w:cs="Arial"/>
                    <w:lang w:eastAsia="ar-SA"/>
                  </w:rPr>
                </w:rPrChange>
              </w:rPr>
              <w:t>VARCHAR</w:t>
            </w:r>
          </w:p>
        </w:tc>
        <w:tc>
          <w:tcPr>
            <w:tcW w:w="992" w:type="dxa"/>
            <w:tcPrChange w:id="5224" w:author="outpost" w:date="2019-03-18T19:45:00Z">
              <w:tcPr>
                <w:tcW w:w="992" w:type="dxa"/>
              </w:tcPr>
            </w:tcPrChange>
          </w:tcPr>
          <w:p w14:paraId="215D5DC9" w14:textId="77777777" w:rsidR="004B2EA2" w:rsidRPr="0047260E" w:rsidRDefault="004B2EA2" w:rsidP="004B2EA2">
            <w:pPr>
              <w:pStyle w:val="BodyText"/>
              <w:rPr>
                <w:rFonts w:cs="Arial"/>
                <w:lang w:val="en-CA" w:eastAsia="ar-SA"/>
                <w:rPrChange w:id="5225" w:author="ilia kassianenko" w:date="2019-03-21T21:37:00Z">
                  <w:rPr>
                    <w:sz w:val="22"/>
                    <w:lang w:eastAsia="ar-SA"/>
                  </w:rPr>
                </w:rPrChange>
              </w:rPr>
            </w:pPr>
            <w:r w:rsidRPr="0047260E">
              <w:rPr>
                <w:rFonts w:cs="Arial"/>
                <w:lang w:val="en-CA" w:eastAsia="ar-SA"/>
                <w:rPrChange w:id="5226" w:author="ilia kassianenko" w:date="2019-03-21T21:37:00Z">
                  <w:rPr>
                    <w:lang w:eastAsia="ar-SA"/>
                  </w:rPr>
                </w:rPrChange>
              </w:rPr>
              <w:t>30</w:t>
            </w:r>
          </w:p>
        </w:tc>
        <w:tc>
          <w:tcPr>
            <w:tcW w:w="1134" w:type="dxa"/>
            <w:tcPrChange w:id="5227" w:author="outpost" w:date="2019-03-18T19:45:00Z">
              <w:tcPr>
                <w:tcW w:w="1134" w:type="dxa"/>
              </w:tcPr>
            </w:tcPrChange>
          </w:tcPr>
          <w:p w14:paraId="15E3A517" w14:textId="77777777" w:rsidR="004B2EA2" w:rsidRPr="0047260E" w:rsidRDefault="004B2EA2" w:rsidP="004B2EA2">
            <w:pPr>
              <w:pStyle w:val="BodyText"/>
              <w:rPr>
                <w:rFonts w:cs="Arial"/>
                <w:lang w:val="en-CA" w:eastAsia="ar-SA"/>
                <w:rPrChange w:id="5228" w:author="ilia kassianenko" w:date="2019-03-21T21:37:00Z">
                  <w:rPr>
                    <w:sz w:val="22"/>
                    <w:lang w:eastAsia="ar-SA"/>
                  </w:rPr>
                </w:rPrChange>
              </w:rPr>
            </w:pPr>
            <w:r w:rsidRPr="0047260E">
              <w:rPr>
                <w:rFonts w:cs="Arial"/>
                <w:lang w:val="en-CA" w:eastAsia="ar-SA"/>
                <w:rPrChange w:id="5229" w:author="ilia kassianenko" w:date="2019-03-21T21:37:00Z">
                  <w:rPr>
                    <w:lang w:eastAsia="ar-SA"/>
                  </w:rPr>
                </w:rPrChange>
              </w:rPr>
              <w:t>N</w:t>
            </w:r>
          </w:p>
        </w:tc>
        <w:tc>
          <w:tcPr>
            <w:tcW w:w="2976" w:type="dxa"/>
            <w:tcPrChange w:id="5230" w:author="outpost" w:date="2019-03-18T19:45:00Z">
              <w:tcPr>
                <w:tcW w:w="2976" w:type="dxa"/>
              </w:tcPr>
            </w:tcPrChange>
          </w:tcPr>
          <w:p w14:paraId="59411841" w14:textId="77777777" w:rsidR="004B2EA2" w:rsidRPr="0047260E" w:rsidRDefault="004B2EA2" w:rsidP="004B2EA2">
            <w:pPr>
              <w:pStyle w:val="BodyText"/>
              <w:rPr>
                <w:rFonts w:cs="Arial"/>
                <w:lang w:val="en-CA" w:eastAsia="ar-SA"/>
                <w:rPrChange w:id="5231" w:author="ilia kassianenko" w:date="2019-03-21T21:37:00Z">
                  <w:rPr>
                    <w:sz w:val="22"/>
                    <w:lang w:eastAsia="ar-SA"/>
                  </w:rPr>
                </w:rPrChange>
              </w:rPr>
            </w:pPr>
          </w:p>
        </w:tc>
      </w:tr>
      <w:tr w:rsidR="004B2EA2" w:rsidRPr="0047260E" w14:paraId="38897133" w14:textId="77777777" w:rsidTr="00E477DB">
        <w:tc>
          <w:tcPr>
            <w:tcW w:w="2681" w:type="dxa"/>
            <w:vAlign w:val="center"/>
            <w:tcPrChange w:id="5232" w:author="outpost" w:date="2019-03-18T19:45:00Z">
              <w:tcPr>
                <w:tcW w:w="2681" w:type="dxa"/>
                <w:vAlign w:val="bottom"/>
              </w:tcPr>
            </w:tcPrChange>
          </w:tcPr>
          <w:p w14:paraId="58EF9709" w14:textId="77777777" w:rsidR="004B2EA2" w:rsidRPr="0047260E" w:rsidRDefault="004B2EA2">
            <w:pPr>
              <w:spacing w:before="0" w:after="0"/>
              <w:rPr>
                <w:rFonts w:cs="Arial"/>
                <w:color w:val="000000"/>
                <w:szCs w:val="22"/>
                <w:lang w:val="en-CA" w:eastAsia="en-CA"/>
                <w:rPrChange w:id="5233"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234" w:author="ilia kassianenko" w:date="2019-03-21T21:37:00Z">
                  <w:rPr>
                    <w:rFonts w:ascii="Calibri" w:hAnsi="Calibri" w:cs="Calibri"/>
                    <w:color w:val="000000"/>
                    <w:szCs w:val="22"/>
                    <w:lang w:val="en-CA" w:eastAsia="en-CA"/>
                  </w:rPr>
                </w:rPrChange>
              </w:rPr>
              <w:t>MTM8_X</w:t>
            </w:r>
          </w:p>
        </w:tc>
        <w:tc>
          <w:tcPr>
            <w:tcW w:w="1567" w:type="dxa"/>
            <w:tcPrChange w:id="5235" w:author="outpost" w:date="2019-03-18T19:45:00Z">
              <w:tcPr>
                <w:tcW w:w="1567" w:type="dxa"/>
              </w:tcPr>
            </w:tcPrChange>
          </w:tcPr>
          <w:p w14:paraId="7A82099C" w14:textId="77777777" w:rsidR="004B2EA2" w:rsidRPr="0047260E" w:rsidRDefault="004B2EA2" w:rsidP="004B2EA2">
            <w:pPr>
              <w:pStyle w:val="BodyText"/>
              <w:rPr>
                <w:rFonts w:cs="Arial"/>
                <w:lang w:val="en-CA" w:eastAsia="ar-SA"/>
                <w:rPrChange w:id="5236" w:author="ilia kassianenko" w:date="2019-03-21T21:37:00Z">
                  <w:rPr>
                    <w:sz w:val="22"/>
                    <w:lang w:eastAsia="ar-SA"/>
                  </w:rPr>
                </w:rPrChange>
              </w:rPr>
            </w:pPr>
            <w:r w:rsidRPr="0047260E">
              <w:rPr>
                <w:rFonts w:cs="Arial"/>
                <w:lang w:val="en-CA" w:eastAsia="ar-SA"/>
                <w:rPrChange w:id="5237" w:author="ilia kassianenko" w:date="2019-03-21T21:37:00Z">
                  <w:rPr>
                    <w:rFonts w:cs="Arial"/>
                    <w:lang w:eastAsia="ar-SA"/>
                  </w:rPr>
                </w:rPrChange>
              </w:rPr>
              <w:t>DECIMAL</w:t>
            </w:r>
          </w:p>
        </w:tc>
        <w:tc>
          <w:tcPr>
            <w:tcW w:w="992" w:type="dxa"/>
            <w:tcPrChange w:id="5238" w:author="outpost" w:date="2019-03-18T19:45:00Z">
              <w:tcPr>
                <w:tcW w:w="992" w:type="dxa"/>
              </w:tcPr>
            </w:tcPrChange>
          </w:tcPr>
          <w:p w14:paraId="69B7A19A" w14:textId="77777777" w:rsidR="004B2EA2" w:rsidRPr="0047260E" w:rsidRDefault="004B2EA2" w:rsidP="004B2EA2">
            <w:pPr>
              <w:pStyle w:val="BodyText"/>
              <w:rPr>
                <w:rFonts w:cs="Arial"/>
                <w:lang w:val="en-CA" w:eastAsia="ar-SA"/>
                <w:rPrChange w:id="5239" w:author="ilia kassianenko" w:date="2019-03-21T21:37:00Z">
                  <w:rPr>
                    <w:sz w:val="22"/>
                    <w:lang w:eastAsia="ar-SA"/>
                  </w:rPr>
                </w:rPrChange>
              </w:rPr>
            </w:pPr>
            <w:r w:rsidRPr="0047260E">
              <w:rPr>
                <w:rFonts w:cs="Arial"/>
                <w:lang w:val="en-CA" w:eastAsia="ar-SA"/>
                <w:rPrChange w:id="5240" w:author="ilia kassianenko" w:date="2019-03-21T21:37:00Z">
                  <w:rPr>
                    <w:lang w:eastAsia="ar-SA"/>
                  </w:rPr>
                </w:rPrChange>
              </w:rPr>
              <w:t>7,1</w:t>
            </w:r>
          </w:p>
        </w:tc>
        <w:tc>
          <w:tcPr>
            <w:tcW w:w="1134" w:type="dxa"/>
            <w:tcPrChange w:id="5241" w:author="outpost" w:date="2019-03-18T19:45:00Z">
              <w:tcPr>
                <w:tcW w:w="1134" w:type="dxa"/>
              </w:tcPr>
            </w:tcPrChange>
          </w:tcPr>
          <w:p w14:paraId="44BF7B91" w14:textId="77777777" w:rsidR="004B2EA2" w:rsidRPr="0047260E" w:rsidRDefault="004B2EA2" w:rsidP="004B2EA2">
            <w:pPr>
              <w:pStyle w:val="BodyText"/>
              <w:rPr>
                <w:rFonts w:cs="Arial"/>
                <w:lang w:val="en-CA" w:eastAsia="ar-SA"/>
                <w:rPrChange w:id="5242" w:author="ilia kassianenko" w:date="2019-03-21T21:37:00Z">
                  <w:rPr>
                    <w:sz w:val="22"/>
                    <w:lang w:eastAsia="ar-SA"/>
                  </w:rPr>
                </w:rPrChange>
              </w:rPr>
            </w:pPr>
            <w:r w:rsidRPr="0047260E">
              <w:rPr>
                <w:rFonts w:cs="Arial"/>
                <w:lang w:val="en-CA" w:eastAsia="ar-SA"/>
                <w:rPrChange w:id="5243" w:author="ilia kassianenko" w:date="2019-03-21T21:37:00Z">
                  <w:rPr>
                    <w:lang w:eastAsia="ar-SA"/>
                  </w:rPr>
                </w:rPrChange>
              </w:rPr>
              <w:t>N</w:t>
            </w:r>
          </w:p>
        </w:tc>
        <w:tc>
          <w:tcPr>
            <w:tcW w:w="2976" w:type="dxa"/>
            <w:tcPrChange w:id="5244" w:author="outpost" w:date="2019-03-18T19:45:00Z">
              <w:tcPr>
                <w:tcW w:w="2976" w:type="dxa"/>
              </w:tcPr>
            </w:tcPrChange>
          </w:tcPr>
          <w:p w14:paraId="00F455BA" w14:textId="4A0BF021" w:rsidR="004B2EA2" w:rsidRPr="0047260E" w:rsidRDefault="00787888">
            <w:pPr>
              <w:pStyle w:val="BodyText"/>
              <w:rPr>
                <w:rFonts w:cs="Arial"/>
                <w:lang w:val="en-CA" w:eastAsia="ar-SA"/>
                <w:rPrChange w:id="5245" w:author="ilia kassianenko" w:date="2019-03-21T21:37:00Z">
                  <w:rPr>
                    <w:sz w:val="22"/>
                    <w:lang w:eastAsia="ar-SA"/>
                  </w:rPr>
                </w:rPrChange>
              </w:rPr>
            </w:pPr>
            <w:ins w:id="5246" w:author="Fritz Gyger" w:date="2019-03-11T20:09:00Z">
              <w:del w:id="5247" w:author="outpost" w:date="2019-03-18T19:42:00Z">
                <w:r w:rsidRPr="0047260E" w:rsidDel="00E477DB">
                  <w:rPr>
                    <w:rFonts w:cs="Arial"/>
                    <w:lang w:val="en-CA" w:eastAsia="ar-SA"/>
                    <w:rPrChange w:id="5248" w:author="ilia kassianenko" w:date="2019-03-21T21:37:00Z">
                      <w:rPr>
                        <w:lang w:eastAsia="ar-SA"/>
                      </w:rPr>
                    </w:rPrChange>
                  </w:rPr>
                  <w:delText>Unknown Ilia</w:delText>
                </w:r>
              </w:del>
            </w:ins>
            <w:ins w:id="5249" w:author="outpost" w:date="2019-03-18T19:42:00Z">
              <w:r w:rsidR="00E477DB" w:rsidRPr="0047260E">
                <w:rPr>
                  <w:rFonts w:cs="Arial"/>
                  <w:lang w:val="en-CA" w:eastAsia="ar-SA"/>
                  <w:rPrChange w:id="5250" w:author="ilia kassianenko" w:date="2019-03-21T21:37:00Z">
                    <w:rPr>
                      <w:color w:val="FF0000"/>
                      <w:lang w:eastAsia="ar-SA"/>
                    </w:rPr>
                  </w:rPrChange>
                </w:rPr>
                <w:t>Not defined and no response following enquiry with City of Montreal</w:t>
              </w:r>
            </w:ins>
            <w:del w:id="5251" w:author="Fritz Gyger" w:date="2019-03-11T20:08:00Z">
              <w:r w:rsidR="004B2EA2" w:rsidRPr="0047260E" w:rsidDel="00787888">
                <w:rPr>
                  <w:rFonts w:cs="Arial"/>
                  <w:lang w:val="en-CA" w:eastAsia="ar-SA"/>
                  <w:rPrChange w:id="5252" w:author="ilia kassianenko" w:date="2019-03-21T21:37:00Z">
                    <w:rPr>
                      <w:rFonts w:cs="Arial"/>
                      <w:lang w:eastAsia="ar-SA"/>
                    </w:rPr>
                  </w:rPrChange>
                </w:rPr>
                <w:delText>??</w:delText>
              </w:r>
            </w:del>
          </w:p>
        </w:tc>
      </w:tr>
      <w:tr w:rsidR="004B2EA2" w:rsidRPr="0047260E" w14:paraId="6AD14F01" w14:textId="77777777" w:rsidTr="00E477DB">
        <w:tc>
          <w:tcPr>
            <w:tcW w:w="2681" w:type="dxa"/>
            <w:vAlign w:val="center"/>
            <w:tcPrChange w:id="5253" w:author="outpost" w:date="2019-03-18T19:45:00Z">
              <w:tcPr>
                <w:tcW w:w="2681" w:type="dxa"/>
                <w:vAlign w:val="bottom"/>
              </w:tcPr>
            </w:tcPrChange>
          </w:tcPr>
          <w:p w14:paraId="0BC886F3" w14:textId="77777777" w:rsidR="004B2EA2" w:rsidRPr="0047260E" w:rsidRDefault="004B2EA2">
            <w:pPr>
              <w:spacing w:before="0" w:after="0"/>
              <w:rPr>
                <w:rFonts w:cs="Arial"/>
                <w:color w:val="000000"/>
                <w:szCs w:val="22"/>
                <w:lang w:val="en-CA" w:eastAsia="en-CA"/>
                <w:rPrChange w:id="5254"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255" w:author="ilia kassianenko" w:date="2019-03-21T21:37:00Z">
                  <w:rPr>
                    <w:rFonts w:ascii="Calibri" w:hAnsi="Calibri" w:cs="Calibri"/>
                    <w:color w:val="000000"/>
                    <w:szCs w:val="22"/>
                    <w:lang w:val="en-CA" w:eastAsia="en-CA"/>
                  </w:rPr>
                </w:rPrChange>
              </w:rPr>
              <w:t>MTM8_Y</w:t>
            </w:r>
          </w:p>
        </w:tc>
        <w:tc>
          <w:tcPr>
            <w:tcW w:w="1567" w:type="dxa"/>
            <w:tcPrChange w:id="5256" w:author="outpost" w:date="2019-03-18T19:45:00Z">
              <w:tcPr>
                <w:tcW w:w="1567" w:type="dxa"/>
              </w:tcPr>
            </w:tcPrChange>
          </w:tcPr>
          <w:p w14:paraId="26EDD9EB" w14:textId="77777777" w:rsidR="004B2EA2" w:rsidRPr="0047260E" w:rsidRDefault="004B2EA2" w:rsidP="004B2EA2">
            <w:pPr>
              <w:pStyle w:val="BodyText"/>
              <w:rPr>
                <w:rFonts w:cs="Arial"/>
                <w:lang w:val="en-CA" w:eastAsia="ar-SA"/>
                <w:rPrChange w:id="5257" w:author="ilia kassianenko" w:date="2019-03-21T21:37:00Z">
                  <w:rPr>
                    <w:sz w:val="22"/>
                    <w:lang w:eastAsia="ar-SA"/>
                  </w:rPr>
                </w:rPrChange>
              </w:rPr>
            </w:pPr>
            <w:r w:rsidRPr="0047260E">
              <w:rPr>
                <w:rFonts w:cs="Arial"/>
                <w:lang w:val="en-CA" w:eastAsia="ar-SA"/>
                <w:rPrChange w:id="5258" w:author="ilia kassianenko" w:date="2019-03-21T21:37:00Z">
                  <w:rPr>
                    <w:rFonts w:cs="Arial"/>
                    <w:lang w:eastAsia="ar-SA"/>
                  </w:rPr>
                </w:rPrChange>
              </w:rPr>
              <w:t>DECIMAL</w:t>
            </w:r>
          </w:p>
        </w:tc>
        <w:tc>
          <w:tcPr>
            <w:tcW w:w="992" w:type="dxa"/>
            <w:tcPrChange w:id="5259" w:author="outpost" w:date="2019-03-18T19:45:00Z">
              <w:tcPr>
                <w:tcW w:w="992" w:type="dxa"/>
              </w:tcPr>
            </w:tcPrChange>
          </w:tcPr>
          <w:p w14:paraId="0DCDC459" w14:textId="77777777" w:rsidR="004B2EA2" w:rsidRPr="0047260E" w:rsidRDefault="004B2EA2" w:rsidP="004B2EA2">
            <w:pPr>
              <w:pStyle w:val="BodyText"/>
              <w:rPr>
                <w:rFonts w:cs="Arial"/>
                <w:lang w:val="en-CA" w:eastAsia="ar-SA"/>
                <w:rPrChange w:id="5260" w:author="ilia kassianenko" w:date="2019-03-21T21:37:00Z">
                  <w:rPr>
                    <w:sz w:val="22"/>
                    <w:lang w:eastAsia="ar-SA"/>
                  </w:rPr>
                </w:rPrChange>
              </w:rPr>
            </w:pPr>
            <w:r w:rsidRPr="0047260E">
              <w:rPr>
                <w:rFonts w:cs="Arial"/>
                <w:lang w:val="en-CA" w:eastAsia="ar-SA"/>
                <w:rPrChange w:id="5261" w:author="ilia kassianenko" w:date="2019-03-21T21:37:00Z">
                  <w:rPr>
                    <w:lang w:eastAsia="ar-SA"/>
                  </w:rPr>
                </w:rPrChange>
              </w:rPr>
              <w:t>8,1</w:t>
            </w:r>
          </w:p>
        </w:tc>
        <w:tc>
          <w:tcPr>
            <w:tcW w:w="1134" w:type="dxa"/>
            <w:tcPrChange w:id="5262" w:author="outpost" w:date="2019-03-18T19:45:00Z">
              <w:tcPr>
                <w:tcW w:w="1134" w:type="dxa"/>
              </w:tcPr>
            </w:tcPrChange>
          </w:tcPr>
          <w:p w14:paraId="29F231BF" w14:textId="77777777" w:rsidR="004B2EA2" w:rsidRPr="0047260E" w:rsidRDefault="004B2EA2" w:rsidP="004B2EA2">
            <w:pPr>
              <w:pStyle w:val="BodyText"/>
              <w:rPr>
                <w:rFonts w:cs="Arial"/>
                <w:lang w:val="en-CA" w:eastAsia="ar-SA"/>
                <w:rPrChange w:id="5263" w:author="ilia kassianenko" w:date="2019-03-21T21:37:00Z">
                  <w:rPr>
                    <w:sz w:val="22"/>
                    <w:lang w:eastAsia="ar-SA"/>
                  </w:rPr>
                </w:rPrChange>
              </w:rPr>
            </w:pPr>
            <w:r w:rsidRPr="0047260E">
              <w:rPr>
                <w:rFonts w:cs="Arial"/>
                <w:lang w:val="en-CA" w:eastAsia="ar-SA"/>
                <w:rPrChange w:id="5264" w:author="ilia kassianenko" w:date="2019-03-21T21:37:00Z">
                  <w:rPr>
                    <w:lang w:eastAsia="ar-SA"/>
                  </w:rPr>
                </w:rPrChange>
              </w:rPr>
              <w:t>N</w:t>
            </w:r>
          </w:p>
        </w:tc>
        <w:tc>
          <w:tcPr>
            <w:tcW w:w="2976" w:type="dxa"/>
            <w:tcPrChange w:id="5265" w:author="outpost" w:date="2019-03-18T19:45:00Z">
              <w:tcPr>
                <w:tcW w:w="2976" w:type="dxa"/>
              </w:tcPr>
            </w:tcPrChange>
          </w:tcPr>
          <w:p w14:paraId="4B6B34B1" w14:textId="7F096C1A" w:rsidR="004B2EA2" w:rsidRPr="0047260E" w:rsidRDefault="00E477DB" w:rsidP="004B2EA2">
            <w:pPr>
              <w:pStyle w:val="BodyText"/>
              <w:rPr>
                <w:rFonts w:cs="Arial"/>
                <w:lang w:val="en-CA" w:eastAsia="ar-SA"/>
                <w:rPrChange w:id="5266" w:author="ilia kassianenko" w:date="2019-03-21T21:37:00Z">
                  <w:rPr>
                    <w:sz w:val="22"/>
                    <w:lang w:eastAsia="ar-SA"/>
                  </w:rPr>
                </w:rPrChange>
              </w:rPr>
            </w:pPr>
            <w:ins w:id="5267" w:author="outpost" w:date="2019-03-18T19:43:00Z">
              <w:r w:rsidRPr="0047260E">
                <w:rPr>
                  <w:rFonts w:cs="Arial"/>
                  <w:lang w:val="en-CA" w:eastAsia="ar-SA"/>
                  <w:rPrChange w:id="5268" w:author="ilia kassianenko" w:date="2019-03-21T21:37:00Z">
                    <w:rPr>
                      <w:color w:val="FF0000"/>
                      <w:lang w:eastAsia="ar-SA"/>
                    </w:rPr>
                  </w:rPrChange>
                </w:rPr>
                <w:t>Not defined and no response following enquiry with City of Montreal</w:t>
              </w:r>
            </w:ins>
            <w:ins w:id="5269" w:author="Fritz Gyger" w:date="2019-03-11T20:09:00Z">
              <w:del w:id="5270" w:author="outpost" w:date="2019-03-18T19:43:00Z">
                <w:r w:rsidR="00787888" w:rsidRPr="0047260E" w:rsidDel="00E477DB">
                  <w:rPr>
                    <w:rFonts w:cs="Arial"/>
                    <w:lang w:val="en-CA" w:eastAsia="ar-SA"/>
                    <w:rPrChange w:id="5271" w:author="ilia kassianenko" w:date="2019-03-21T21:37:00Z">
                      <w:rPr>
                        <w:color w:val="FF0000"/>
                        <w:lang w:eastAsia="ar-SA"/>
                      </w:rPr>
                    </w:rPrChange>
                  </w:rPr>
                  <w:delText>Unknown Ilia</w:delText>
                </w:r>
              </w:del>
            </w:ins>
            <w:del w:id="5272" w:author="Fritz Gyger" w:date="2019-03-11T20:08:00Z">
              <w:r w:rsidR="004B2EA2" w:rsidRPr="0047260E" w:rsidDel="00787888">
                <w:rPr>
                  <w:rFonts w:cs="Arial"/>
                  <w:lang w:val="en-CA" w:eastAsia="ar-SA"/>
                  <w:rPrChange w:id="5273" w:author="ilia kassianenko" w:date="2019-03-21T21:37:00Z">
                    <w:rPr>
                      <w:rFonts w:cs="Arial"/>
                      <w:lang w:eastAsia="ar-SA"/>
                    </w:rPr>
                  </w:rPrChange>
                </w:rPr>
                <w:delText>??</w:delText>
              </w:r>
            </w:del>
          </w:p>
        </w:tc>
      </w:tr>
    </w:tbl>
    <w:p w14:paraId="4ECB05FA" w14:textId="77777777" w:rsidR="00222860" w:rsidRPr="0047260E" w:rsidRDefault="00222860">
      <w:pPr>
        <w:spacing w:before="0" w:after="0"/>
        <w:rPr>
          <w:ins w:id="5274" w:author="outpost" w:date="2019-03-18T21:56:00Z"/>
          <w:lang w:val="en-CA" w:eastAsia="ar-SA"/>
          <w:rPrChange w:id="5275" w:author="ilia kassianenko" w:date="2019-03-21T21:37:00Z">
            <w:rPr>
              <w:ins w:id="5276" w:author="outpost" w:date="2019-03-18T21:56:00Z"/>
              <w:lang w:eastAsia="ar-SA"/>
            </w:rPr>
          </w:rPrChange>
        </w:rPr>
      </w:pPr>
      <w:ins w:id="5277" w:author="outpost" w:date="2019-03-18T21:56:00Z">
        <w:del w:id="5278" w:author="ilia kassianenko" w:date="2019-03-21T22:31:00Z">
          <w:r w:rsidRPr="0047260E" w:rsidDel="00496F06">
            <w:rPr>
              <w:lang w:val="en-CA" w:eastAsia="ar-SA"/>
              <w:rPrChange w:id="5279" w:author="ilia kassianenko" w:date="2019-03-21T21:37:00Z">
                <w:rPr>
                  <w:lang w:eastAsia="ar-SA"/>
                </w:rPr>
              </w:rPrChange>
            </w:rPr>
            <w:br w:type="page"/>
          </w:r>
        </w:del>
      </w:ins>
    </w:p>
    <w:p w14:paraId="7E46820B" w14:textId="5DB13A16" w:rsidR="004B2EA2" w:rsidRPr="0047260E" w:rsidDel="00222860" w:rsidRDefault="004B2EA2" w:rsidP="004B2EA2">
      <w:pPr>
        <w:pStyle w:val="BodyText"/>
        <w:rPr>
          <w:del w:id="5280" w:author="outpost" w:date="2019-03-18T21:56:00Z"/>
          <w:lang w:val="en-CA" w:eastAsia="ar-SA"/>
          <w:rPrChange w:id="5281" w:author="ilia kassianenko" w:date="2019-03-21T21:37:00Z">
            <w:rPr>
              <w:del w:id="5282" w:author="outpost" w:date="2019-03-18T21:56:00Z"/>
              <w:lang w:eastAsia="ar-SA"/>
            </w:rPr>
          </w:rPrChange>
        </w:rPr>
      </w:pPr>
    </w:p>
    <w:p w14:paraId="342F9B5D" w14:textId="0B9FB895" w:rsidR="0048753C" w:rsidRPr="0047260E" w:rsidDel="00222860" w:rsidRDefault="0048753C" w:rsidP="0048753C">
      <w:pPr>
        <w:pStyle w:val="BodyText"/>
        <w:rPr>
          <w:del w:id="5283" w:author="outpost" w:date="2019-03-18T21:56:00Z"/>
          <w:rFonts w:cs="Arial"/>
          <w:szCs w:val="22"/>
          <w:lang w:val="en-CA" w:eastAsia="ar-SA"/>
          <w:rPrChange w:id="5284" w:author="ilia kassianenko" w:date="2019-03-21T21:37:00Z">
            <w:rPr>
              <w:del w:id="5285" w:author="outpost" w:date="2019-03-18T21:56:00Z"/>
              <w:rFonts w:cs="Arial"/>
              <w:szCs w:val="22"/>
              <w:lang w:val="fr-CA" w:eastAsia="ar-SA"/>
            </w:rPr>
          </w:rPrChange>
        </w:rPr>
      </w:pPr>
      <w:del w:id="5286" w:author="outpost" w:date="2019-03-18T21:56:00Z">
        <w:r w:rsidRPr="0047260E" w:rsidDel="00222860">
          <w:rPr>
            <w:rFonts w:cs="Arial"/>
            <w:b/>
            <w:color w:val="000000"/>
            <w:szCs w:val="22"/>
            <w:lang w:val="en-CA" w:eastAsia="en-CA"/>
            <w:rPrChange w:id="5287" w:author="ilia kassianenko" w:date="2019-03-21T21:37:00Z">
              <w:rPr>
                <w:rFonts w:cs="Arial"/>
                <w:b/>
                <w:color w:val="000000"/>
                <w:szCs w:val="22"/>
                <w:lang w:val="fr-CA" w:eastAsia="en-CA"/>
              </w:rPr>
            </w:rPrChange>
          </w:rPr>
          <w:delText>secteurs</w:delText>
        </w:r>
        <w:r w:rsidRPr="0047260E" w:rsidDel="00222860">
          <w:rPr>
            <w:rFonts w:cs="Arial"/>
            <w:color w:val="000000"/>
            <w:szCs w:val="22"/>
            <w:lang w:val="en-CA" w:eastAsia="en-CA"/>
            <w:rPrChange w:id="5288" w:author="ilia kassianenko" w:date="2019-03-21T21:37:00Z">
              <w:rPr>
                <w:rFonts w:cs="Arial"/>
                <w:color w:val="000000"/>
                <w:szCs w:val="22"/>
                <w:lang w:val="fr-CA" w:eastAsia="en-CA"/>
              </w:rPr>
            </w:rPrChange>
          </w:rPr>
          <w:delText>_deneigement_saison_2018-2019</w:delText>
        </w:r>
        <w:r w:rsidRPr="0047260E" w:rsidDel="00222860">
          <w:rPr>
            <w:rFonts w:cs="Arial"/>
            <w:szCs w:val="22"/>
            <w:lang w:val="en-CA" w:eastAsia="ar-SA"/>
            <w:rPrChange w:id="5289" w:author="ilia kassianenko" w:date="2019-03-21T21:37:00Z">
              <w:rPr>
                <w:rFonts w:cs="Arial"/>
                <w:szCs w:val="22"/>
                <w:lang w:val="fr-CA" w:eastAsia="ar-SA"/>
              </w:rPr>
            </w:rPrChange>
          </w:rPr>
          <w:delText>, csv file</w:delText>
        </w:r>
      </w:del>
    </w:p>
    <w:p w14:paraId="691947CE" w14:textId="69F9CEFE" w:rsidR="00222860" w:rsidRPr="0047260E" w:rsidRDefault="00222860">
      <w:pPr>
        <w:pStyle w:val="Caption"/>
        <w:jc w:val="center"/>
        <w:rPr>
          <w:ins w:id="5290" w:author="outpost" w:date="2019-03-18T21:55:00Z"/>
          <w:lang w:val="en-CA"/>
          <w:rPrChange w:id="5291" w:author="ilia kassianenko" w:date="2019-03-21T21:37:00Z">
            <w:rPr>
              <w:ins w:id="5292" w:author="outpost" w:date="2019-03-18T21:55:00Z"/>
            </w:rPr>
          </w:rPrChange>
        </w:rPr>
        <w:pPrChange w:id="5293" w:author="outpost" w:date="2019-03-18T21:56:00Z">
          <w:pPr/>
        </w:pPrChange>
      </w:pPr>
      <w:ins w:id="5294" w:author="outpost" w:date="2019-03-18T21:55:00Z">
        <w:r w:rsidRPr="0047260E">
          <w:rPr>
            <w:lang w:val="en-CA"/>
            <w:rPrChange w:id="5295" w:author="ilia kassianenko" w:date="2019-03-21T21:37:00Z">
              <w:rPr>
                <w:b/>
                <w:bCs/>
              </w:rPr>
            </w:rPrChange>
          </w:rPr>
          <w:t xml:space="preserve">Table </w:t>
        </w:r>
        <w:r w:rsidRPr="0047260E">
          <w:rPr>
            <w:lang w:val="en-CA"/>
            <w:rPrChange w:id="5296" w:author="ilia kassianenko" w:date="2019-03-21T21:37:00Z">
              <w:rPr/>
            </w:rPrChange>
          </w:rPr>
          <w:fldChar w:fldCharType="begin"/>
        </w:r>
        <w:r w:rsidRPr="0047260E">
          <w:rPr>
            <w:lang w:val="en-CA"/>
            <w:rPrChange w:id="5297" w:author="ilia kassianenko" w:date="2019-03-21T21:37:00Z">
              <w:rPr>
                <w:b/>
                <w:bCs/>
              </w:rPr>
            </w:rPrChange>
          </w:rPr>
          <w:instrText xml:space="preserve"> SEQ Table \* ARABIC </w:instrText>
        </w:r>
      </w:ins>
      <w:r w:rsidRPr="0047260E">
        <w:rPr>
          <w:lang w:val="en-CA"/>
          <w:rPrChange w:id="5298" w:author="ilia kassianenko" w:date="2019-03-21T21:37:00Z">
            <w:rPr/>
          </w:rPrChange>
        </w:rPr>
        <w:fldChar w:fldCharType="separate"/>
      </w:r>
      <w:ins w:id="5299" w:author="ilia kassianenko" w:date="2019-03-21T21:41:00Z">
        <w:r w:rsidR="007B6C7E">
          <w:rPr>
            <w:noProof/>
            <w:lang w:val="en-CA"/>
          </w:rPr>
          <w:t>2</w:t>
        </w:r>
      </w:ins>
      <w:ins w:id="5300" w:author="outpost" w:date="2019-03-18T22:04:00Z">
        <w:del w:id="5301" w:author="ilia kassianenko" w:date="2019-03-21T20:37:00Z">
          <w:r w:rsidR="00541650" w:rsidRPr="0047260E" w:rsidDel="00766A22">
            <w:rPr>
              <w:noProof/>
              <w:lang w:val="en-CA"/>
              <w:rPrChange w:id="5302" w:author="ilia kassianenko" w:date="2019-03-21T21:37:00Z">
                <w:rPr>
                  <w:b/>
                  <w:bCs/>
                  <w:noProof/>
                </w:rPr>
              </w:rPrChange>
            </w:rPr>
            <w:delText>2</w:delText>
          </w:r>
        </w:del>
      </w:ins>
      <w:ins w:id="5303" w:author="outpost" w:date="2019-03-18T21:55:00Z">
        <w:r w:rsidRPr="0047260E">
          <w:rPr>
            <w:lang w:val="en-CA"/>
            <w:rPrChange w:id="5304" w:author="ilia kassianenko" w:date="2019-03-21T21:37:00Z">
              <w:rPr/>
            </w:rPrChange>
          </w:rPr>
          <w:fldChar w:fldCharType="end"/>
        </w:r>
        <w:proofErr w:type="gramStart"/>
        <w:r w:rsidRPr="0047260E">
          <w:rPr>
            <w:lang w:val="en-CA"/>
            <w:rPrChange w:id="5305" w:author="ilia kassianenko" w:date="2019-03-21T21:37:00Z">
              <w:rPr>
                <w:b/>
                <w:bCs/>
              </w:rPr>
            </w:rPrChange>
          </w:rPr>
          <w:t xml:space="preserve"> secteurs_deneigement_saison_2018-2019, </w:t>
        </w:r>
        <w:proofErr w:type="spellStart"/>
        <w:r w:rsidRPr="0047260E">
          <w:rPr>
            <w:lang w:val="en-CA"/>
            <w:rPrChange w:id="5306" w:author="ilia kassianenko" w:date="2019-03-21T21:37:00Z">
              <w:rPr>
                <w:b/>
                <w:bCs/>
              </w:rPr>
            </w:rPrChange>
          </w:rPr>
          <w:t>csv</w:t>
        </w:r>
        <w:proofErr w:type="spellEnd"/>
        <w:r w:rsidRPr="0047260E">
          <w:rPr>
            <w:lang w:val="en-CA"/>
            <w:rPrChange w:id="5307" w:author="ilia kassianenko" w:date="2019-03-21T21:37:00Z">
              <w:rPr>
                <w:b/>
                <w:bCs/>
              </w:rPr>
            </w:rPrChange>
          </w:rPr>
          <w:t xml:space="preserve"> file</w:t>
        </w:r>
        <w:proofErr w:type="gramEnd"/>
      </w:ins>
    </w:p>
    <w:tbl>
      <w:tblPr>
        <w:tblStyle w:val="TableGrid"/>
        <w:tblW w:w="0" w:type="auto"/>
        <w:tblLayout w:type="fixed"/>
        <w:tblLook w:val="04A0" w:firstRow="1" w:lastRow="0" w:firstColumn="1" w:lastColumn="0" w:noHBand="0" w:noVBand="1"/>
      </w:tblPr>
      <w:tblGrid>
        <w:gridCol w:w="2689"/>
        <w:gridCol w:w="1559"/>
        <w:gridCol w:w="992"/>
        <w:gridCol w:w="1134"/>
        <w:gridCol w:w="2976"/>
      </w:tblGrid>
      <w:tr w:rsidR="0048753C" w:rsidRPr="0047260E" w14:paraId="49C22AE3" w14:textId="77777777" w:rsidTr="004B1FF4">
        <w:tc>
          <w:tcPr>
            <w:tcW w:w="2689" w:type="dxa"/>
          </w:tcPr>
          <w:p w14:paraId="2167FDA7" w14:textId="77777777" w:rsidR="0048753C" w:rsidRPr="0047260E" w:rsidRDefault="0048753C" w:rsidP="004B1FF4">
            <w:pPr>
              <w:pStyle w:val="BodyText"/>
              <w:rPr>
                <w:b/>
                <w:lang w:val="en-CA" w:eastAsia="ar-SA"/>
                <w:rPrChange w:id="5308" w:author="ilia kassianenko" w:date="2019-03-21T21:37:00Z">
                  <w:rPr>
                    <w:b/>
                    <w:lang w:eastAsia="ar-SA"/>
                  </w:rPr>
                </w:rPrChange>
              </w:rPr>
            </w:pPr>
            <w:r w:rsidRPr="0047260E">
              <w:rPr>
                <w:b/>
                <w:lang w:val="en-CA" w:eastAsia="ar-SA"/>
                <w:rPrChange w:id="5309" w:author="ilia kassianenko" w:date="2019-03-21T21:37:00Z">
                  <w:rPr>
                    <w:b/>
                    <w:lang w:eastAsia="ar-SA"/>
                  </w:rPr>
                </w:rPrChange>
              </w:rPr>
              <w:t>Name</w:t>
            </w:r>
          </w:p>
        </w:tc>
        <w:tc>
          <w:tcPr>
            <w:tcW w:w="1559" w:type="dxa"/>
          </w:tcPr>
          <w:p w14:paraId="2D7AB25B" w14:textId="77777777" w:rsidR="0048753C" w:rsidRPr="0047260E" w:rsidRDefault="0048753C" w:rsidP="004B1FF4">
            <w:pPr>
              <w:pStyle w:val="BodyText"/>
              <w:rPr>
                <w:b/>
                <w:lang w:val="en-CA" w:eastAsia="ar-SA"/>
                <w:rPrChange w:id="5310" w:author="ilia kassianenko" w:date="2019-03-21T21:37:00Z">
                  <w:rPr>
                    <w:b/>
                    <w:lang w:eastAsia="ar-SA"/>
                  </w:rPr>
                </w:rPrChange>
              </w:rPr>
            </w:pPr>
            <w:r w:rsidRPr="0047260E">
              <w:rPr>
                <w:b/>
                <w:lang w:val="en-CA" w:eastAsia="ar-SA"/>
                <w:rPrChange w:id="5311" w:author="ilia kassianenko" w:date="2019-03-21T21:37:00Z">
                  <w:rPr>
                    <w:b/>
                    <w:lang w:eastAsia="ar-SA"/>
                  </w:rPr>
                </w:rPrChange>
              </w:rPr>
              <w:t>Type</w:t>
            </w:r>
          </w:p>
        </w:tc>
        <w:tc>
          <w:tcPr>
            <w:tcW w:w="992" w:type="dxa"/>
          </w:tcPr>
          <w:p w14:paraId="571919DC" w14:textId="77777777" w:rsidR="0048753C" w:rsidRPr="0047260E" w:rsidRDefault="0048753C" w:rsidP="004B1FF4">
            <w:pPr>
              <w:pStyle w:val="BodyText"/>
              <w:rPr>
                <w:b/>
                <w:lang w:val="en-CA" w:eastAsia="ar-SA"/>
                <w:rPrChange w:id="5312" w:author="ilia kassianenko" w:date="2019-03-21T21:37:00Z">
                  <w:rPr>
                    <w:b/>
                    <w:lang w:eastAsia="ar-SA"/>
                  </w:rPr>
                </w:rPrChange>
              </w:rPr>
            </w:pPr>
            <w:r w:rsidRPr="0047260E">
              <w:rPr>
                <w:b/>
                <w:lang w:val="en-CA" w:eastAsia="ar-SA"/>
                <w:rPrChange w:id="5313" w:author="ilia kassianenko" w:date="2019-03-21T21:37:00Z">
                  <w:rPr>
                    <w:b/>
                    <w:lang w:eastAsia="ar-SA"/>
                  </w:rPr>
                </w:rPrChange>
              </w:rPr>
              <w:t>Length</w:t>
            </w:r>
          </w:p>
        </w:tc>
        <w:tc>
          <w:tcPr>
            <w:tcW w:w="1134" w:type="dxa"/>
          </w:tcPr>
          <w:p w14:paraId="7901EDBA" w14:textId="77777777" w:rsidR="0048753C" w:rsidRPr="0047260E" w:rsidRDefault="0048753C" w:rsidP="004B1FF4">
            <w:pPr>
              <w:pStyle w:val="BodyText"/>
              <w:rPr>
                <w:b/>
                <w:lang w:val="en-CA" w:eastAsia="ar-SA"/>
                <w:rPrChange w:id="5314" w:author="ilia kassianenko" w:date="2019-03-21T21:37:00Z">
                  <w:rPr>
                    <w:b/>
                    <w:lang w:eastAsia="ar-SA"/>
                  </w:rPr>
                </w:rPrChange>
              </w:rPr>
            </w:pPr>
            <w:proofErr w:type="spellStart"/>
            <w:r w:rsidRPr="0047260E">
              <w:rPr>
                <w:b/>
                <w:lang w:val="en-CA" w:eastAsia="ar-SA"/>
                <w:rPrChange w:id="5315" w:author="ilia kassianenko" w:date="2019-03-21T21:37:00Z">
                  <w:rPr>
                    <w:b/>
                    <w:lang w:eastAsia="ar-SA"/>
                  </w:rPr>
                </w:rPrChange>
              </w:rPr>
              <w:t>Nullable</w:t>
            </w:r>
            <w:proofErr w:type="spellEnd"/>
          </w:p>
        </w:tc>
        <w:tc>
          <w:tcPr>
            <w:tcW w:w="2976" w:type="dxa"/>
          </w:tcPr>
          <w:p w14:paraId="5A09EC7C" w14:textId="77777777" w:rsidR="0048753C" w:rsidRPr="0047260E" w:rsidRDefault="0048753C" w:rsidP="004B1FF4">
            <w:pPr>
              <w:pStyle w:val="BodyText"/>
              <w:rPr>
                <w:b/>
                <w:lang w:val="en-CA" w:eastAsia="ar-SA"/>
                <w:rPrChange w:id="5316" w:author="ilia kassianenko" w:date="2019-03-21T21:37:00Z">
                  <w:rPr>
                    <w:b/>
                    <w:lang w:eastAsia="ar-SA"/>
                  </w:rPr>
                </w:rPrChange>
              </w:rPr>
            </w:pPr>
            <w:r w:rsidRPr="0047260E">
              <w:rPr>
                <w:b/>
                <w:lang w:val="en-CA" w:eastAsia="ar-SA"/>
                <w:rPrChange w:id="5317" w:author="ilia kassianenko" w:date="2019-03-21T21:37:00Z">
                  <w:rPr>
                    <w:b/>
                    <w:lang w:eastAsia="ar-SA"/>
                  </w:rPr>
                </w:rPrChange>
              </w:rPr>
              <w:t>Comments</w:t>
            </w:r>
          </w:p>
        </w:tc>
      </w:tr>
      <w:tr w:rsidR="0048753C" w:rsidRPr="0047260E" w14:paraId="4E938849" w14:textId="77777777" w:rsidTr="004B1FF4">
        <w:tc>
          <w:tcPr>
            <w:tcW w:w="2689" w:type="dxa"/>
          </w:tcPr>
          <w:p w14:paraId="38F41823" w14:textId="77777777" w:rsidR="0048753C" w:rsidRPr="0047260E" w:rsidRDefault="0048753C" w:rsidP="004B1FF4">
            <w:pPr>
              <w:spacing w:before="0" w:after="0"/>
              <w:rPr>
                <w:rFonts w:cs="Arial"/>
                <w:color w:val="000000"/>
                <w:szCs w:val="22"/>
                <w:lang w:val="en-CA" w:eastAsia="en-CA"/>
                <w:rPrChange w:id="5318"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319" w:author="ilia kassianenko" w:date="2019-03-21T21:37:00Z">
                  <w:rPr>
                    <w:rFonts w:ascii="Calibri" w:hAnsi="Calibri" w:cs="Calibri"/>
                    <w:color w:val="000000"/>
                    <w:szCs w:val="22"/>
                    <w:lang w:val="en-CA" w:eastAsia="en-CA"/>
                  </w:rPr>
                </w:rPrChange>
              </w:rPr>
              <w:t>IdenfiantSecteur</w:t>
            </w:r>
            <w:proofErr w:type="spellEnd"/>
          </w:p>
        </w:tc>
        <w:tc>
          <w:tcPr>
            <w:tcW w:w="1559" w:type="dxa"/>
          </w:tcPr>
          <w:p w14:paraId="074ED01C" w14:textId="77777777" w:rsidR="0048753C" w:rsidRPr="0047260E" w:rsidRDefault="0048753C" w:rsidP="004B1FF4">
            <w:pPr>
              <w:pStyle w:val="BodyText"/>
              <w:rPr>
                <w:rFonts w:cs="Arial"/>
                <w:lang w:val="en-CA" w:eastAsia="ar-SA"/>
                <w:rPrChange w:id="5320" w:author="ilia kassianenko" w:date="2019-03-21T21:37:00Z">
                  <w:rPr>
                    <w:sz w:val="22"/>
                    <w:lang w:eastAsia="ar-SA"/>
                  </w:rPr>
                </w:rPrChange>
              </w:rPr>
            </w:pPr>
            <w:r w:rsidRPr="0047260E">
              <w:rPr>
                <w:rFonts w:cs="Arial"/>
                <w:lang w:val="en-CA" w:eastAsia="ar-SA"/>
                <w:rPrChange w:id="5321" w:author="ilia kassianenko" w:date="2019-03-21T21:37:00Z">
                  <w:rPr>
                    <w:rFonts w:cs="Arial"/>
                    <w:lang w:eastAsia="ar-SA"/>
                  </w:rPr>
                </w:rPrChange>
              </w:rPr>
              <w:t>INT</w:t>
            </w:r>
          </w:p>
        </w:tc>
        <w:tc>
          <w:tcPr>
            <w:tcW w:w="992" w:type="dxa"/>
          </w:tcPr>
          <w:p w14:paraId="75926A08" w14:textId="77777777" w:rsidR="0048753C" w:rsidRPr="0047260E" w:rsidRDefault="0048753C" w:rsidP="004B1FF4">
            <w:pPr>
              <w:pStyle w:val="BodyText"/>
              <w:rPr>
                <w:rFonts w:cs="Arial"/>
                <w:lang w:val="en-CA" w:eastAsia="ar-SA"/>
                <w:rPrChange w:id="5322" w:author="ilia kassianenko" w:date="2019-03-21T21:37:00Z">
                  <w:rPr>
                    <w:sz w:val="22"/>
                    <w:lang w:eastAsia="ar-SA"/>
                  </w:rPr>
                </w:rPrChange>
              </w:rPr>
            </w:pPr>
          </w:p>
        </w:tc>
        <w:tc>
          <w:tcPr>
            <w:tcW w:w="1134" w:type="dxa"/>
          </w:tcPr>
          <w:p w14:paraId="0CFAA707" w14:textId="77777777" w:rsidR="0048753C" w:rsidRPr="0047260E" w:rsidRDefault="0048753C">
            <w:pPr>
              <w:pStyle w:val="BodyText"/>
              <w:jc w:val="center"/>
              <w:rPr>
                <w:rFonts w:cs="Arial"/>
                <w:lang w:val="en-CA" w:eastAsia="ar-SA"/>
                <w:rPrChange w:id="5323" w:author="ilia kassianenko" w:date="2019-03-21T21:37:00Z">
                  <w:rPr>
                    <w:sz w:val="22"/>
                    <w:lang w:eastAsia="ar-SA"/>
                  </w:rPr>
                </w:rPrChange>
              </w:rPr>
              <w:pPrChange w:id="5324" w:author="outpost" w:date="2019-03-18T19:43:00Z">
                <w:pPr>
                  <w:pStyle w:val="BodyText"/>
                  <w:keepNext/>
                  <w:numPr>
                    <w:ilvl w:val="8"/>
                    <w:numId w:val="1"/>
                  </w:numPr>
                  <w:ind w:left="360" w:hanging="360"/>
                  <w:outlineLvl w:val="8"/>
                </w:pPr>
              </w:pPrChange>
            </w:pPr>
            <w:r w:rsidRPr="0047260E">
              <w:rPr>
                <w:rFonts w:cs="Arial"/>
                <w:lang w:val="en-CA" w:eastAsia="ar-SA"/>
                <w:rPrChange w:id="5325" w:author="ilia kassianenko" w:date="2019-03-21T21:37:00Z">
                  <w:rPr>
                    <w:lang w:eastAsia="ar-SA"/>
                  </w:rPr>
                </w:rPrChange>
              </w:rPr>
              <w:t>N</w:t>
            </w:r>
          </w:p>
        </w:tc>
        <w:tc>
          <w:tcPr>
            <w:tcW w:w="2976" w:type="dxa"/>
          </w:tcPr>
          <w:p w14:paraId="06E65D3C" w14:textId="77777777" w:rsidR="0048753C" w:rsidRPr="0047260E" w:rsidRDefault="0048753C" w:rsidP="004B1FF4">
            <w:pPr>
              <w:pStyle w:val="BodyText"/>
              <w:rPr>
                <w:rFonts w:cs="Arial"/>
                <w:lang w:val="en-CA" w:eastAsia="ar-SA"/>
                <w:rPrChange w:id="5326" w:author="ilia kassianenko" w:date="2019-03-21T21:37:00Z">
                  <w:rPr>
                    <w:sz w:val="22"/>
                    <w:lang w:eastAsia="ar-SA"/>
                  </w:rPr>
                </w:rPrChange>
              </w:rPr>
            </w:pPr>
          </w:p>
        </w:tc>
      </w:tr>
      <w:tr w:rsidR="0048753C" w:rsidRPr="0047260E" w14:paraId="6219360A" w14:textId="77777777" w:rsidTr="004B1FF4">
        <w:tc>
          <w:tcPr>
            <w:tcW w:w="2689" w:type="dxa"/>
          </w:tcPr>
          <w:p w14:paraId="0CE028EC" w14:textId="77777777" w:rsidR="0048753C" w:rsidRPr="0047260E" w:rsidRDefault="0048753C" w:rsidP="004B1FF4">
            <w:pPr>
              <w:pStyle w:val="BodyText"/>
              <w:rPr>
                <w:rFonts w:cs="Arial"/>
                <w:lang w:val="en-CA" w:eastAsia="ar-SA"/>
                <w:rPrChange w:id="5327" w:author="ilia kassianenko" w:date="2019-03-21T21:37:00Z">
                  <w:rPr>
                    <w:rFonts w:cs="Arial"/>
                    <w:lang w:eastAsia="ar-SA"/>
                  </w:rPr>
                </w:rPrChange>
              </w:rPr>
            </w:pPr>
            <w:proofErr w:type="spellStart"/>
            <w:r w:rsidRPr="0047260E">
              <w:rPr>
                <w:rFonts w:cs="Arial"/>
                <w:color w:val="000000"/>
                <w:szCs w:val="22"/>
                <w:lang w:val="en-CA" w:eastAsia="en-CA"/>
                <w:rPrChange w:id="5328" w:author="ilia kassianenko" w:date="2019-03-21T21:37:00Z">
                  <w:rPr>
                    <w:rFonts w:ascii="Calibri" w:hAnsi="Calibri" w:cs="Calibri"/>
                    <w:color w:val="000000"/>
                    <w:szCs w:val="22"/>
                    <w:lang w:val="en-CA" w:eastAsia="en-CA"/>
                  </w:rPr>
                </w:rPrChange>
              </w:rPr>
              <w:t>NomSecteur</w:t>
            </w:r>
            <w:proofErr w:type="spellEnd"/>
          </w:p>
        </w:tc>
        <w:tc>
          <w:tcPr>
            <w:tcW w:w="1559" w:type="dxa"/>
          </w:tcPr>
          <w:p w14:paraId="0E8E9564" w14:textId="77777777" w:rsidR="0048753C" w:rsidRPr="0047260E" w:rsidRDefault="0048753C" w:rsidP="004B1FF4">
            <w:pPr>
              <w:pStyle w:val="BodyText"/>
              <w:rPr>
                <w:rFonts w:cs="Arial"/>
                <w:lang w:val="en-CA" w:eastAsia="ar-SA"/>
                <w:rPrChange w:id="5329" w:author="ilia kassianenko" w:date="2019-03-21T21:37:00Z">
                  <w:rPr>
                    <w:sz w:val="22"/>
                    <w:lang w:eastAsia="ar-SA"/>
                  </w:rPr>
                </w:rPrChange>
              </w:rPr>
            </w:pPr>
            <w:r w:rsidRPr="0047260E">
              <w:rPr>
                <w:rFonts w:cs="Arial"/>
                <w:lang w:val="en-CA" w:eastAsia="ar-SA"/>
                <w:rPrChange w:id="5330" w:author="ilia kassianenko" w:date="2019-03-21T21:37:00Z">
                  <w:rPr>
                    <w:lang w:eastAsia="ar-SA"/>
                  </w:rPr>
                </w:rPrChange>
              </w:rPr>
              <w:t>VARCHAR</w:t>
            </w:r>
          </w:p>
        </w:tc>
        <w:tc>
          <w:tcPr>
            <w:tcW w:w="992" w:type="dxa"/>
          </w:tcPr>
          <w:p w14:paraId="0F05E4E3" w14:textId="77777777" w:rsidR="0048753C" w:rsidRPr="0047260E" w:rsidRDefault="0048753C" w:rsidP="004B1FF4">
            <w:pPr>
              <w:pStyle w:val="BodyText"/>
              <w:rPr>
                <w:rFonts w:cs="Arial"/>
                <w:lang w:val="en-CA" w:eastAsia="ar-SA"/>
                <w:rPrChange w:id="5331" w:author="ilia kassianenko" w:date="2019-03-21T21:37:00Z">
                  <w:rPr>
                    <w:sz w:val="22"/>
                    <w:lang w:eastAsia="ar-SA"/>
                  </w:rPr>
                </w:rPrChange>
              </w:rPr>
            </w:pPr>
            <w:r w:rsidRPr="0047260E">
              <w:rPr>
                <w:rFonts w:cs="Arial"/>
                <w:lang w:val="en-CA" w:eastAsia="ar-SA"/>
                <w:rPrChange w:id="5332" w:author="ilia kassianenko" w:date="2019-03-21T21:37:00Z">
                  <w:rPr>
                    <w:lang w:eastAsia="ar-SA"/>
                  </w:rPr>
                </w:rPrChange>
              </w:rPr>
              <w:t>7</w:t>
            </w:r>
          </w:p>
        </w:tc>
        <w:tc>
          <w:tcPr>
            <w:tcW w:w="1134" w:type="dxa"/>
          </w:tcPr>
          <w:p w14:paraId="702A9DD9" w14:textId="77777777" w:rsidR="0048753C" w:rsidRPr="0047260E" w:rsidRDefault="0048753C">
            <w:pPr>
              <w:pStyle w:val="BodyText"/>
              <w:jc w:val="center"/>
              <w:rPr>
                <w:rFonts w:cs="Arial"/>
                <w:lang w:val="en-CA" w:eastAsia="ar-SA"/>
                <w:rPrChange w:id="5333" w:author="ilia kassianenko" w:date="2019-03-21T21:37:00Z">
                  <w:rPr>
                    <w:sz w:val="22"/>
                    <w:lang w:eastAsia="ar-SA"/>
                  </w:rPr>
                </w:rPrChange>
              </w:rPr>
              <w:pPrChange w:id="5334" w:author="outpost" w:date="2019-03-18T19:43:00Z">
                <w:pPr>
                  <w:pStyle w:val="BodyText"/>
                  <w:keepNext/>
                  <w:numPr>
                    <w:ilvl w:val="8"/>
                    <w:numId w:val="1"/>
                  </w:numPr>
                  <w:ind w:left="360" w:hanging="360"/>
                  <w:outlineLvl w:val="8"/>
                </w:pPr>
              </w:pPrChange>
            </w:pPr>
            <w:r w:rsidRPr="0047260E">
              <w:rPr>
                <w:rFonts w:cs="Arial"/>
                <w:lang w:val="en-CA" w:eastAsia="ar-SA"/>
                <w:rPrChange w:id="5335" w:author="ilia kassianenko" w:date="2019-03-21T21:37:00Z">
                  <w:rPr>
                    <w:lang w:eastAsia="ar-SA"/>
                  </w:rPr>
                </w:rPrChange>
              </w:rPr>
              <w:t>N</w:t>
            </w:r>
          </w:p>
        </w:tc>
        <w:tc>
          <w:tcPr>
            <w:tcW w:w="2976" w:type="dxa"/>
          </w:tcPr>
          <w:p w14:paraId="2DF66F51" w14:textId="77777777" w:rsidR="0048753C" w:rsidRPr="0047260E" w:rsidRDefault="0048753C" w:rsidP="004B1FF4">
            <w:pPr>
              <w:pStyle w:val="BodyText"/>
              <w:rPr>
                <w:rFonts w:cs="Arial"/>
                <w:lang w:val="en-CA" w:eastAsia="ar-SA"/>
                <w:rPrChange w:id="5336" w:author="ilia kassianenko" w:date="2019-03-21T21:37:00Z">
                  <w:rPr>
                    <w:sz w:val="22"/>
                    <w:lang w:eastAsia="ar-SA"/>
                  </w:rPr>
                </w:rPrChange>
              </w:rPr>
            </w:pPr>
          </w:p>
        </w:tc>
      </w:tr>
      <w:tr w:rsidR="0048753C" w:rsidRPr="0047260E" w14:paraId="600B22EB" w14:textId="77777777" w:rsidTr="004B1FF4">
        <w:tc>
          <w:tcPr>
            <w:tcW w:w="2689" w:type="dxa"/>
          </w:tcPr>
          <w:p w14:paraId="7C3AFFA3" w14:textId="77777777" w:rsidR="0048753C" w:rsidRPr="0047260E" w:rsidRDefault="0048753C" w:rsidP="004B1FF4">
            <w:pPr>
              <w:pStyle w:val="BodyText"/>
              <w:rPr>
                <w:rFonts w:cs="Arial"/>
                <w:lang w:val="en-CA" w:eastAsia="ar-SA"/>
                <w:rPrChange w:id="5337" w:author="ilia kassianenko" w:date="2019-03-21T21:37:00Z">
                  <w:rPr>
                    <w:rFonts w:cs="Arial"/>
                    <w:lang w:eastAsia="ar-SA"/>
                  </w:rPr>
                </w:rPrChange>
              </w:rPr>
            </w:pPr>
            <w:proofErr w:type="spellStart"/>
            <w:r w:rsidRPr="0047260E">
              <w:rPr>
                <w:rFonts w:cs="Arial"/>
                <w:color w:val="000000"/>
                <w:szCs w:val="22"/>
                <w:lang w:val="en-CA" w:eastAsia="en-CA"/>
                <w:rPrChange w:id="5338" w:author="ilia kassianenko" w:date="2019-03-21T21:37:00Z">
                  <w:rPr>
                    <w:rFonts w:ascii="Calibri" w:hAnsi="Calibri" w:cs="Calibri"/>
                    <w:color w:val="000000"/>
                    <w:szCs w:val="22"/>
                    <w:lang w:val="en-CA" w:eastAsia="en-CA"/>
                  </w:rPr>
                </w:rPrChange>
              </w:rPr>
              <w:t>IdentifiantArrondissement</w:t>
            </w:r>
            <w:proofErr w:type="spellEnd"/>
          </w:p>
        </w:tc>
        <w:tc>
          <w:tcPr>
            <w:tcW w:w="1559" w:type="dxa"/>
          </w:tcPr>
          <w:p w14:paraId="7E6E0087" w14:textId="77777777" w:rsidR="0048753C" w:rsidRPr="0047260E" w:rsidRDefault="0048753C" w:rsidP="004B1FF4">
            <w:pPr>
              <w:pStyle w:val="BodyText"/>
              <w:rPr>
                <w:rFonts w:cs="Arial"/>
                <w:lang w:val="en-CA" w:eastAsia="ar-SA"/>
                <w:rPrChange w:id="5339" w:author="ilia kassianenko" w:date="2019-03-21T21:37:00Z">
                  <w:rPr>
                    <w:sz w:val="22"/>
                    <w:lang w:eastAsia="ar-SA"/>
                  </w:rPr>
                </w:rPrChange>
              </w:rPr>
            </w:pPr>
            <w:r w:rsidRPr="0047260E">
              <w:rPr>
                <w:rFonts w:cs="Arial"/>
                <w:lang w:val="en-CA" w:eastAsia="ar-SA"/>
                <w:rPrChange w:id="5340" w:author="ilia kassianenko" w:date="2019-03-21T21:37:00Z">
                  <w:rPr>
                    <w:lang w:eastAsia="ar-SA"/>
                  </w:rPr>
                </w:rPrChange>
              </w:rPr>
              <w:t>INT</w:t>
            </w:r>
          </w:p>
        </w:tc>
        <w:tc>
          <w:tcPr>
            <w:tcW w:w="992" w:type="dxa"/>
          </w:tcPr>
          <w:p w14:paraId="5D174609" w14:textId="77777777" w:rsidR="0048753C" w:rsidRPr="0047260E" w:rsidRDefault="0048753C" w:rsidP="004B1FF4">
            <w:pPr>
              <w:pStyle w:val="BodyText"/>
              <w:rPr>
                <w:rFonts w:cs="Arial"/>
                <w:lang w:val="en-CA" w:eastAsia="ar-SA"/>
                <w:rPrChange w:id="5341" w:author="ilia kassianenko" w:date="2019-03-21T21:37:00Z">
                  <w:rPr>
                    <w:sz w:val="22"/>
                    <w:lang w:eastAsia="ar-SA"/>
                  </w:rPr>
                </w:rPrChange>
              </w:rPr>
            </w:pPr>
          </w:p>
        </w:tc>
        <w:tc>
          <w:tcPr>
            <w:tcW w:w="1134" w:type="dxa"/>
          </w:tcPr>
          <w:p w14:paraId="60E69F02" w14:textId="77777777" w:rsidR="0048753C" w:rsidRPr="0047260E" w:rsidRDefault="0048753C">
            <w:pPr>
              <w:pStyle w:val="BodyText"/>
              <w:jc w:val="center"/>
              <w:rPr>
                <w:rFonts w:cs="Arial"/>
                <w:lang w:val="en-CA" w:eastAsia="ar-SA"/>
                <w:rPrChange w:id="5342" w:author="ilia kassianenko" w:date="2019-03-21T21:37:00Z">
                  <w:rPr>
                    <w:sz w:val="22"/>
                    <w:lang w:eastAsia="ar-SA"/>
                  </w:rPr>
                </w:rPrChange>
              </w:rPr>
              <w:pPrChange w:id="5343" w:author="outpost" w:date="2019-03-18T19:43:00Z">
                <w:pPr>
                  <w:pStyle w:val="BodyText"/>
                  <w:keepNext/>
                  <w:numPr>
                    <w:ilvl w:val="8"/>
                    <w:numId w:val="1"/>
                  </w:numPr>
                  <w:ind w:left="360" w:hanging="360"/>
                  <w:outlineLvl w:val="8"/>
                </w:pPr>
              </w:pPrChange>
            </w:pPr>
            <w:r w:rsidRPr="0047260E">
              <w:rPr>
                <w:rFonts w:cs="Arial"/>
                <w:lang w:val="en-CA" w:eastAsia="ar-SA"/>
                <w:rPrChange w:id="5344" w:author="ilia kassianenko" w:date="2019-03-21T21:37:00Z">
                  <w:rPr>
                    <w:lang w:eastAsia="ar-SA"/>
                  </w:rPr>
                </w:rPrChange>
              </w:rPr>
              <w:t>N</w:t>
            </w:r>
          </w:p>
        </w:tc>
        <w:tc>
          <w:tcPr>
            <w:tcW w:w="2976" w:type="dxa"/>
          </w:tcPr>
          <w:p w14:paraId="0A6F0478" w14:textId="77777777" w:rsidR="0048753C" w:rsidRPr="0047260E" w:rsidRDefault="0048753C" w:rsidP="004B1FF4">
            <w:pPr>
              <w:pStyle w:val="BodyText"/>
              <w:rPr>
                <w:rFonts w:cs="Arial"/>
                <w:lang w:val="en-CA" w:eastAsia="ar-SA"/>
                <w:rPrChange w:id="5345" w:author="ilia kassianenko" w:date="2019-03-21T21:37:00Z">
                  <w:rPr>
                    <w:sz w:val="22"/>
                    <w:lang w:eastAsia="ar-SA"/>
                  </w:rPr>
                </w:rPrChange>
              </w:rPr>
            </w:pPr>
          </w:p>
        </w:tc>
      </w:tr>
      <w:tr w:rsidR="0048753C" w:rsidRPr="0047260E" w14:paraId="339894B2" w14:textId="77777777" w:rsidTr="004B1FF4">
        <w:tc>
          <w:tcPr>
            <w:tcW w:w="2689" w:type="dxa"/>
          </w:tcPr>
          <w:p w14:paraId="26477B79" w14:textId="77777777" w:rsidR="0048753C" w:rsidRPr="0047260E" w:rsidRDefault="0048753C" w:rsidP="004B1FF4">
            <w:pPr>
              <w:spacing w:before="0" w:after="0"/>
              <w:rPr>
                <w:rFonts w:cs="Arial"/>
                <w:color w:val="000000"/>
                <w:szCs w:val="22"/>
                <w:lang w:val="en-CA" w:eastAsia="en-CA"/>
                <w:rPrChange w:id="5346"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347" w:author="ilia kassianenko" w:date="2019-03-21T21:37:00Z">
                  <w:rPr>
                    <w:rFonts w:ascii="Calibri" w:hAnsi="Calibri" w:cs="Calibri"/>
                    <w:color w:val="000000"/>
                    <w:szCs w:val="22"/>
                    <w:lang w:val="en-CA" w:eastAsia="en-CA"/>
                  </w:rPr>
                </w:rPrChange>
              </w:rPr>
              <w:t>ArrondissementCode</w:t>
            </w:r>
            <w:proofErr w:type="spellEnd"/>
          </w:p>
        </w:tc>
        <w:tc>
          <w:tcPr>
            <w:tcW w:w="1559" w:type="dxa"/>
          </w:tcPr>
          <w:p w14:paraId="1F588C3A" w14:textId="77777777" w:rsidR="0048753C" w:rsidRPr="0047260E" w:rsidRDefault="0048753C" w:rsidP="004B1FF4">
            <w:pPr>
              <w:pStyle w:val="BodyText"/>
              <w:rPr>
                <w:rFonts w:cs="Arial"/>
                <w:lang w:val="en-CA" w:eastAsia="ar-SA"/>
                <w:rPrChange w:id="5348" w:author="ilia kassianenko" w:date="2019-03-21T21:37:00Z">
                  <w:rPr>
                    <w:sz w:val="22"/>
                    <w:lang w:eastAsia="ar-SA"/>
                  </w:rPr>
                </w:rPrChange>
              </w:rPr>
            </w:pPr>
            <w:r w:rsidRPr="0047260E">
              <w:rPr>
                <w:rFonts w:cs="Arial"/>
                <w:lang w:val="en-CA" w:eastAsia="ar-SA"/>
                <w:rPrChange w:id="5349" w:author="ilia kassianenko" w:date="2019-03-21T21:37:00Z">
                  <w:rPr>
                    <w:rFonts w:cs="Arial"/>
                    <w:lang w:eastAsia="ar-SA"/>
                  </w:rPr>
                </w:rPrChange>
              </w:rPr>
              <w:t>CHAR</w:t>
            </w:r>
          </w:p>
        </w:tc>
        <w:tc>
          <w:tcPr>
            <w:tcW w:w="992" w:type="dxa"/>
          </w:tcPr>
          <w:p w14:paraId="23085A8C" w14:textId="77777777" w:rsidR="0048753C" w:rsidRPr="0047260E" w:rsidRDefault="0048753C" w:rsidP="004B1FF4">
            <w:pPr>
              <w:pStyle w:val="BodyText"/>
              <w:rPr>
                <w:rFonts w:cs="Arial"/>
                <w:lang w:val="en-CA" w:eastAsia="ar-SA"/>
                <w:rPrChange w:id="5350" w:author="ilia kassianenko" w:date="2019-03-21T21:37:00Z">
                  <w:rPr>
                    <w:sz w:val="22"/>
                    <w:lang w:eastAsia="ar-SA"/>
                  </w:rPr>
                </w:rPrChange>
              </w:rPr>
            </w:pPr>
            <w:r w:rsidRPr="0047260E">
              <w:rPr>
                <w:rFonts w:cs="Arial"/>
                <w:lang w:val="en-CA" w:eastAsia="ar-SA"/>
                <w:rPrChange w:id="5351" w:author="ilia kassianenko" w:date="2019-03-21T21:37:00Z">
                  <w:rPr>
                    <w:lang w:eastAsia="ar-SA"/>
                  </w:rPr>
                </w:rPrChange>
              </w:rPr>
              <w:t>3</w:t>
            </w:r>
          </w:p>
        </w:tc>
        <w:tc>
          <w:tcPr>
            <w:tcW w:w="1134" w:type="dxa"/>
          </w:tcPr>
          <w:p w14:paraId="12867FA9" w14:textId="77777777" w:rsidR="0048753C" w:rsidRPr="0047260E" w:rsidRDefault="0048753C">
            <w:pPr>
              <w:pStyle w:val="BodyText"/>
              <w:jc w:val="center"/>
              <w:rPr>
                <w:rFonts w:cs="Arial"/>
                <w:lang w:val="en-CA" w:eastAsia="ar-SA"/>
                <w:rPrChange w:id="5352" w:author="ilia kassianenko" w:date="2019-03-21T21:37:00Z">
                  <w:rPr>
                    <w:sz w:val="22"/>
                    <w:lang w:eastAsia="ar-SA"/>
                  </w:rPr>
                </w:rPrChange>
              </w:rPr>
              <w:pPrChange w:id="5353" w:author="outpost" w:date="2019-03-18T19:43:00Z">
                <w:pPr>
                  <w:pStyle w:val="BodyText"/>
                  <w:keepNext/>
                  <w:numPr>
                    <w:ilvl w:val="8"/>
                    <w:numId w:val="1"/>
                  </w:numPr>
                  <w:ind w:left="360" w:hanging="360"/>
                  <w:outlineLvl w:val="8"/>
                </w:pPr>
              </w:pPrChange>
            </w:pPr>
            <w:r w:rsidRPr="0047260E">
              <w:rPr>
                <w:rFonts w:cs="Arial"/>
                <w:lang w:val="en-CA" w:eastAsia="ar-SA"/>
                <w:rPrChange w:id="5354" w:author="ilia kassianenko" w:date="2019-03-21T21:37:00Z">
                  <w:rPr>
                    <w:lang w:eastAsia="ar-SA"/>
                  </w:rPr>
                </w:rPrChange>
              </w:rPr>
              <w:t>N</w:t>
            </w:r>
          </w:p>
        </w:tc>
        <w:tc>
          <w:tcPr>
            <w:tcW w:w="2976" w:type="dxa"/>
          </w:tcPr>
          <w:p w14:paraId="4CDC1EDB" w14:textId="77777777" w:rsidR="0048753C" w:rsidRPr="0047260E" w:rsidRDefault="0048753C" w:rsidP="004B1FF4">
            <w:pPr>
              <w:pStyle w:val="BodyText"/>
              <w:rPr>
                <w:rFonts w:cs="Arial"/>
                <w:lang w:val="en-CA" w:eastAsia="ar-SA"/>
                <w:rPrChange w:id="5355" w:author="ilia kassianenko" w:date="2019-03-21T21:37:00Z">
                  <w:rPr>
                    <w:sz w:val="22"/>
                    <w:lang w:eastAsia="ar-SA"/>
                  </w:rPr>
                </w:rPrChange>
              </w:rPr>
            </w:pPr>
          </w:p>
        </w:tc>
      </w:tr>
      <w:tr w:rsidR="0048753C" w:rsidRPr="0047260E" w14:paraId="28B77235" w14:textId="77777777" w:rsidTr="004B1FF4">
        <w:tc>
          <w:tcPr>
            <w:tcW w:w="2689" w:type="dxa"/>
          </w:tcPr>
          <w:p w14:paraId="7F8D4208" w14:textId="77777777" w:rsidR="0048753C" w:rsidRPr="0047260E" w:rsidRDefault="0048753C" w:rsidP="004B1FF4">
            <w:pPr>
              <w:spacing w:before="0" w:after="0"/>
              <w:rPr>
                <w:rFonts w:cs="Arial"/>
                <w:color w:val="000000"/>
                <w:szCs w:val="22"/>
                <w:lang w:val="en-CA" w:eastAsia="en-CA"/>
                <w:rPrChange w:id="5356"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357" w:author="ilia kassianenko" w:date="2019-03-21T21:37:00Z">
                  <w:rPr>
                    <w:rFonts w:ascii="Calibri" w:hAnsi="Calibri" w:cs="Calibri"/>
                    <w:color w:val="000000"/>
                    <w:szCs w:val="22"/>
                    <w:lang w:val="en-CA" w:eastAsia="en-CA"/>
                  </w:rPr>
                </w:rPrChange>
              </w:rPr>
              <w:t>Arrondissement</w:t>
            </w:r>
          </w:p>
        </w:tc>
        <w:tc>
          <w:tcPr>
            <w:tcW w:w="1559" w:type="dxa"/>
          </w:tcPr>
          <w:p w14:paraId="692B3726" w14:textId="77777777" w:rsidR="0048753C" w:rsidRPr="0047260E" w:rsidRDefault="0048753C" w:rsidP="004B1FF4">
            <w:pPr>
              <w:pStyle w:val="BodyText"/>
              <w:rPr>
                <w:rFonts w:cs="Arial"/>
                <w:lang w:val="en-CA" w:eastAsia="ar-SA"/>
                <w:rPrChange w:id="5358" w:author="ilia kassianenko" w:date="2019-03-21T21:37:00Z">
                  <w:rPr>
                    <w:sz w:val="22"/>
                    <w:lang w:eastAsia="ar-SA"/>
                  </w:rPr>
                </w:rPrChange>
              </w:rPr>
            </w:pPr>
            <w:r w:rsidRPr="0047260E">
              <w:rPr>
                <w:rFonts w:cs="Arial"/>
                <w:lang w:val="en-CA" w:eastAsia="ar-SA"/>
                <w:rPrChange w:id="5359" w:author="ilia kassianenko" w:date="2019-03-21T21:37:00Z">
                  <w:rPr>
                    <w:rFonts w:cs="Arial"/>
                    <w:lang w:eastAsia="ar-SA"/>
                  </w:rPr>
                </w:rPrChange>
              </w:rPr>
              <w:t>VARCHAR</w:t>
            </w:r>
          </w:p>
        </w:tc>
        <w:tc>
          <w:tcPr>
            <w:tcW w:w="992" w:type="dxa"/>
          </w:tcPr>
          <w:p w14:paraId="39EF8B97" w14:textId="77777777" w:rsidR="0048753C" w:rsidRPr="0047260E" w:rsidRDefault="0048753C" w:rsidP="004B1FF4">
            <w:pPr>
              <w:pStyle w:val="BodyText"/>
              <w:rPr>
                <w:rFonts w:cs="Arial"/>
                <w:lang w:val="en-CA" w:eastAsia="ar-SA"/>
                <w:rPrChange w:id="5360" w:author="ilia kassianenko" w:date="2019-03-21T21:37:00Z">
                  <w:rPr>
                    <w:sz w:val="22"/>
                    <w:lang w:eastAsia="ar-SA"/>
                  </w:rPr>
                </w:rPrChange>
              </w:rPr>
            </w:pPr>
            <w:r w:rsidRPr="0047260E">
              <w:rPr>
                <w:rFonts w:cs="Arial"/>
                <w:lang w:val="en-CA" w:eastAsia="ar-SA"/>
                <w:rPrChange w:id="5361" w:author="ilia kassianenko" w:date="2019-03-21T21:37:00Z">
                  <w:rPr>
                    <w:lang w:eastAsia="ar-SA"/>
                  </w:rPr>
                </w:rPrChange>
              </w:rPr>
              <w:t>30</w:t>
            </w:r>
          </w:p>
        </w:tc>
        <w:tc>
          <w:tcPr>
            <w:tcW w:w="1134" w:type="dxa"/>
          </w:tcPr>
          <w:p w14:paraId="35CAF114" w14:textId="77777777" w:rsidR="0048753C" w:rsidRPr="0047260E" w:rsidRDefault="0048753C">
            <w:pPr>
              <w:pStyle w:val="BodyText"/>
              <w:jc w:val="center"/>
              <w:rPr>
                <w:rFonts w:cs="Arial"/>
                <w:lang w:val="en-CA" w:eastAsia="ar-SA"/>
                <w:rPrChange w:id="5362" w:author="ilia kassianenko" w:date="2019-03-21T21:37:00Z">
                  <w:rPr>
                    <w:sz w:val="22"/>
                    <w:lang w:eastAsia="ar-SA"/>
                  </w:rPr>
                </w:rPrChange>
              </w:rPr>
              <w:pPrChange w:id="5363" w:author="outpost" w:date="2019-03-18T19:43:00Z">
                <w:pPr>
                  <w:pStyle w:val="BodyText"/>
                  <w:keepNext/>
                  <w:numPr>
                    <w:ilvl w:val="8"/>
                    <w:numId w:val="1"/>
                  </w:numPr>
                  <w:ind w:left="360" w:hanging="360"/>
                  <w:outlineLvl w:val="8"/>
                </w:pPr>
              </w:pPrChange>
            </w:pPr>
            <w:r w:rsidRPr="0047260E">
              <w:rPr>
                <w:rFonts w:cs="Arial"/>
                <w:lang w:val="en-CA" w:eastAsia="ar-SA"/>
                <w:rPrChange w:id="5364" w:author="ilia kassianenko" w:date="2019-03-21T21:37:00Z">
                  <w:rPr>
                    <w:lang w:eastAsia="ar-SA"/>
                  </w:rPr>
                </w:rPrChange>
              </w:rPr>
              <w:t>N</w:t>
            </w:r>
          </w:p>
        </w:tc>
        <w:tc>
          <w:tcPr>
            <w:tcW w:w="2976" w:type="dxa"/>
          </w:tcPr>
          <w:p w14:paraId="458F6235" w14:textId="77777777" w:rsidR="0048753C" w:rsidRPr="0047260E" w:rsidRDefault="0048753C" w:rsidP="004B1FF4">
            <w:pPr>
              <w:pStyle w:val="BodyText"/>
              <w:rPr>
                <w:rFonts w:cs="Arial"/>
                <w:lang w:val="en-CA" w:eastAsia="ar-SA"/>
                <w:rPrChange w:id="5365" w:author="ilia kassianenko" w:date="2019-03-21T21:37:00Z">
                  <w:rPr>
                    <w:sz w:val="22"/>
                    <w:lang w:eastAsia="ar-SA"/>
                  </w:rPr>
                </w:rPrChange>
              </w:rPr>
            </w:pPr>
          </w:p>
        </w:tc>
      </w:tr>
    </w:tbl>
    <w:p w14:paraId="20A524C3" w14:textId="71B147BE" w:rsidR="0048753C" w:rsidRPr="0047260E" w:rsidDel="00D362A9" w:rsidRDefault="0048753C" w:rsidP="00962E90">
      <w:pPr>
        <w:pStyle w:val="BodyText"/>
        <w:ind w:right="-138"/>
        <w:rPr>
          <w:lang w:val="en-CA" w:eastAsia="ar-SA"/>
          <w:rPrChange w:id="5366" w:author="ilia kassianenko" w:date="2019-03-21T21:37:00Z">
            <w:rPr>
              <w:lang w:eastAsia="ar-SA"/>
            </w:rPr>
          </w:rPrChange>
        </w:rPr>
      </w:pPr>
      <w:moveFromRangeStart w:id="5367" w:author="outpost" w:date="2019-03-18T21:59:00Z" w:name="move3838808"/>
      <w:moveFrom w:id="5368" w:author="outpost" w:date="2019-03-18T21:59:00Z">
        <w:r w:rsidRPr="0047260E" w:rsidDel="00D362A9">
          <w:rPr>
            <w:b/>
            <w:lang w:val="en-CA" w:eastAsia="ar-SA"/>
            <w:rPrChange w:id="5369" w:author="ilia kassianenko" w:date="2019-03-21T21:37:00Z">
              <w:rPr>
                <w:b/>
                <w:lang w:eastAsia="ar-SA"/>
              </w:rPr>
            </w:rPrChange>
          </w:rPr>
          <w:t xml:space="preserve">Data dictionary: </w:t>
        </w:r>
        <w:ins w:id="5370" w:author="Fritz Gyger" w:date="2019-03-17T15:24:00Z">
          <w:r w:rsidR="00962E90" w:rsidRPr="0047260E" w:rsidDel="00D362A9">
            <w:rPr>
              <w:lang w:val="en-CA" w:eastAsia="ar-SA"/>
              <w:rPrChange w:id="5371" w:author="ilia kassianenko" w:date="2019-03-21T21:37:00Z">
                <w:rPr>
                  <w:b/>
                  <w:lang w:eastAsia="ar-SA"/>
                </w:rPr>
              </w:rPrChange>
            </w:rPr>
            <w:t>[9]</w:t>
          </w:r>
          <w:r w:rsidR="00962E90" w:rsidRPr="0047260E" w:rsidDel="00D362A9">
            <w:rPr>
              <w:b/>
              <w:lang w:val="en-CA" w:eastAsia="ar-SA"/>
              <w:rPrChange w:id="5372" w:author="ilia kassianenko" w:date="2019-03-21T21:37:00Z">
                <w:rPr>
                  <w:b/>
                  <w:lang w:eastAsia="ar-SA"/>
                </w:rPr>
              </w:rPrChange>
            </w:rPr>
            <w:t xml:space="preserve"> </w:t>
          </w:r>
        </w:ins>
        <w:r w:rsidR="00E477DB" w:rsidRPr="0047260E" w:rsidDel="00D362A9">
          <w:rPr>
            <w:lang w:val="en-CA"/>
            <w:rPrChange w:id="5373" w:author="ilia kassianenko" w:date="2019-03-21T21:37:00Z">
              <w:rPr/>
            </w:rPrChange>
          </w:rPr>
          <w:fldChar w:fldCharType="begin"/>
        </w:r>
        <w:r w:rsidR="00E477DB" w:rsidRPr="0047260E" w:rsidDel="00D362A9">
          <w:rPr>
            <w:lang w:val="en-CA"/>
            <w:rPrChange w:id="5374" w:author="ilia kassianenko" w:date="2019-03-21T21:37:00Z">
              <w:rPr/>
            </w:rPrChange>
          </w:rPr>
          <w:instrText xml:space="preserve"> HYPERLINK "http://donnees.ville.montreal.qc.ca/dataset/contrats-transaction-deneigement" </w:instrText>
        </w:r>
        <w:r w:rsidR="00E477DB" w:rsidRPr="0047260E" w:rsidDel="00D362A9">
          <w:rPr>
            <w:lang w:val="en-CA"/>
            <w:rPrChange w:id="5375" w:author="ilia kassianenko" w:date="2019-03-21T21:37:00Z">
              <w:rPr/>
            </w:rPrChange>
          </w:rPr>
          <w:fldChar w:fldCharType="separate"/>
        </w:r>
        <w:r w:rsidRPr="0047260E" w:rsidDel="00D362A9">
          <w:rPr>
            <w:rStyle w:val="Hyperlink"/>
            <w:lang w:val="en-CA" w:eastAsia="ar-SA"/>
            <w:rPrChange w:id="5376" w:author="ilia kassianenko" w:date="2019-03-21T21:37:00Z">
              <w:rPr>
                <w:rStyle w:val="Hyperlink"/>
                <w:lang w:eastAsia="ar-SA"/>
              </w:rPr>
            </w:rPrChange>
          </w:rPr>
          <w:t>http://donnees.ville.montreal.qc.ca/dataset/contrats-transaction-deneigement</w:t>
        </w:r>
        <w:r w:rsidR="00E477DB" w:rsidRPr="0047260E" w:rsidDel="00D362A9">
          <w:rPr>
            <w:rStyle w:val="Hyperlink"/>
            <w:lang w:val="en-CA" w:eastAsia="ar-SA"/>
            <w:rPrChange w:id="5377" w:author="ilia kassianenko" w:date="2019-03-21T21:37:00Z">
              <w:rPr>
                <w:rStyle w:val="Hyperlink"/>
                <w:lang w:eastAsia="ar-SA"/>
              </w:rPr>
            </w:rPrChange>
          </w:rPr>
          <w:fldChar w:fldCharType="end"/>
        </w:r>
      </w:moveFrom>
    </w:p>
    <w:p w14:paraId="7A800795" w14:textId="3C935B07" w:rsidR="004B2EA2" w:rsidRPr="0047260E" w:rsidRDefault="004B2EA2" w:rsidP="004B2EA2">
      <w:pPr>
        <w:pStyle w:val="BodyText"/>
        <w:rPr>
          <w:lang w:val="en-CA" w:eastAsia="ar-SA"/>
          <w:rPrChange w:id="5378" w:author="ilia kassianenko" w:date="2019-03-21T21:37:00Z">
            <w:rPr>
              <w:lang w:val="fr-CA" w:eastAsia="ar-SA"/>
            </w:rPr>
          </w:rPrChange>
        </w:rPr>
      </w:pPr>
      <w:moveFrom w:id="5379" w:author="outpost" w:date="2019-03-18T21:59:00Z">
        <w:r w:rsidRPr="0047260E" w:rsidDel="00D362A9">
          <w:rPr>
            <w:b/>
            <w:lang w:val="en-CA" w:eastAsia="ar-SA"/>
            <w:rPrChange w:id="5380" w:author="ilia kassianenko" w:date="2019-03-21T21:37:00Z">
              <w:rPr>
                <w:b/>
                <w:lang w:val="fr-CA" w:eastAsia="ar-SA"/>
              </w:rPr>
            </w:rPrChange>
          </w:rPr>
          <w:t>contrats</w:t>
        </w:r>
        <w:r w:rsidRPr="0047260E" w:rsidDel="00D362A9">
          <w:rPr>
            <w:lang w:val="en-CA" w:eastAsia="ar-SA"/>
            <w:rPrChange w:id="5381" w:author="ilia kassianenko" w:date="2019-03-21T21:37:00Z">
              <w:rPr>
                <w:lang w:val="fr-CA" w:eastAsia="ar-SA"/>
              </w:rPr>
            </w:rPrChange>
          </w:rPr>
          <w:t>_deneigement_saison_2018-2019, csv file</w:t>
        </w:r>
      </w:moveFrom>
      <w:moveFromRangeEnd w:id="5367"/>
    </w:p>
    <w:p w14:paraId="236E254D" w14:textId="1BC04066" w:rsidR="009348E2" w:rsidRPr="0047260E" w:rsidRDefault="009348E2">
      <w:pPr>
        <w:pStyle w:val="Caption"/>
        <w:jc w:val="center"/>
        <w:rPr>
          <w:ins w:id="5382" w:author="outpost" w:date="2019-03-18T22:02:00Z"/>
          <w:lang w:val="en-CA"/>
          <w:rPrChange w:id="5383" w:author="ilia kassianenko" w:date="2019-03-21T21:37:00Z">
            <w:rPr>
              <w:ins w:id="5384" w:author="outpost" w:date="2019-03-18T22:02:00Z"/>
            </w:rPr>
          </w:rPrChange>
        </w:rPr>
        <w:pPrChange w:id="5385" w:author="outpost" w:date="2019-03-18T22:02:00Z">
          <w:pPr/>
        </w:pPrChange>
      </w:pPr>
      <w:ins w:id="5386" w:author="outpost" w:date="2019-03-18T22:02:00Z">
        <w:r w:rsidRPr="0047260E">
          <w:rPr>
            <w:lang w:val="en-CA"/>
            <w:rPrChange w:id="5387" w:author="ilia kassianenko" w:date="2019-03-21T21:37:00Z">
              <w:rPr>
                <w:b/>
                <w:bCs/>
              </w:rPr>
            </w:rPrChange>
          </w:rPr>
          <w:t xml:space="preserve">Table </w:t>
        </w:r>
        <w:r w:rsidRPr="0047260E">
          <w:rPr>
            <w:lang w:val="en-CA"/>
            <w:rPrChange w:id="5388" w:author="ilia kassianenko" w:date="2019-03-21T21:37:00Z">
              <w:rPr/>
            </w:rPrChange>
          </w:rPr>
          <w:fldChar w:fldCharType="begin"/>
        </w:r>
        <w:r w:rsidRPr="0047260E">
          <w:rPr>
            <w:lang w:val="en-CA"/>
            <w:rPrChange w:id="5389" w:author="ilia kassianenko" w:date="2019-03-21T21:37:00Z">
              <w:rPr>
                <w:b/>
                <w:bCs/>
              </w:rPr>
            </w:rPrChange>
          </w:rPr>
          <w:instrText xml:space="preserve"> SEQ Table \* ARABIC </w:instrText>
        </w:r>
      </w:ins>
      <w:r w:rsidRPr="0047260E">
        <w:rPr>
          <w:lang w:val="en-CA"/>
          <w:rPrChange w:id="5390" w:author="ilia kassianenko" w:date="2019-03-21T21:37:00Z">
            <w:rPr/>
          </w:rPrChange>
        </w:rPr>
        <w:fldChar w:fldCharType="separate"/>
      </w:r>
      <w:ins w:id="5391" w:author="ilia kassianenko" w:date="2019-03-21T21:41:00Z">
        <w:r w:rsidR="007B6C7E">
          <w:rPr>
            <w:noProof/>
            <w:lang w:val="en-CA"/>
          </w:rPr>
          <w:t>3</w:t>
        </w:r>
      </w:ins>
      <w:ins w:id="5392" w:author="outpost" w:date="2019-03-18T22:04:00Z">
        <w:del w:id="5393" w:author="ilia kassianenko" w:date="2019-03-21T20:37:00Z">
          <w:r w:rsidR="00541650" w:rsidRPr="0047260E" w:rsidDel="00766A22">
            <w:rPr>
              <w:noProof/>
              <w:lang w:val="en-CA"/>
              <w:rPrChange w:id="5394" w:author="ilia kassianenko" w:date="2019-03-21T21:37:00Z">
                <w:rPr>
                  <w:b/>
                  <w:bCs/>
                  <w:noProof/>
                </w:rPr>
              </w:rPrChange>
            </w:rPr>
            <w:delText>3</w:delText>
          </w:r>
        </w:del>
      </w:ins>
      <w:ins w:id="5395" w:author="outpost" w:date="2019-03-18T22:02:00Z">
        <w:r w:rsidRPr="0047260E">
          <w:rPr>
            <w:lang w:val="en-CA"/>
            <w:rPrChange w:id="5396" w:author="ilia kassianenko" w:date="2019-03-21T21:37:00Z">
              <w:rPr/>
            </w:rPrChange>
          </w:rPr>
          <w:fldChar w:fldCharType="end"/>
        </w:r>
        <w:proofErr w:type="gramStart"/>
        <w:r w:rsidRPr="0047260E">
          <w:rPr>
            <w:lang w:val="en-CA"/>
            <w:rPrChange w:id="5397" w:author="ilia kassianenko" w:date="2019-03-21T21:37:00Z">
              <w:rPr>
                <w:b/>
                <w:bCs/>
              </w:rPr>
            </w:rPrChange>
          </w:rPr>
          <w:t xml:space="preserve"> contrats_deneigement_saison_2018-2019, </w:t>
        </w:r>
        <w:proofErr w:type="spellStart"/>
        <w:r w:rsidRPr="0047260E">
          <w:rPr>
            <w:lang w:val="en-CA"/>
            <w:rPrChange w:id="5398" w:author="ilia kassianenko" w:date="2019-03-21T21:37:00Z">
              <w:rPr>
                <w:b/>
                <w:bCs/>
              </w:rPr>
            </w:rPrChange>
          </w:rPr>
          <w:t>csv</w:t>
        </w:r>
        <w:proofErr w:type="spellEnd"/>
        <w:r w:rsidRPr="0047260E">
          <w:rPr>
            <w:lang w:val="en-CA"/>
            <w:rPrChange w:id="5399" w:author="ilia kassianenko" w:date="2019-03-21T21:37:00Z">
              <w:rPr>
                <w:b/>
                <w:bCs/>
              </w:rPr>
            </w:rPrChange>
          </w:rPr>
          <w:t xml:space="preserve"> file</w:t>
        </w:r>
        <w:proofErr w:type="gramEnd"/>
      </w:ins>
    </w:p>
    <w:tbl>
      <w:tblPr>
        <w:tblStyle w:val="TableGrid"/>
        <w:tblW w:w="0" w:type="auto"/>
        <w:tblLook w:val="04A0" w:firstRow="1" w:lastRow="0" w:firstColumn="1" w:lastColumn="0" w:noHBand="0" w:noVBand="1"/>
      </w:tblPr>
      <w:tblGrid>
        <w:gridCol w:w="2681"/>
        <w:gridCol w:w="1567"/>
        <w:gridCol w:w="992"/>
        <w:gridCol w:w="1134"/>
        <w:gridCol w:w="2976"/>
        <w:tblGridChange w:id="5400">
          <w:tblGrid>
            <w:gridCol w:w="2681"/>
            <w:gridCol w:w="1567"/>
            <w:gridCol w:w="992"/>
            <w:gridCol w:w="1134"/>
            <w:gridCol w:w="2976"/>
          </w:tblGrid>
        </w:tblGridChange>
      </w:tblGrid>
      <w:tr w:rsidR="004B2EA2" w:rsidRPr="0047260E" w14:paraId="02278683" w14:textId="77777777" w:rsidTr="004B2EA2">
        <w:tc>
          <w:tcPr>
            <w:tcW w:w="2681" w:type="dxa"/>
          </w:tcPr>
          <w:p w14:paraId="1CAFC88E" w14:textId="77777777" w:rsidR="004B2EA2" w:rsidRPr="0047260E" w:rsidRDefault="004B2EA2" w:rsidP="004B2EA2">
            <w:pPr>
              <w:pStyle w:val="BodyText"/>
              <w:rPr>
                <w:rFonts w:cs="Arial"/>
                <w:b/>
                <w:lang w:val="en-CA" w:eastAsia="ar-SA"/>
                <w:rPrChange w:id="5401" w:author="ilia kassianenko" w:date="2019-03-21T21:37:00Z">
                  <w:rPr>
                    <w:b/>
                    <w:sz w:val="22"/>
                    <w:lang w:eastAsia="ar-SA"/>
                  </w:rPr>
                </w:rPrChange>
              </w:rPr>
            </w:pPr>
            <w:r w:rsidRPr="0047260E">
              <w:rPr>
                <w:rFonts w:cs="Arial"/>
                <w:b/>
                <w:lang w:val="en-CA" w:eastAsia="ar-SA"/>
                <w:rPrChange w:id="5402" w:author="ilia kassianenko" w:date="2019-03-21T21:37:00Z">
                  <w:rPr>
                    <w:rFonts w:cs="Arial"/>
                    <w:b/>
                    <w:lang w:eastAsia="ar-SA"/>
                  </w:rPr>
                </w:rPrChange>
              </w:rPr>
              <w:t>Name</w:t>
            </w:r>
          </w:p>
        </w:tc>
        <w:tc>
          <w:tcPr>
            <w:tcW w:w="1567" w:type="dxa"/>
          </w:tcPr>
          <w:p w14:paraId="1EADB8F1" w14:textId="77777777" w:rsidR="004B2EA2" w:rsidRPr="0047260E" w:rsidRDefault="004B2EA2" w:rsidP="004B2EA2">
            <w:pPr>
              <w:pStyle w:val="BodyText"/>
              <w:rPr>
                <w:rFonts w:cs="Arial"/>
                <w:b/>
                <w:lang w:val="en-CA" w:eastAsia="ar-SA"/>
                <w:rPrChange w:id="5403" w:author="ilia kassianenko" w:date="2019-03-21T21:37:00Z">
                  <w:rPr>
                    <w:b/>
                    <w:sz w:val="22"/>
                    <w:lang w:eastAsia="ar-SA"/>
                  </w:rPr>
                </w:rPrChange>
              </w:rPr>
            </w:pPr>
            <w:r w:rsidRPr="0047260E">
              <w:rPr>
                <w:rFonts w:cs="Arial"/>
                <w:b/>
                <w:lang w:val="en-CA" w:eastAsia="ar-SA"/>
                <w:rPrChange w:id="5404" w:author="ilia kassianenko" w:date="2019-03-21T21:37:00Z">
                  <w:rPr>
                    <w:b/>
                    <w:lang w:eastAsia="ar-SA"/>
                  </w:rPr>
                </w:rPrChange>
              </w:rPr>
              <w:t>Type</w:t>
            </w:r>
          </w:p>
        </w:tc>
        <w:tc>
          <w:tcPr>
            <w:tcW w:w="992" w:type="dxa"/>
          </w:tcPr>
          <w:p w14:paraId="099CC8BA" w14:textId="77777777" w:rsidR="004B2EA2" w:rsidRPr="0047260E" w:rsidRDefault="004B2EA2" w:rsidP="004B2EA2">
            <w:pPr>
              <w:pStyle w:val="BodyText"/>
              <w:rPr>
                <w:rFonts w:cs="Arial"/>
                <w:b/>
                <w:lang w:val="en-CA" w:eastAsia="ar-SA"/>
                <w:rPrChange w:id="5405" w:author="ilia kassianenko" w:date="2019-03-21T21:37:00Z">
                  <w:rPr>
                    <w:b/>
                    <w:sz w:val="22"/>
                    <w:lang w:eastAsia="ar-SA"/>
                  </w:rPr>
                </w:rPrChange>
              </w:rPr>
            </w:pPr>
            <w:r w:rsidRPr="0047260E">
              <w:rPr>
                <w:rFonts w:cs="Arial"/>
                <w:b/>
                <w:lang w:val="en-CA" w:eastAsia="ar-SA"/>
                <w:rPrChange w:id="5406" w:author="ilia kassianenko" w:date="2019-03-21T21:37:00Z">
                  <w:rPr>
                    <w:b/>
                    <w:lang w:eastAsia="ar-SA"/>
                  </w:rPr>
                </w:rPrChange>
              </w:rPr>
              <w:t>Length</w:t>
            </w:r>
          </w:p>
        </w:tc>
        <w:tc>
          <w:tcPr>
            <w:tcW w:w="1134" w:type="dxa"/>
          </w:tcPr>
          <w:p w14:paraId="5ECD2C82" w14:textId="77777777" w:rsidR="004B2EA2" w:rsidRPr="0047260E" w:rsidRDefault="004B2EA2" w:rsidP="004B2EA2">
            <w:pPr>
              <w:pStyle w:val="BodyText"/>
              <w:rPr>
                <w:rFonts w:cs="Arial"/>
                <w:b/>
                <w:lang w:val="en-CA" w:eastAsia="ar-SA"/>
                <w:rPrChange w:id="5407" w:author="ilia kassianenko" w:date="2019-03-21T21:37:00Z">
                  <w:rPr>
                    <w:b/>
                    <w:sz w:val="22"/>
                    <w:lang w:eastAsia="ar-SA"/>
                  </w:rPr>
                </w:rPrChange>
              </w:rPr>
            </w:pPr>
            <w:proofErr w:type="spellStart"/>
            <w:r w:rsidRPr="0047260E">
              <w:rPr>
                <w:rFonts w:cs="Arial"/>
                <w:b/>
                <w:lang w:val="en-CA" w:eastAsia="ar-SA"/>
                <w:rPrChange w:id="5408" w:author="ilia kassianenko" w:date="2019-03-21T21:37:00Z">
                  <w:rPr>
                    <w:b/>
                    <w:lang w:eastAsia="ar-SA"/>
                  </w:rPr>
                </w:rPrChange>
              </w:rPr>
              <w:t>Nullable</w:t>
            </w:r>
            <w:proofErr w:type="spellEnd"/>
          </w:p>
        </w:tc>
        <w:tc>
          <w:tcPr>
            <w:tcW w:w="2976" w:type="dxa"/>
          </w:tcPr>
          <w:p w14:paraId="00316620" w14:textId="77777777" w:rsidR="004B2EA2" w:rsidRPr="0047260E" w:rsidRDefault="004B2EA2" w:rsidP="004B2EA2">
            <w:pPr>
              <w:pStyle w:val="BodyText"/>
              <w:rPr>
                <w:rFonts w:cs="Arial"/>
                <w:b/>
                <w:lang w:val="en-CA" w:eastAsia="ar-SA"/>
                <w:rPrChange w:id="5409" w:author="ilia kassianenko" w:date="2019-03-21T21:37:00Z">
                  <w:rPr>
                    <w:b/>
                    <w:sz w:val="22"/>
                    <w:lang w:eastAsia="ar-SA"/>
                  </w:rPr>
                </w:rPrChange>
              </w:rPr>
            </w:pPr>
            <w:r w:rsidRPr="0047260E">
              <w:rPr>
                <w:rFonts w:cs="Arial"/>
                <w:b/>
                <w:lang w:val="en-CA" w:eastAsia="ar-SA"/>
                <w:rPrChange w:id="5410" w:author="ilia kassianenko" w:date="2019-03-21T21:37:00Z">
                  <w:rPr>
                    <w:b/>
                    <w:lang w:eastAsia="ar-SA"/>
                  </w:rPr>
                </w:rPrChange>
              </w:rPr>
              <w:t>Comments</w:t>
            </w:r>
          </w:p>
        </w:tc>
      </w:tr>
      <w:tr w:rsidR="004B2EA2" w:rsidRPr="0047260E" w14:paraId="6DC181CA" w14:textId="77777777" w:rsidTr="00E477DB">
        <w:tblPrEx>
          <w:tblW w:w="0" w:type="auto"/>
          <w:tblPrExChange w:id="5411" w:author="outpost" w:date="2019-03-18T19:44:00Z">
            <w:tblPrEx>
              <w:tblW w:w="0" w:type="auto"/>
            </w:tblPrEx>
          </w:tblPrExChange>
        </w:tblPrEx>
        <w:tc>
          <w:tcPr>
            <w:tcW w:w="2681" w:type="dxa"/>
            <w:vAlign w:val="center"/>
            <w:tcPrChange w:id="5412" w:author="outpost" w:date="2019-03-18T19:44:00Z">
              <w:tcPr>
                <w:tcW w:w="2681" w:type="dxa"/>
                <w:vAlign w:val="bottom"/>
              </w:tcPr>
            </w:tcPrChange>
          </w:tcPr>
          <w:p w14:paraId="415FFB80" w14:textId="77777777" w:rsidR="004B2EA2" w:rsidRPr="0047260E" w:rsidRDefault="004B2EA2">
            <w:pPr>
              <w:spacing w:before="0" w:after="0"/>
              <w:rPr>
                <w:rFonts w:cs="Arial"/>
                <w:color w:val="000000"/>
                <w:szCs w:val="22"/>
                <w:lang w:val="en-CA" w:eastAsia="en-CA"/>
                <w:rPrChange w:id="5413"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414" w:author="ilia kassianenko" w:date="2019-03-21T21:37:00Z">
                  <w:rPr>
                    <w:rFonts w:ascii="Calibri" w:hAnsi="Calibri" w:cs="Calibri"/>
                    <w:color w:val="000000"/>
                    <w:szCs w:val="22"/>
                    <w:lang w:val="en-CA" w:eastAsia="en-CA"/>
                  </w:rPr>
                </w:rPrChange>
              </w:rPr>
              <w:t>IdentifiantContrat</w:t>
            </w:r>
            <w:proofErr w:type="spellEnd"/>
          </w:p>
        </w:tc>
        <w:tc>
          <w:tcPr>
            <w:tcW w:w="1567" w:type="dxa"/>
            <w:tcPrChange w:id="5415" w:author="outpost" w:date="2019-03-18T19:44:00Z">
              <w:tcPr>
                <w:tcW w:w="1567" w:type="dxa"/>
              </w:tcPr>
            </w:tcPrChange>
          </w:tcPr>
          <w:p w14:paraId="1A403049" w14:textId="77777777" w:rsidR="004B2EA2" w:rsidRPr="0047260E" w:rsidRDefault="004B2EA2" w:rsidP="004B2EA2">
            <w:pPr>
              <w:pStyle w:val="BodyText"/>
              <w:rPr>
                <w:rFonts w:cs="Arial"/>
                <w:lang w:val="en-CA" w:eastAsia="ar-SA"/>
                <w:rPrChange w:id="5416" w:author="ilia kassianenko" w:date="2019-03-21T21:37:00Z">
                  <w:rPr>
                    <w:sz w:val="22"/>
                    <w:lang w:eastAsia="ar-SA"/>
                  </w:rPr>
                </w:rPrChange>
              </w:rPr>
            </w:pPr>
            <w:r w:rsidRPr="0047260E">
              <w:rPr>
                <w:rFonts w:cs="Arial"/>
                <w:lang w:val="en-CA" w:eastAsia="ar-SA"/>
                <w:rPrChange w:id="5417" w:author="ilia kassianenko" w:date="2019-03-21T21:37:00Z">
                  <w:rPr>
                    <w:rFonts w:cs="Arial"/>
                    <w:lang w:eastAsia="ar-SA"/>
                  </w:rPr>
                </w:rPrChange>
              </w:rPr>
              <w:t>INT</w:t>
            </w:r>
          </w:p>
        </w:tc>
        <w:tc>
          <w:tcPr>
            <w:tcW w:w="992" w:type="dxa"/>
            <w:tcPrChange w:id="5418" w:author="outpost" w:date="2019-03-18T19:44:00Z">
              <w:tcPr>
                <w:tcW w:w="992" w:type="dxa"/>
              </w:tcPr>
            </w:tcPrChange>
          </w:tcPr>
          <w:p w14:paraId="2B892F6C" w14:textId="77777777" w:rsidR="004B2EA2" w:rsidRPr="0047260E" w:rsidRDefault="004B2EA2" w:rsidP="004B2EA2">
            <w:pPr>
              <w:pStyle w:val="BodyText"/>
              <w:rPr>
                <w:rFonts w:cs="Arial"/>
                <w:lang w:val="en-CA" w:eastAsia="ar-SA"/>
                <w:rPrChange w:id="5419" w:author="ilia kassianenko" w:date="2019-03-21T21:37:00Z">
                  <w:rPr>
                    <w:sz w:val="22"/>
                    <w:lang w:eastAsia="ar-SA"/>
                  </w:rPr>
                </w:rPrChange>
              </w:rPr>
            </w:pPr>
          </w:p>
        </w:tc>
        <w:tc>
          <w:tcPr>
            <w:tcW w:w="1134" w:type="dxa"/>
            <w:tcPrChange w:id="5420" w:author="outpost" w:date="2019-03-18T19:44:00Z">
              <w:tcPr>
                <w:tcW w:w="1134" w:type="dxa"/>
              </w:tcPr>
            </w:tcPrChange>
          </w:tcPr>
          <w:p w14:paraId="48ECFFFA" w14:textId="77777777" w:rsidR="004B2EA2" w:rsidRPr="0047260E" w:rsidRDefault="004B2EA2">
            <w:pPr>
              <w:pStyle w:val="BodyText"/>
              <w:jc w:val="center"/>
              <w:rPr>
                <w:rFonts w:cs="Arial"/>
                <w:lang w:val="en-CA" w:eastAsia="ar-SA"/>
                <w:rPrChange w:id="5421" w:author="ilia kassianenko" w:date="2019-03-21T21:37:00Z">
                  <w:rPr>
                    <w:sz w:val="22"/>
                    <w:lang w:eastAsia="ar-SA"/>
                  </w:rPr>
                </w:rPrChange>
              </w:rPr>
              <w:pPrChange w:id="5422" w:author="outpost" w:date="2019-03-18T19:43:00Z">
                <w:pPr>
                  <w:pStyle w:val="BodyText"/>
                  <w:keepNext/>
                  <w:numPr>
                    <w:ilvl w:val="8"/>
                    <w:numId w:val="1"/>
                  </w:numPr>
                  <w:ind w:left="360" w:hanging="360"/>
                  <w:outlineLvl w:val="8"/>
                </w:pPr>
              </w:pPrChange>
            </w:pPr>
            <w:r w:rsidRPr="0047260E">
              <w:rPr>
                <w:rFonts w:cs="Arial"/>
                <w:lang w:val="en-CA" w:eastAsia="ar-SA"/>
                <w:rPrChange w:id="5423" w:author="ilia kassianenko" w:date="2019-03-21T21:37:00Z">
                  <w:rPr>
                    <w:lang w:eastAsia="ar-SA"/>
                  </w:rPr>
                </w:rPrChange>
              </w:rPr>
              <w:t>N</w:t>
            </w:r>
          </w:p>
        </w:tc>
        <w:tc>
          <w:tcPr>
            <w:tcW w:w="2976" w:type="dxa"/>
            <w:tcPrChange w:id="5424" w:author="outpost" w:date="2019-03-18T19:44:00Z">
              <w:tcPr>
                <w:tcW w:w="2976" w:type="dxa"/>
              </w:tcPr>
            </w:tcPrChange>
          </w:tcPr>
          <w:p w14:paraId="4724E712" w14:textId="77777777" w:rsidR="004B2EA2" w:rsidRPr="0047260E" w:rsidRDefault="004B2EA2" w:rsidP="004B2EA2">
            <w:pPr>
              <w:pStyle w:val="BodyText"/>
              <w:rPr>
                <w:rFonts w:cs="Arial"/>
                <w:lang w:val="en-CA" w:eastAsia="ar-SA"/>
                <w:rPrChange w:id="5425" w:author="ilia kassianenko" w:date="2019-03-21T21:37:00Z">
                  <w:rPr>
                    <w:sz w:val="22"/>
                    <w:lang w:eastAsia="ar-SA"/>
                  </w:rPr>
                </w:rPrChange>
              </w:rPr>
            </w:pPr>
          </w:p>
        </w:tc>
      </w:tr>
      <w:tr w:rsidR="004B2EA2" w:rsidRPr="0047260E" w14:paraId="4100AD8F" w14:textId="77777777" w:rsidTr="00E477DB">
        <w:tblPrEx>
          <w:tblW w:w="0" w:type="auto"/>
          <w:tblPrExChange w:id="5426" w:author="outpost" w:date="2019-03-18T19:44:00Z">
            <w:tblPrEx>
              <w:tblW w:w="0" w:type="auto"/>
            </w:tblPrEx>
          </w:tblPrExChange>
        </w:tblPrEx>
        <w:tc>
          <w:tcPr>
            <w:tcW w:w="2681" w:type="dxa"/>
            <w:vAlign w:val="center"/>
            <w:tcPrChange w:id="5427" w:author="outpost" w:date="2019-03-18T19:44:00Z">
              <w:tcPr>
                <w:tcW w:w="2681" w:type="dxa"/>
              </w:tcPr>
            </w:tcPrChange>
          </w:tcPr>
          <w:p w14:paraId="339D23EF" w14:textId="77777777" w:rsidR="004B2EA2" w:rsidRPr="0047260E" w:rsidRDefault="004B2EA2">
            <w:pPr>
              <w:pStyle w:val="BodyText"/>
              <w:rPr>
                <w:rFonts w:cs="Arial"/>
                <w:lang w:val="en-CA" w:eastAsia="ar-SA"/>
                <w:rPrChange w:id="5428" w:author="ilia kassianenko" w:date="2019-03-21T21:37:00Z">
                  <w:rPr>
                    <w:rFonts w:cs="Arial"/>
                    <w:lang w:eastAsia="ar-SA"/>
                  </w:rPr>
                </w:rPrChange>
              </w:rPr>
            </w:pPr>
            <w:proofErr w:type="spellStart"/>
            <w:r w:rsidRPr="0047260E">
              <w:rPr>
                <w:rFonts w:cs="Arial"/>
                <w:color w:val="000000"/>
                <w:szCs w:val="22"/>
                <w:lang w:val="en-CA" w:eastAsia="en-CA"/>
                <w:rPrChange w:id="5429" w:author="ilia kassianenko" w:date="2019-03-21T21:37:00Z">
                  <w:rPr>
                    <w:rFonts w:ascii="Calibri" w:hAnsi="Calibri" w:cs="Calibri"/>
                    <w:color w:val="000000"/>
                    <w:szCs w:val="22"/>
                    <w:lang w:val="en-CA" w:eastAsia="en-CA"/>
                  </w:rPr>
                </w:rPrChange>
              </w:rPr>
              <w:t>NumeroContrat</w:t>
            </w:r>
            <w:proofErr w:type="spellEnd"/>
          </w:p>
        </w:tc>
        <w:tc>
          <w:tcPr>
            <w:tcW w:w="1567" w:type="dxa"/>
            <w:tcPrChange w:id="5430" w:author="outpost" w:date="2019-03-18T19:44:00Z">
              <w:tcPr>
                <w:tcW w:w="1567" w:type="dxa"/>
              </w:tcPr>
            </w:tcPrChange>
          </w:tcPr>
          <w:p w14:paraId="2E7863EA" w14:textId="77777777" w:rsidR="004B2EA2" w:rsidRPr="0047260E" w:rsidRDefault="004B2EA2" w:rsidP="004B2EA2">
            <w:pPr>
              <w:pStyle w:val="BodyText"/>
              <w:rPr>
                <w:rFonts w:cs="Arial"/>
                <w:lang w:val="en-CA" w:eastAsia="ar-SA"/>
                <w:rPrChange w:id="5431" w:author="ilia kassianenko" w:date="2019-03-21T21:37:00Z">
                  <w:rPr>
                    <w:sz w:val="22"/>
                    <w:lang w:eastAsia="ar-SA"/>
                  </w:rPr>
                </w:rPrChange>
              </w:rPr>
            </w:pPr>
            <w:r w:rsidRPr="0047260E">
              <w:rPr>
                <w:rFonts w:cs="Arial"/>
                <w:lang w:val="en-CA" w:eastAsia="ar-SA"/>
                <w:rPrChange w:id="5432" w:author="ilia kassianenko" w:date="2019-03-21T21:37:00Z">
                  <w:rPr>
                    <w:lang w:eastAsia="ar-SA"/>
                  </w:rPr>
                </w:rPrChange>
              </w:rPr>
              <w:t>VARCHAR</w:t>
            </w:r>
          </w:p>
        </w:tc>
        <w:tc>
          <w:tcPr>
            <w:tcW w:w="992" w:type="dxa"/>
            <w:tcPrChange w:id="5433" w:author="outpost" w:date="2019-03-18T19:44:00Z">
              <w:tcPr>
                <w:tcW w:w="992" w:type="dxa"/>
              </w:tcPr>
            </w:tcPrChange>
          </w:tcPr>
          <w:p w14:paraId="5B9DC48C" w14:textId="77777777" w:rsidR="004B2EA2" w:rsidRPr="0047260E" w:rsidRDefault="004B2EA2" w:rsidP="004B2EA2">
            <w:pPr>
              <w:pStyle w:val="BodyText"/>
              <w:rPr>
                <w:rFonts w:cs="Arial"/>
                <w:lang w:val="en-CA" w:eastAsia="ar-SA"/>
                <w:rPrChange w:id="5434" w:author="ilia kassianenko" w:date="2019-03-21T21:37:00Z">
                  <w:rPr>
                    <w:sz w:val="22"/>
                    <w:lang w:eastAsia="ar-SA"/>
                  </w:rPr>
                </w:rPrChange>
              </w:rPr>
            </w:pPr>
            <w:r w:rsidRPr="0047260E">
              <w:rPr>
                <w:rFonts w:cs="Arial"/>
                <w:lang w:val="en-CA" w:eastAsia="ar-SA"/>
                <w:rPrChange w:id="5435" w:author="ilia kassianenko" w:date="2019-03-21T21:37:00Z">
                  <w:rPr>
                    <w:lang w:eastAsia="ar-SA"/>
                  </w:rPr>
                </w:rPrChange>
              </w:rPr>
              <w:t>7</w:t>
            </w:r>
          </w:p>
        </w:tc>
        <w:tc>
          <w:tcPr>
            <w:tcW w:w="1134" w:type="dxa"/>
            <w:tcPrChange w:id="5436" w:author="outpost" w:date="2019-03-18T19:44:00Z">
              <w:tcPr>
                <w:tcW w:w="1134" w:type="dxa"/>
              </w:tcPr>
            </w:tcPrChange>
          </w:tcPr>
          <w:p w14:paraId="4E8A2612" w14:textId="77777777" w:rsidR="004B2EA2" w:rsidRPr="0047260E" w:rsidRDefault="004B2EA2">
            <w:pPr>
              <w:pStyle w:val="BodyText"/>
              <w:jc w:val="center"/>
              <w:rPr>
                <w:rFonts w:cs="Arial"/>
                <w:lang w:val="en-CA" w:eastAsia="ar-SA"/>
                <w:rPrChange w:id="5437" w:author="ilia kassianenko" w:date="2019-03-21T21:37:00Z">
                  <w:rPr>
                    <w:sz w:val="22"/>
                    <w:lang w:eastAsia="ar-SA"/>
                  </w:rPr>
                </w:rPrChange>
              </w:rPr>
              <w:pPrChange w:id="5438" w:author="outpost" w:date="2019-03-18T19:43:00Z">
                <w:pPr>
                  <w:pStyle w:val="BodyText"/>
                  <w:keepNext/>
                  <w:numPr>
                    <w:ilvl w:val="8"/>
                    <w:numId w:val="1"/>
                  </w:numPr>
                  <w:ind w:left="360" w:hanging="360"/>
                  <w:outlineLvl w:val="8"/>
                </w:pPr>
              </w:pPrChange>
            </w:pPr>
            <w:r w:rsidRPr="0047260E">
              <w:rPr>
                <w:rFonts w:cs="Arial"/>
                <w:lang w:val="en-CA" w:eastAsia="ar-SA"/>
                <w:rPrChange w:id="5439" w:author="ilia kassianenko" w:date="2019-03-21T21:37:00Z">
                  <w:rPr>
                    <w:lang w:eastAsia="ar-SA"/>
                  </w:rPr>
                </w:rPrChange>
              </w:rPr>
              <w:t>N</w:t>
            </w:r>
          </w:p>
        </w:tc>
        <w:tc>
          <w:tcPr>
            <w:tcW w:w="2976" w:type="dxa"/>
            <w:tcPrChange w:id="5440" w:author="outpost" w:date="2019-03-18T19:44:00Z">
              <w:tcPr>
                <w:tcW w:w="2976" w:type="dxa"/>
              </w:tcPr>
            </w:tcPrChange>
          </w:tcPr>
          <w:p w14:paraId="24E35A01" w14:textId="77777777" w:rsidR="004B2EA2" w:rsidRPr="0047260E" w:rsidRDefault="004B2EA2" w:rsidP="004B2EA2">
            <w:pPr>
              <w:pStyle w:val="BodyText"/>
              <w:rPr>
                <w:rFonts w:cs="Arial"/>
                <w:lang w:val="en-CA" w:eastAsia="ar-SA"/>
                <w:rPrChange w:id="5441" w:author="ilia kassianenko" w:date="2019-03-21T21:37:00Z">
                  <w:rPr>
                    <w:sz w:val="22"/>
                    <w:lang w:eastAsia="ar-SA"/>
                  </w:rPr>
                </w:rPrChange>
              </w:rPr>
            </w:pPr>
          </w:p>
        </w:tc>
      </w:tr>
      <w:tr w:rsidR="004B2EA2" w:rsidRPr="0047260E" w14:paraId="4BAC25BF" w14:textId="77777777" w:rsidTr="00E477DB">
        <w:tblPrEx>
          <w:tblW w:w="0" w:type="auto"/>
          <w:tblPrExChange w:id="5442" w:author="outpost" w:date="2019-03-18T19:44:00Z">
            <w:tblPrEx>
              <w:tblW w:w="0" w:type="auto"/>
            </w:tblPrEx>
          </w:tblPrExChange>
        </w:tblPrEx>
        <w:tc>
          <w:tcPr>
            <w:tcW w:w="2681" w:type="dxa"/>
            <w:vAlign w:val="center"/>
            <w:tcPrChange w:id="5443" w:author="outpost" w:date="2019-03-18T19:44:00Z">
              <w:tcPr>
                <w:tcW w:w="2681" w:type="dxa"/>
                <w:vAlign w:val="bottom"/>
              </w:tcPr>
            </w:tcPrChange>
          </w:tcPr>
          <w:p w14:paraId="520F0E94" w14:textId="77777777" w:rsidR="004B2EA2" w:rsidRPr="0047260E" w:rsidRDefault="004B2EA2">
            <w:pPr>
              <w:spacing w:before="0" w:after="0"/>
              <w:rPr>
                <w:rFonts w:cs="Arial"/>
                <w:color w:val="000000"/>
                <w:szCs w:val="22"/>
                <w:lang w:val="en-CA" w:eastAsia="en-CA"/>
                <w:rPrChange w:id="5444"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445" w:author="ilia kassianenko" w:date="2019-03-21T21:37:00Z">
                  <w:rPr>
                    <w:rFonts w:ascii="Calibri" w:hAnsi="Calibri" w:cs="Calibri"/>
                    <w:color w:val="000000"/>
                    <w:szCs w:val="22"/>
                    <w:lang w:val="en-CA" w:eastAsia="en-CA"/>
                  </w:rPr>
                </w:rPrChange>
              </w:rPr>
              <w:t>TypeContrat</w:t>
            </w:r>
            <w:proofErr w:type="spellEnd"/>
          </w:p>
        </w:tc>
        <w:tc>
          <w:tcPr>
            <w:tcW w:w="1567" w:type="dxa"/>
            <w:tcPrChange w:id="5446" w:author="outpost" w:date="2019-03-18T19:44:00Z">
              <w:tcPr>
                <w:tcW w:w="1567" w:type="dxa"/>
              </w:tcPr>
            </w:tcPrChange>
          </w:tcPr>
          <w:p w14:paraId="26AF367C" w14:textId="77777777" w:rsidR="004B2EA2" w:rsidRPr="0047260E" w:rsidRDefault="004B2EA2" w:rsidP="004B2EA2">
            <w:pPr>
              <w:pStyle w:val="BodyText"/>
              <w:rPr>
                <w:rFonts w:cs="Arial"/>
                <w:lang w:val="en-CA" w:eastAsia="ar-SA"/>
                <w:rPrChange w:id="5447" w:author="ilia kassianenko" w:date="2019-03-21T21:37:00Z">
                  <w:rPr>
                    <w:sz w:val="22"/>
                    <w:lang w:eastAsia="ar-SA"/>
                  </w:rPr>
                </w:rPrChange>
              </w:rPr>
            </w:pPr>
            <w:r w:rsidRPr="0047260E">
              <w:rPr>
                <w:rFonts w:cs="Arial"/>
                <w:lang w:val="en-CA" w:eastAsia="ar-SA"/>
                <w:rPrChange w:id="5448" w:author="ilia kassianenko" w:date="2019-03-21T21:37:00Z">
                  <w:rPr>
                    <w:rFonts w:cs="Arial"/>
                    <w:lang w:eastAsia="ar-SA"/>
                  </w:rPr>
                </w:rPrChange>
              </w:rPr>
              <w:t>VARCHAR</w:t>
            </w:r>
          </w:p>
        </w:tc>
        <w:tc>
          <w:tcPr>
            <w:tcW w:w="992" w:type="dxa"/>
            <w:tcPrChange w:id="5449" w:author="outpost" w:date="2019-03-18T19:44:00Z">
              <w:tcPr>
                <w:tcW w:w="992" w:type="dxa"/>
              </w:tcPr>
            </w:tcPrChange>
          </w:tcPr>
          <w:p w14:paraId="2AC9EA0C" w14:textId="77777777" w:rsidR="004B2EA2" w:rsidRPr="0047260E" w:rsidRDefault="004B2EA2" w:rsidP="004B2EA2">
            <w:pPr>
              <w:pStyle w:val="BodyText"/>
              <w:rPr>
                <w:rFonts w:cs="Arial"/>
                <w:lang w:val="en-CA" w:eastAsia="ar-SA"/>
                <w:rPrChange w:id="5450" w:author="ilia kassianenko" w:date="2019-03-21T21:37:00Z">
                  <w:rPr>
                    <w:sz w:val="22"/>
                    <w:lang w:eastAsia="ar-SA"/>
                  </w:rPr>
                </w:rPrChange>
              </w:rPr>
            </w:pPr>
            <w:r w:rsidRPr="0047260E">
              <w:rPr>
                <w:rFonts w:cs="Arial"/>
                <w:lang w:val="en-CA" w:eastAsia="ar-SA"/>
                <w:rPrChange w:id="5451" w:author="ilia kassianenko" w:date="2019-03-21T21:37:00Z">
                  <w:rPr>
                    <w:lang w:eastAsia="ar-SA"/>
                  </w:rPr>
                </w:rPrChange>
              </w:rPr>
              <w:t>12</w:t>
            </w:r>
          </w:p>
        </w:tc>
        <w:tc>
          <w:tcPr>
            <w:tcW w:w="1134" w:type="dxa"/>
            <w:tcPrChange w:id="5452" w:author="outpost" w:date="2019-03-18T19:44:00Z">
              <w:tcPr>
                <w:tcW w:w="1134" w:type="dxa"/>
              </w:tcPr>
            </w:tcPrChange>
          </w:tcPr>
          <w:p w14:paraId="1F248E47" w14:textId="77777777" w:rsidR="004B2EA2" w:rsidRPr="0047260E" w:rsidRDefault="004B2EA2">
            <w:pPr>
              <w:pStyle w:val="BodyText"/>
              <w:jc w:val="center"/>
              <w:rPr>
                <w:rFonts w:cs="Arial"/>
                <w:lang w:val="en-CA" w:eastAsia="ar-SA"/>
                <w:rPrChange w:id="5453" w:author="ilia kassianenko" w:date="2019-03-21T21:37:00Z">
                  <w:rPr>
                    <w:sz w:val="22"/>
                    <w:lang w:eastAsia="ar-SA"/>
                  </w:rPr>
                </w:rPrChange>
              </w:rPr>
              <w:pPrChange w:id="5454" w:author="outpost" w:date="2019-03-18T19:43:00Z">
                <w:pPr>
                  <w:pStyle w:val="BodyText"/>
                  <w:keepNext/>
                  <w:numPr>
                    <w:ilvl w:val="8"/>
                    <w:numId w:val="1"/>
                  </w:numPr>
                  <w:ind w:left="360" w:hanging="360"/>
                  <w:outlineLvl w:val="8"/>
                </w:pPr>
              </w:pPrChange>
            </w:pPr>
            <w:r w:rsidRPr="0047260E">
              <w:rPr>
                <w:rFonts w:cs="Arial"/>
                <w:lang w:val="en-CA" w:eastAsia="ar-SA"/>
                <w:rPrChange w:id="5455" w:author="ilia kassianenko" w:date="2019-03-21T21:37:00Z">
                  <w:rPr>
                    <w:lang w:eastAsia="ar-SA"/>
                  </w:rPr>
                </w:rPrChange>
              </w:rPr>
              <w:t>Y</w:t>
            </w:r>
          </w:p>
        </w:tc>
        <w:tc>
          <w:tcPr>
            <w:tcW w:w="2976" w:type="dxa"/>
            <w:tcPrChange w:id="5456" w:author="outpost" w:date="2019-03-18T19:44:00Z">
              <w:tcPr>
                <w:tcW w:w="2976" w:type="dxa"/>
              </w:tcPr>
            </w:tcPrChange>
          </w:tcPr>
          <w:p w14:paraId="5872EAF2" w14:textId="77777777" w:rsidR="004B2EA2" w:rsidRPr="0047260E" w:rsidRDefault="004B2EA2" w:rsidP="00063845">
            <w:pPr>
              <w:pStyle w:val="BodyText"/>
              <w:rPr>
                <w:rFonts w:cs="Arial"/>
                <w:lang w:val="en-CA" w:eastAsia="ar-SA"/>
                <w:rPrChange w:id="5457" w:author="ilia kassianenko" w:date="2019-03-21T21:37:00Z">
                  <w:rPr>
                    <w:sz w:val="22"/>
                    <w:lang w:val="fr-CA" w:eastAsia="ar-SA"/>
                  </w:rPr>
                </w:rPrChange>
              </w:rPr>
            </w:pPr>
            <w:proofErr w:type="gramStart"/>
            <w:r w:rsidRPr="0047260E">
              <w:rPr>
                <w:rFonts w:cs="Arial"/>
                <w:lang w:val="en-CA" w:eastAsia="ar-SA"/>
                <w:rPrChange w:id="5458" w:author="ilia kassianenko" w:date="2019-03-21T21:37:00Z">
                  <w:rPr>
                    <w:lang w:val="fr-CA" w:eastAsia="ar-SA"/>
                  </w:rPr>
                </w:rPrChange>
              </w:rPr>
              <w:t>Values :</w:t>
            </w:r>
            <w:proofErr w:type="gramEnd"/>
            <w:r w:rsidRPr="0047260E">
              <w:rPr>
                <w:rFonts w:cs="Arial"/>
                <w:lang w:val="en-CA" w:eastAsia="ar-SA"/>
                <w:rPrChange w:id="5459" w:author="ilia kassianenko" w:date="2019-03-21T21:37:00Z">
                  <w:rPr>
                    <w:lang w:val="fr-CA" w:eastAsia="ar-SA"/>
                  </w:rPr>
                </w:rPrChange>
              </w:rPr>
              <w:t xml:space="preserve"> </w:t>
            </w:r>
            <w:proofErr w:type="spellStart"/>
            <w:r w:rsidR="00063845" w:rsidRPr="0047260E">
              <w:rPr>
                <w:rFonts w:cs="Arial"/>
                <w:lang w:val="en-CA" w:eastAsia="ar-SA"/>
                <w:rPrChange w:id="5460" w:author="ilia kassianenko" w:date="2019-03-21T21:37:00Z">
                  <w:rPr>
                    <w:lang w:val="fr-CA" w:eastAsia="ar-SA"/>
                  </w:rPr>
                </w:rPrChange>
              </w:rPr>
              <w:t>Déneigement</w:t>
            </w:r>
            <w:proofErr w:type="spellEnd"/>
            <w:r w:rsidR="00063845" w:rsidRPr="0047260E">
              <w:rPr>
                <w:rFonts w:cs="Arial"/>
                <w:lang w:val="en-CA" w:eastAsia="ar-SA"/>
                <w:rPrChange w:id="5461" w:author="ilia kassianenko" w:date="2019-03-21T21:37:00Z">
                  <w:rPr>
                    <w:lang w:val="fr-CA" w:eastAsia="ar-SA"/>
                  </w:rPr>
                </w:rPrChange>
              </w:rPr>
              <w:t xml:space="preserve">, </w:t>
            </w:r>
            <w:proofErr w:type="spellStart"/>
            <w:r w:rsidR="00063845" w:rsidRPr="0047260E">
              <w:rPr>
                <w:rFonts w:cs="Arial"/>
                <w:lang w:val="en-CA" w:eastAsia="ar-SA"/>
                <w:rPrChange w:id="5462" w:author="ilia kassianenko" w:date="2019-03-21T21:37:00Z">
                  <w:rPr>
                    <w:lang w:val="fr-CA" w:eastAsia="ar-SA"/>
                  </w:rPr>
                </w:rPrChange>
              </w:rPr>
              <w:t>Ré</w:t>
            </w:r>
            <w:r w:rsidRPr="0047260E">
              <w:rPr>
                <w:rFonts w:cs="Arial"/>
                <w:lang w:val="en-CA" w:eastAsia="ar-SA"/>
                <w:rPrChange w:id="5463" w:author="ilia kassianenko" w:date="2019-03-21T21:37:00Z">
                  <w:rPr>
                    <w:lang w:val="fr-CA" w:eastAsia="ar-SA"/>
                  </w:rPr>
                </w:rPrChange>
              </w:rPr>
              <w:t>gie</w:t>
            </w:r>
            <w:proofErr w:type="spellEnd"/>
            <w:r w:rsidRPr="0047260E">
              <w:rPr>
                <w:rFonts w:cs="Arial"/>
                <w:lang w:val="en-CA" w:eastAsia="ar-SA"/>
                <w:rPrChange w:id="5464" w:author="ilia kassianenko" w:date="2019-03-21T21:37:00Z">
                  <w:rPr>
                    <w:lang w:val="fr-CA" w:eastAsia="ar-SA"/>
                  </w:rPr>
                </w:rPrChange>
              </w:rPr>
              <w:t>, Transport,</w:t>
            </w:r>
            <w:r w:rsidR="00063845" w:rsidRPr="0047260E">
              <w:rPr>
                <w:rFonts w:cs="Arial"/>
                <w:lang w:val="en-CA" w:eastAsia="ar-SA"/>
                <w:rPrChange w:id="5465" w:author="ilia kassianenko" w:date="2019-03-21T21:37:00Z">
                  <w:rPr>
                    <w:lang w:val="fr-CA" w:eastAsia="ar-SA"/>
                  </w:rPr>
                </w:rPrChange>
              </w:rPr>
              <w:t xml:space="preserve"> blank</w:t>
            </w:r>
          </w:p>
        </w:tc>
      </w:tr>
      <w:tr w:rsidR="004B2EA2" w:rsidRPr="0047260E" w14:paraId="2B2FFE74" w14:textId="77777777" w:rsidTr="00E477DB">
        <w:tblPrEx>
          <w:tblW w:w="0" w:type="auto"/>
          <w:tblPrExChange w:id="5466" w:author="outpost" w:date="2019-03-18T19:44:00Z">
            <w:tblPrEx>
              <w:tblW w:w="0" w:type="auto"/>
            </w:tblPrEx>
          </w:tblPrExChange>
        </w:tblPrEx>
        <w:tc>
          <w:tcPr>
            <w:tcW w:w="2681" w:type="dxa"/>
            <w:vAlign w:val="center"/>
            <w:tcPrChange w:id="5467" w:author="outpost" w:date="2019-03-18T19:44:00Z">
              <w:tcPr>
                <w:tcW w:w="2681" w:type="dxa"/>
              </w:tcPr>
            </w:tcPrChange>
          </w:tcPr>
          <w:p w14:paraId="2630F671" w14:textId="77777777" w:rsidR="004B2EA2" w:rsidRPr="0047260E" w:rsidRDefault="004B2EA2">
            <w:pPr>
              <w:pStyle w:val="BodyText"/>
              <w:rPr>
                <w:rFonts w:cs="Arial"/>
                <w:lang w:val="en-CA" w:eastAsia="ar-SA"/>
                <w:rPrChange w:id="5468" w:author="ilia kassianenko" w:date="2019-03-21T21:37:00Z">
                  <w:rPr>
                    <w:rFonts w:cs="Arial"/>
                    <w:lang w:eastAsia="ar-SA"/>
                  </w:rPr>
                </w:rPrChange>
              </w:rPr>
            </w:pPr>
            <w:proofErr w:type="spellStart"/>
            <w:r w:rsidRPr="0047260E">
              <w:rPr>
                <w:rFonts w:cs="Arial"/>
                <w:color w:val="000000"/>
                <w:szCs w:val="22"/>
                <w:lang w:val="en-CA" w:eastAsia="en-CA"/>
                <w:rPrChange w:id="5469" w:author="ilia kassianenko" w:date="2019-03-21T21:37:00Z">
                  <w:rPr>
                    <w:rFonts w:ascii="Calibri" w:hAnsi="Calibri" w:cs="Calibri"/>
                    <w:color w:val="000000"/>
                    <w:szCs w:val="22"/>
                    <w:lang w:val="en-CA" w:eastAsia="en-CA"/>
                  </w:rPr>
                </w:rPrChange>
              </w:rPr>
              <w:t>AnneeContrat</w:t>
            </w:r>
            <w:proofErr w:type="spellEnd"/>
          </w:p>
        </w:tc>
        <w:tc>
          <w:tcPr>
            <w:tcW w:w="1567" w:type="dxa"/>
            <w:tcPrChange w:id="5470" w:author="outpost" w:date="2019-03-18T19:44:00Z">
              <w:tcPr>
                <w:tcW w:w="1567" w:type="dxa"/>
              </w:tcPr>
            </w:tcPrChange>
          </w:tcPr>
          <w:p w14:paraId="3F6B0FAA" w14:textId="77777777" w:rsidR="004B2EA2" w:rsidRPr="0047260E" w:rsidRDefault="004B2EA2" w:rsidP="004B2EA2">
            <w:pPr>
              <w:pStyle w:val="BodyText"/>
              <w:rPr>
                <w:rFonts w:cs="Arial"/>
                <w:lang w:val="en-CA" w:eastAsia="ar-SA"/>
                <w:rPrChange w:id="5471" w:author="ilia kassianenko" w:date="2019-03-21T21:37:00Z">
                  <w:rPr>
                    <w:sz w:val="22"/>
                    <w:lang w:eastAsia="ar-SA"/>
                  </w:rPr>
                </w:rPrChange>
              </w:rPr>
            </w:pPr>
            <w:r w:rsidRPr="0047260E">
              <w:rPr>
                <w:rFonts w:cs="Arial"/>
                <w:lang w:val="en-CA" w:eastAsia="ar-SA"/>
                <w:rPrChange w:id="5472" w:author="ilia kassianenko" w:date="2019-03-21T21:37:00Z">
                  <w:rPr>
                    <w:lang w:eastAsia="ar-SA"/>
                  </w:rPr>
                </w:rPrChange>
              </w:rPr>
              <w:t>CHAR</w:t>
            </w:r>
          </w:p>
        </w:tc>
        <w:tc>
          <w:tcPr>
            <w:tcW w:w="992" w:type="dxa"/>
            <w:tcPrChange w:id="5473" w:author="outpost" w:date="2019-03-18T19:44:00Z">
              <w:tcPr>
                <w:tcW w:w="992" w:type="dxa"/>
              </w:tcPr>
            </w:tcPrChange>
          </w:tcPr>
          <w:p w14:paraId="0944B298" w14:textId="77777777" w:rsidR="004B2EA2" w:rsidRPr="0047260E" w:rsidRDefault="004B2EA2" w:rsidP="004B2EA2">
            <w:pPr>
              <w:pStyle w:val="BodyText"/>
              <w:rPr>
                <w:rFonts w:cs="Arial"/>
                <w:lang w:val="en-CA" w:eastAsia="ar-SA"/>
                <w:rPrChange w:id="5474" w:author="ilia kassianenko" w:date="2019-03-21T21:37:00Z">
                  <w:rPr>
                    <w:sz w:val="22"/>
                    <w:lang w:eastAsia="ar-SA"/>
                  </w:rPr>
                </w:rPrChange>
              </w:rPr>
            </w:pPr>
            <w:r w:rsidRPr="0047260E">
              <w:rPr>
                <w:rFonts w:cs="Arial"/>
                <w:lang w:val="en-CA" w:eastAsia="ar-SA"/>
                <w:rPrChange w:id="5475" w:author="ilia kassianenko" w:date="2019-03-21T21:37:00Z">
                  <w:rPr>
                    <w:lang w:eastAsia="ar-SA"/>
                  </w:rPr>
                </w:rPrChange>
              </w:rPr>
              <w:t>9</w:t>
            </w:r>
          </w:p>
        </w:tc>
        <w:tc>
          <w:tcPr>
            <w:tcW w:w="1134" w:type="dxa"/>
            <w:tcPrChange w:id="5476" w:author="outpost" w:date="2019-03-18T19:44:00Z">
              <w:tcPr>
                <w:tcW w:w="1134" w:type="dxa"/>
              </w:tcPr>
            </w:tcPrChange>
          </w:tcPr>
          <w:p w14:paraId="2B842FC9" w14:textId="77777777" w:rsidR="004B2EA2" w:rsidRPr="0047260E" w:rsidRDefault="004B2EA2">
            <w:pPr>
              <w:pStyle w:val="BodyText"/>
              <w:jc w:val="center"/>
              <w:rPr>
                <w:rFonts w:cs="Arial"/>
                <w:lang w:val="en-CA" w:eastAsia="ar-SA"/>
                <w:rPrChange w:id="5477" w:author="ilia kassianenko" w:date="2019-03-21T21:37:00Z">
                  <w:rPr>
                    <w:sz w:val="22"/>
                    <w:lang w:eastAsia="ar-SA"/>
                  </w:rPr>
                </w:rPrChange>
              </w:rPr>
              <w:pPrChange w:id="5478" w:author="outpost" w:date="2019-03-18T19:43:00Z">
                <w:pPr>
                  <w:pStyle w:val="BodyText"/>
                  <w:keepNext/>
                  <w:numPr>
                    <w:ilvl w:val="8"/>
                    <w:numId w:val="1"/>
                  </w:numPr>
                  <w:ind w:left="360" w:hanging="360"/>
                  <w:outlineLvl w:val="8"/>
                </w:pPr>
              </w:pPrChange>
            </w:pPr>
            <w:r w:rsidRPr="0047260E">
              <w:rPr>
                <w:rFonts w:cs="Arial"/>
                <w:lang w:val="en-CA" w:eastAsia="ar-SA"/>
                <w:rPrChange w:id="5479" w:author="ilia kassianenko" w:date="2019-03-21T21:37:00Z">
                  <w:rPr>
                    <w:lang w:eastAsia="ar-SA"/>
                  </w:rPr>
                </w:rPrChange>
              </w:rPr>
              <w:t>N</w:t>
            </w:r>
          </w:p>
        </w:tc>
        <w:tc>
          <w:tcPr>
            <w:tcW w:w="2976" w:type="dxa"/>
            <w:tcPrChange w:id="5480" w:author="outpost" w:date="2019-03-18T19:44:00Z">
              <w:tcPr>
                <w:tcW w:w="2976" w:type="dxa"/>
              </w:tcPr>
            </w:tcPrChange>
          </w:tcPr>
          <w:p w14:paraId="0929FF33" w14:textId="77777777" w:rsidR="004B2EA2" w:rsidRPr="0047260E" w:rsidRDefault="004B2EA2" w:rsidP="004B2EA2">
            <w:pPr>
              <w:pStyle w:val="BodyText"/>
              <w:rPr>
                <w:rFonts w:cs="Arial"/>
                <w:lang w:val="en-CA" w:eastAsia="ar-SA"/>
                <w:rPrChange w:id="5481" w:author="ilia kassianenko" w:date="2019-03-21T21:37:00Z">
                  <w:rPr>
                    <w:sz w:val="22"/>
                    <w:lang w:eastAsia="ar-SA"/>
                  </w:rPr>
                </w:rPrChange>
              </w:rPr>
            </w:pPr>
          </w:p>
        </w:tc>
      </w:tr>
      <w:tr w:rsidR="004B2EA2" w:rsidRPr="0047260E" w14:paraId="33FF32A7" w14:textId="77777777" w:rsidTr="00E477DB">
        <w:tblPrEx>
          <w:tblW w:w="0" w:type="auto"/>
          <w:tblPrExChange w:id="5482" w:author="outpost" w:date="2019-03-18T19:44:00Z">
            <w:tblPrEx>
              <w:tblW w:w="0" w:type="auto"/>
            </w:tblPrEx>
          </w:tblPrExChange>
        </w:tblPrEx>
        <w:tc>
          <w:tcPr>
            <w:tcW w:w="2681" w:type="dxa"/>
            <w:vAlign w:val="center"/>
            <w:tcPrChange w:id="5483" w:author="outpost" w:date="2019-03-18T19:44:00Z">
              <w:tcPr>
                <w:tcW w:w="2681" w:type="dxa"/>
                <w:vAlign w:val="bottom"/>
              </w:tcPr>
            </w:tcPrChange>
          </w:tcPr>
          <w:p w14:paraId="6B416115" w14:textId="77777777" w:rsidR="004B2EA2" w:rsidRPr="0047260E" w:rsidRDefault="004B2EA2">
            <w:pPr>
              <w:spacing w:before="0" w:after="0"/>
              <w:rPr>
                <w:rFonts w:cs="Arial"/>
                <w:color w:val="000000"/>
                <w:szCs w:val="22"/>
                <w:lang w:val="en-CA" w:eastAsia="en-CA"/>
                <w:rPrChange w:id="5484"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485" w:author="ilia kassianenko" w:date="2019-03-21T21:37:00Z">
                  <w:rPr>
                    <w:rFonts w:ascii="Calibri" w:hAnsi="Calibri" w:cs="Calibri"/>
                    <w:color w:val="000000"/>
                    <w:szCs w:val="22"/>
                    <w:lang w:val="en-CA" w:eastAsia="en-CA"/>
                  </w:rPr>
                </w:rPrChange>
              </w:rPr>
              <w:t>NoResolution</w:t>
            </w:r>
            <w:proofErr w:type="spellEnd"/>
          </w:p>
        </w:tc>
        <w:tc>
          <w:tcPr>
            <w:tcW w:w="1567" w:type="dxa"/>
            <w:tcPrChange w:id="5486" w:author="outpost" w:date="2019-03-18T19:44:00Z">
              <w:tcPr>
                <w:tcW w:w="1567" w:type="dxa"/>
              </w:tcPr>
            </w:tcPrChange>
          </w:tcPr>
          <w:p w14:paraId="463664A1" w14:textId="77777777" w:rsidR="004B2EA2" w:rsidRPr="0047260E" w:rsidRDefault="004B2EA2" w:rsidP="004B2EA2">
            <w:pPr>
              <w:pStyle w:val="BodyText"/>
              <w:rPr>
                <w:rFonts w:cs="Arial"/>
                <w:lang w:val="en-CA" w:eastAsia="ar-SA"/>
                <w:rPrChange w:id="5487" w:author="ilia kassianenko" w:date="2019-03-21T21:37:00Z">
                  <w:rPr>
                    <w:sz w:val="22"/>
                    <w:lang w:eastAsia="ar-SA"/>
                  </w:rPr>
                </w:rPrChange>
              </w:rPr>
            </w:pPr>
            <w:r w:rsidRPr="0047260E">
              <w:rPr>
                <w:rFonts w:cs="Arial"/>
                <w:lang w:val="en-CA" w:eastAsia="ar-SA"/>
                <w:rPrChange w:id="5488" w:author="ilia kassianenko" w:date="2019-03-21T21:37:00Z">
                  <w:rPr>
                    <w:rFonts w:cs="Arial"/>
                    <w:lang w:eastAsia="ar-SA"/>
                  </w:rPr>
                </w:rPrChange>
              </w:rPr>
              <w:t>VARCHAR</w:t>
            </w:r>
          </w:p>
        </w:tc>
        <w:tc>
          <w:tcPr>
            <w:tcW w:w="992" w:type="dxa"/>
            <w:tcPrChange w:id="5489" w:author="outpost" w:date="2019-03-18T19:44:00Z">
              <w:tcPr>
                <w:tcW w:w="992" w:type="dxa"/>
              </w:tcPr>
            </w:tcPrChange>
          </w:tcPr>
          <w:p w14:paraId="2FBF5406" w14:textId="77777777" w:rsidR="004B2EA2" w:rsidRPr="0047260E" w:rsidRDefault="004B2EA2" w:rsidP="004B2EA2">
            <w:pPr>
              <w:pStyle w:val="BodyText"/>
              <w:rPr>
                <w:rFonts w:cs="Arial"/>
                <w:lang w:val="en-CA" w:eastAsia="ar-SA"/>
                <w:rPrChange w:id="5490" w:author="ilia kassianenko" w:date="2019-03-21T21:37:00Z">
                  <w:rPr>
                    <w:sz w:val="22"/>
                    <w:lang w:eastAsia="ar-SA"/>
                  </w:rPr>
                </w:rPrChange>
              </w:rPr>
            </w:pPr>
            <w:r w:rsidRPr="0047260E">
              <w:rPr>
                <w:rFonts w:cs="Arial"/>
                <w:lang w:val="en-CA" w:eastAsia="ar-SA"/>
                <w:rPrChange w:id="5491" w:author="ilia kassianenko" w:date="2019-03-21T21:37:00Z">
                  <w:rPr>
                    <w:lang w:eastAsia="ar-SA"/>
                  </w:rPr>
                </w:rPrChange>
              </w:rPr>
              <w:t>11</w:t>
            </w:r>
          </w:p>
        </w:tc>
        <w:tc>
          <w:tcPr>
            <w:tcW w:w="1134" w:type="dxa"/>
            <w:tcPrChange w:id="5492" w:author="outpost" w:date="2019-03-18T19:44:00Z">
              <w:tcPr>
                <w:tcW w:w="1134" w:type="dxa"/>
              </w:tcPr>
            </w:tcPrChange>
          </w:tcPr>
          <w:p w14:paraId="5A07345C" w14:textId="77777777" w:rsidR="004B2EA2" w:rsidRPr="0047260E" w:rsidRDefault="004B2EA2">
            <w:pPr>
              <w:pStyle w:val="BodyText"/>
              <w:jc w:val="center"/>
              <w:rPr>
                <w:rFonts w:cs="Arial"/>
                <w:lang w:val="en-CA" w:eastAsia="ar-SA"/>
                <w:rPrChange w:id="5493" w:author="ilia kassianenko" w:date="2019-03-21T21:37:00Z">
                  <w:rPr>
                    <w:sz w:val="22"/>
                    <w:lang w:eastAsia="ar-SA"/>
                  </w:rPr>
                </w:rPrChange>
              </w:rPr>
              <w:pPrChange w:id="5494" w:author="outpost" w:date="2019-03-18T19:43:00Z">
                <w:pPr>
                  <w:pStyle w:val="BodyText"/>
                  <w:keepNext/>
                  <w:numPr>
                    <w:ilvl w:val="8"/>
                    <w:numId w:val="1"/>
                  </w:numPr>
                  <w:ind w:left="360" w:hanging="360"/>
                  <w:outlineLvl w:val="8"/>
                </w:pPr>
              </w:pPrChange>
            </w:pPr>
            <w:r w:rsidRPr="0047260E">
              <w:rPr>
                <w:rFonts w:cs="Arial"/>
                <w:lang w:val="en-CA" w:eastAsia="ar-SA"/>
                <w:rPrChange w:id="5495" w:author="ilia kassianenko" w:date="2019-03-21T21:37:00Z">
                  <w:rPr>
                    <w:lang w:eastAsia="ar-SA"/>
                  </w:rPr>
                </w:rPrChange>
              </w:rPr>
              <w:t>Y</w:t>
            </w:r>
          </w:p>
        </w:tc>
        <w:tc>
          <w:tcPr>
            <w:tcW w:w="2976" w:type="dxa"/>
            <w:tcPrChange w:id="5496" w:author="outpost" w:date="2019-03-18T19:44:00Z">
              <w:tcPr>
                <w:tcW w:w="2976" w:type="dxa"/>
              </w:tcPr>
            </w:tcPrChange>
          </w:tcPr>
          <w:p w14:paraId="61708084" w14:textId="77777777" w:rsidR="004B2EA2" w:rsidRPr="0047260E" w:rsidRDefault="004B2EA2" w:rsidP="004B2EA2">
            <w:pPr>
              <w:pStyle w:val="BodyText"/>
              <w:rPr>
                <w:rFonts w:cs="Arial"/>
                <w:lang w:val="en-CA" w:eastAsia="ar-SA"/>
                <w:rPrChange w:id="5497" w:author="ilia kassianenko" w:date="2019-03-21T21:37:00Z">
                  <w:rPr>
                    <w:sz w:val="22"/>
                    <w:lang w:eastAsia="ar-SA"/>
                  </w:rPr>
                </w:rPrChange>
              </w:rPr>
            </w:pPr>
          </w:p>
        </w:tc>
      </w:tr>
      <w:tr w:rsidR="004B2EA2" w:rsidRPr="0047260E" w14:paraId="0AE627D4" w14:textId="77777777" w:rsidTr="00E477DB">
        <w:tblPrEx>
          <w:tblW w:w="0" w:type="auto"/>
          <w:tblPrExChange w:id="5498" w:author="outpost" w:date="2019-03-18T19:44:00Z">
            <w:tblPrEx>
              <w:tblW w:w="0" w:type="auto"/>
            </w:tblPrEx>
          </w:tblPrExChange>
        </w:tblPrEx>
        <w:tc>
          <w:tcPr>
            <w:tcW w:w="2681" w:type="dxa"/>
            <w:vAlign w:val="center"/>
            <w:tcPrChange w:id="5499" w:author="outpost" w:date="2019-03-18T19:44:00Z">
              <w:tcPr>
                <w:tcW w:w="2681" w:type="dxa"/>
              </w:tcPr>
            </w:tcPrChange>
          </w:tcPr>
          <w:p w14:paraId="6046FD51" w14:textId="77777777" w:rsidR="004B2EA2" w:rsidRPr="0047260E" w:rsidRDefault="004B2EA2">
            <w:pPr>
              <w:pStyle w:val="BodyText"/>
              <w:rPr>
                <w:rFonts w:cs="Arial"/>
                <w:lang w:val="en-CA" w:eastAsia="ar-SA"/>
                <w:rPrChange w:id="5500" w:author="ilia kassianenko" w:date="2019-03-21T21:37:00Z">
                  <w:rPr>
                    <w:rFonts w:cs="Arial"/>
                    <w:lang w:eastAsia="ar-SA"/>
                  </w:rPr>
                </w:rPrChange>
              </w:rPr>
            </w:pPr>
            <w:proofErr w:type="spellStart"/>
            <w:r w:rsidRPr="0047260E">
              <w:rPr>
                <w:rFonts w:cs="Arial"/>
                <w:color w:val="000000"/>
                <w:szCs w:val="22"/>
                <w:lang w:val="en-CA" w:eastAsia="en-CA"/>
                <w:rPrChange w:id="5501" w:author="ilia kassianenko" w:date="2019-03-21T21:37:00Z">
                  <w:rPr>
                    <w:rFonts w:ascii="Calibri" w:hAnsi="Calibri" w:cs="Calibri"/>
                    <w:color w:val="000000"/>
                    <w:szCs w:val="22"/>
                    <w:lang w:val="en-CA" w:eastAsia="en-CA"/>
                  </w:rPr>
                </w:rPrChange>
              </w:rPr>
              <w:t>IdentifiantArrondissement</w:t>
            </w:r>
            <w:proofErr w:type="spellEnd"/>
          </w:p>
        </w:tc>
        <w:tc>
          <w:tcPr>
            <w:tcW w:w="1567" w:type="dxa"/>
            <w:tcPrChange w:id="5502" w:author="outpost" w:date="2019-03-18T19:44:00Z">
              <w:tcPr>
                <w:tcW w:w="1567" w:type="dxa"/>
              </w:tcPr>
            </w:tcPrChange>
          </w:tcPr>
          <w:p w14:paraId="1E7105AA" w14:textId="77777777" w:rsidR="004B2EA2" w:rsidRPr="0047260E" w:rsidRDefault="004B2EA2" w:rsidP="004B2EA2">
            <w:pPr>
              <w:pStyle w:val="BodyText"/>
              <w:rPr>
                <w:rFonts w:cs="Arial"/>
                <w:lang w:val="en-CA" w:eastAsia="ar-SA"/>
                <w:rPrChange w:id="5503" w:author="ilia kassianenko" w:date="2019-03-21T21:37:00Z">
                  <w:rPr>
                    <w:sz w:val="22"/>
                    <w:lang w:eastAsia="ar-SA"/>
                  </w:rPr>
                </w:rPrChange>
              </w:rPr>
            </w:pPr>
            <w:r w:rsidRPr="0047260E">
              <w:rPr>
                <w:rFonts w:cs="Arial"/>
                <w:lang w:val="en-CA" w:eastAsia="ar-SA"/>
                <w:rPrChange w:id="5504" w:author="ilia kassianenko" w:date="2019-03-21T21:37:00Z">
                  <w:rPr>
                    <w:lang w:eastAsia="ar-SA"/>
                  </w:rPr>
                </w:rPrChange>
              </w:rPr>
              <w:t>INT</w:t>
            </w:r>
          </w:p>
        </w:tc>
        <w:tc>
          <w:tcPr>
            <w:tcW w:w="992" w:type="dxa"/>
            <w:tcPrChange w:id="5505" w:author="outpost" w:date="2019-03-18T19:44:00Z">
              <w:tcPr>
                <w:tcW w:w="992" w:type="dxa"/>
              </w:tcPr>
            </w:tcPrChange>
          </w:tcPr>
          <w:p w14:paraId="70F2FA2F" w14:textId="77777777" w:rsidR="004B2EA2" w:rsidRPr="0047260E" w:rsidRDefault="004B2EA2" w:rsidP="004B2EA2">
            <w:pPr>
              <w:pStyle w:val="BodyText"/>
              <w:rPr>
                <w:rFonts w:cs="Arial"/>
                <w:lang w:val="en-CA" w:eastAsia="ar-SA"/>
                <w:rPrChange w:id="5506" w:author="ilia kassianenko" w:date="2019-03-21T21:37:00Z">
                  <w:rPr>
                    <w:sz w:val="22"/>
                    <w:lang w:eastAsia="ar-SA"/>
                  </w:rPr>
                </w:rPrChange>
              </w:rPr>
            </w:pPr>
          </w:p>
        </w:tc>
        <w:tc>
          <w:tcPr>
            <w:tcW w:w="1134" w:type="dxa"/>
            <w:tcPrChange w:id="5507" w:author="outpost" w:date="2019-03-18T19:44:00Z">
              <w:tcPr>
                <w:tcW w:w="1134" w:type="dxa"/>
              </w:tcPr>
            </w:tcPrChange>
          </w:tcPr>
          <w:p w14:paraId="3474DC74" w14:textId="77777777" w:rsidR="004B2EA2" w:rsidRPr="0047260E" w:rsidRDefault="004B2EA2">
            <w:pPr>
              <w:pStyle w:val="BodyText"/>
              <w:jc w:val="center"/>
              <w:rPr>
                <w:rFonts w:cs="Arial"/>
                <w:lang w:val="en-CA" w:eastAsia="ar-SA"/>
                <w:rPrChange w:id="5508" w:author="ilia kassianenko" w:date="2019-03-21T21:37:00Z">
                  <w:rPr>
                    <w:sz w:val="22"/>
                    <w:lang w:eastAsia="ar-SA"/>
                  </w:rPr>
                </w:rPrChange>
              </w:rPr>
              <w:pPrChange w:id="5509" w:author="outpost" w:date="2019-03-18T19:43:00Z">
                <w:pPr>
                  <w:pStyle w:val="BodyText"/>
                  <w:keepNext/>
                  <w:numPr>
                    <w:ilvl w:val="8"/>
                    <w:numId w:val="1"/>
                  </w:numPr>
                  <w:ind w:left="360" w:hanging="360"/>
                  <w:outlineLvl w:val="8"/>
                </w:pPr>
              </w:pPrChange>
            </w:pPr>
            <w:r w:rsidRPr="0047260E">
              <w:rPr>
                <w:rFonts w:cs="Arial"/>
                <w:lang w:val="en-CA" w:eastAsia="ar-SA"/>
                <w:rPrChange w:id="5510" w:author="ilia kassianenko" w:date="2019-03-21T21:37:00Z">
                  <w:rPr>
                    <w:lang w:eastAsia="ar-SA"/>
                  </w:rPr>
                </w:rPrChange>
              </w:rPr>
              <w:t>N</w:t>
            </w:r>
          </w:p>
        </w:tc>
        <w:tc>
          <w:tcPr>
            <w:tcW w:w="2976" w:type="dxa"/>
            <w:tcPrChange w:id="5511" w:author="outpost" w:date="2019-03-18T19:44:00Z">
              <w:tcPr>
                <w:tcW w:w="2976" w:type="dxa"/>
              </w:tcPr>
            </w:tcPrChange>
          </w:tcPr>
          <w:p w14:paraId="023A1FE4" w14:textId="77777777" w:rsidR="004B2EA2" w:rsidRPr="0047260E" w:rsidRDefault="004B2EA2" w:rsidP="004B2EA2">
            <w:pPr>
              <w:pStyle w:val="BodyText"/>
              <w:rPr>
                <w:rFonts w:cs="Arial"/>
                <w:lang w:val="en-CA" w:eastAsia="ar-SA"/>
                <w:rPrChange w:id="5512" w:author="ilia kassianenko" w:date="2019-03-21T21:37:00Z">
                  <w:rPr>
                    <w:sz w:val="22"/>
                    <w:lang w:eastAsia="ar-SA"/>
                  </w:rPr>
                </w:rPrChange>
              </w:rPr>
            </w:pPr>
          </w:p>
        </w:tc>
      </w:tr>
      <w:tr w:rsidR="004B2EA2" w:rsidRPr="0047260E" w14:paraId="21C08396" w14:textId="77777777" w:rsidTr="00E477DB">
        <w:tblPrEx>
          <w:tblW w:w="0" w:type="auto"/>
          <w:tblPrExChange w:id="5513" w:author="outpost" w:date="2019-03-18T19:44:00Z">
            <w:tblPrEx>
              <w:tblW w:w="0" w:type="auto"/>
            </w:tblPrEx>
          </w:tblPrExChange>
        </w:tblPrEx>
        <w:tc>
          <w:tcPr>
            <w:tcW w:w="2681" w:type="dxa"/>
            <w:vAlign w:val="center"/>
            <w:tcPrChange w:id="5514" w:author="outpost" w:date="2019-03-18T19:44:00Z">
              <w:tcPr>
                <w:tcW w:w="2681" w:type="dxa"/>
                <w:vAlign w:val="bottom"/>
              </w:tcPr>
            </w:tcPrChange>
          </w:tcPr>
          <w:p w14:paraId="3A9293C2" w14:textId="77777777" w:rsidR="004B2EA2" w:rsidRPr="0047260E" w:rsidRDefault="004B2EA2">
            <w:pPr>
              <w:spacing w:before="0" w:after="0"/>
              <w:rPr>
                <w:rFonts w:cs="Arial"/>
                <w:color w:val="000000"/>
                <w:szCs w:val="22"/>
                <w:lang w:val="en-CA" w:eastAsia="en-CA"/>
                <w:rPrChange w:id="5515"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516" w:author="ilia kassianenko" w:date="2019-03-21T21:37:00Z">
                  <w:rPr>
                    <w:rFonts w:ascii="Calibri" w:hAnsi="Calibri" w:cs="Calibri"/>
                    <w:color w:val="000000"/>
                    <w:szCs w:val="22"/>
                    <w:lang w:val="en-CA" w:eastAsia="en-CA"/>
                  </w:rPr>
                </w:rPrChange>
              </w:rPr>
              <w:t>ArrondissementCode</w:t>
            </w:r>
            <w:proofErr w:type="spellEnd"/>
          </w:p>
        </w:tc>
        <w:tc>
          <w:tcPr>
            <w:tcW w:w="1567" w:type="dxa"/>
            <w:tcPrChange w:id="5517" w:author="outpost" w:date="2019-03-18T19:44:00Z">
              <w:tcPr>
                <w:tcW w:w="1567" w:type="dxa"/>
              </w:tcPr>
            </w:tcPrChange>
          </w:tcPr>
          <w:p w14:paraId="243B5C99" w14:textId="77777777" w:rsidR="004B2EA2" w:rsidRPr="0047260E" w:rsidRDefault="004B2EA2" w:rsidP="004B2EA2">
            <w:pPr>
              <w:pStyle w:val="BodyText"/>
              <w:rPr>
                <w:rFonts w:cs="Arial"/>
                <w:lang w:val="en-CA" w:eastAsia="ar-SA"/>
                <w:rPrChange w:id="5518" w:author="ilia kassianenko" w:date="2019-03-21T21:37:00Z">
                  <w:rPr>
                    <w:sz w:val="22"/>
                    <w:lang w:eastAsia="ar-SA"/>
                  </w:rPr>
                </w:rPrChange>
              </w:rPr>
            </w:pPr>
            <w:r w:rsidRPr="0047260E">
              <w:rPr>
                <w:rFonts w:cs="Arial"/>
                <w:lang w:val="en-CA" w:eastAsia="ar-SA"/>
                <w:rPrChange w:id="5519" w:author="ilia kassianenko" w:date="2019-03-21T21:37:00Z">
                  <w:rPr>
                    <w:rFonts w:cs="Arial"/>
                    <w:lang w:eastAsia="ar-SA"/>
                  </w:rPr>
                </w:rPrChange>
              </w:rPr>
              <w:t>CHAR</w:t>
            </w:r>
          </w:p>
        </w:tc>
        <w:tc>
          <w:tcPr>
            <w:tcW w:w="992" w:type="dxa"/>
            <w:tcPrChange w:id="5520" w:author="outpost" w:date="2019-03-18T19:44:00Z">
              <w:tcPr>
                <w:tcW w:w="992" w:type="dxa"/>
              </w:tcPr>
            </w:tcPrChange>
          </w:tcPr>
          <w:p w14:paraId="145C300D" w14:textId="77777777" w:rsidR="004B2EA2" w:rsidRPr="0047260E" w:rsidRDefault="004B2EA2" w:rsidP="004B2EA2">
            <w:pPr>
              <w:pStyle w:val="BodyText"/>
              <w:rPr>
                <w:rFonts w:cs="Arial"/>
                <w:lang w:val="en-CA" w:eastAsia="ar-SA"/>
                <w:rPrChange w:id="5521" w:author="ilia kassianenko" w:date="2019-03-21T21:37:00Z">
                  <w:rPr>
                    <w:sz w:val="22"/>
                    <w:lang w:eastAsia="ar-SA"/>
                  </w:rPr>
                </w:rPrChange>
              </w:rPr>
            </w:pPr>
            <w:r w:rsidRPr="0047260E">
              <w:rPr>
                <w:rFonts w:cs="Arial"/>
                <w:lang w:val="en-CA" w:eastAsia="ar-SA"/>
                <w:rPrChange w:id="5522" w:author="ilia kassianenko" w:date="2019-03-21T21:37:00Z">
                  <w:rPr>
                    <w:lang w:eastAsia="ar-SA"/>
                  </w:rPr>
                </w:rPrChange>
              </w:rPr>
              <w:t>3</w:t>
            </w:r>
          </w:p>
        </w:tc>
        <w:tc>
          <w:tcPr>
            <w:tcW w:w="1134" w:type="dxa"/>
            <w:tcPrChange w:id="5523" w:author="outpost" w:date="2019-03-18T19:44:00Z">
              <w:tcPr>
                <w:tcW w:w="1134" w:type="dxa"/>
              </w:tcPr>
            </w:tcPrChange>
          </w:tcPr>
          <w:p w14:paraId="2FAC2DBA" w14:textId="77777777" w:rsidR="004B2EA2" w:rsidRPr="0047260E" w:rsidRDefault="004B2EA2">
            <w:pPr>
              <w:pStyle w:val="BodyText"/>
              <w:jc w:val="center"/>
              <w:rPr>
                <w:rFonts w:cs="Arial"/>
                <w:lang w:val="en-CA" w:eastAsia="ar-SA"/>
                <w:rPrChange w:id="5524" w:author="ilia kassianenko" w:date="2019-03-21T21:37:00Z">
                  <w:rPr>
                    <w:sz w:val="22"/>
                    <w:lang w:eastAsia="ar-SA"/>
                  </w:rPr>
                </w:rPrChange>
              </w:rPr>
              <w:pPrChange w:id="5525" w:author="outpost" w:date="2019-03-18T19:43:00Z">
                <w:pPr>
                  <w:pStyle w:val="BodyText"/>
                  <w:keepNext/>
                  <w:numPr>
                    <w:ilvl w:val="8"/>
                    <w:numId w:val="1"/>
                  </w:numPr>
                  <w:ind w:left="360" w:hanging="360"/>
                  <w:outlineLvl w:val="8"/>
                </w:pPr>
              </w:pPrChange>
            </w:pPr>
            <w:r w:rsidRPr="0047260E">
              <w:rPr>
                <w:rFonts w:cs="Arial"/>
                <w:lang w:val="en-CA" w:eastAsia="ar-SA"/>
                <w:rPrChange w:id="5526" w:author="ilia kassianenko" w:date="2019-03-21T21:37:00Z">
                  <w:rPr>
                    <w:lang w:eastAsia="ar-SA"/>
                  </w:rPr>
                </w:rPrChange>
              </w:rPr>
              <w:t>N</w:t>
            </w:r>
          </w:p>
        </w:tc>
        <w:tc>
          <w:tcPr>
            <w:tcW w:w="2976" w:type="dxa"/>
            <w:tcPrChange w:id="5527" w:author="outpost" w:date="2019-03-18T19:44:00Z">
              <w:tcPr>
                <w:tcW w:w="2976" w:type="dxa"/>
              </w:tcPr>
            </w:tcPrChange>
          </w:tcPr>
          <w:p w14:paraId="7B630B96" w14:textId="77777777" w:rsidR="004B2EA2" w:rsidRPr="0047260E" w:rsidRDefault="004B2EA2" w:rsidP="004B2EA2">
            <w:pPr>
              <w:pStyle w:val="BodyText"/>
              <w:rPr>
                <w:rFonts w:cs="Arial"/>
                <w:lang w:val="en-CA" w:eastAsia="ar-SA"/>
                <w:rPrChange w:id="5528" w:author="ilia kassianenko" w:date="2019-03-21T21:37:00Z">
                  <w:rPr>
                    <w:sz w:val="22"/>
                    <w:lang w:eastAsia="ar-SA"/>
                  </w:rPr>
                </w:rPrChange>
              </w:rPr>
            </w:pPr>
          </w:p>
        </w:tc>
      </w:tr>
      <w:tr w:rsidR="004B2EA2" w:rsidRPr="0047260E" w14:paraId="31AB8254" w14:textId="77777777" w:rsidTr="00E477DB">
        <w:tblPrEx>
          <w:tblW w:w="0" w:type="auto"/>
          <w:tblPrExChange w:id="5529" w:author="outpost" w:date="2019-03-18T19:44:00Z">
            <w:tblPrEx>
              <w:tblW w:w="0" w:type="auto"/>
            </w:tblPrEx>
          </w:tblPrExChange>
        </w:tblPrEx>
        <w:tc>
          <w:tcPr>
            <w:tcW w:w="2681" w:type="dxa"/>
            <w:vAlign w:val="center"/>
            <w:tcPrChange w:id="5530" w:author="outpost" w:date="2019-03-18T19:44:00Z">
              <w:tcPr>
                <w:tcW w:w="2681" w:type="dxa"/>
                <w:vAlign w:val="bottom"/>
              </w:tcPr>
            </w:tcPrChange>
          </w:tcPr>
          <w:p w14:paraId="7184E256" w14:textId="77777777" w:rsidR="004B2EA2" w:rsidRPr="0047260E" w:rsidRDefault="004B2EA2">
            <w:pPr>
              <w:spacing w:before="0" w:after="0"/>
              <w:rPr>
                <w:rFonts w:cs="Arial"/>
                <w:color w:val="000000"/>
                <w:szCs w:val="22"/>
                <w:lang w:val="en-CA" w:eastAsia="en-CA"/>
                <w:rPrChange w:id="5531"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532" w:author="ilia kassianenko" w:date="2019-03-21T21:37:00Z">
                  <w:rPr>
                    <w:rFonts w:ascii="Calibri" w:hAnsi="Calibri" w:cs="Calibri"/>
                    <w:color w:val="000000"/>
                    <w:szCs w:val="22"/>
                    <w:lang w:val="en-CA" w:eastAsia="en-CA"/>
                  </w:rPr>
                </w:rPrChange>
              </w:rPr>
              <w:t>Arrondissement</w:t>
            </w:r>
          </w:p>
        </w:tc>
        <w:tc>
          <w:tcPr>
            <w:tcW w:w="1567" w:type="dxa"/>
            <w:tcPrChange w:id="5533" w:author="outpost" w:date="2019-03-18T19:44:00Z">
              <w:tcPr>
                <w:tcW w:w="1567" w:type="dxa"/>
              </w:tcPr>
            </w:tcPrChange>
          </w:tcPr>
          <w:p w14:paraId="11EBFD13" w14:textId="77777777" w:rsidR="004B2EA2" w:rsidRPr="0047260E" w:rsidRDefault="004B2EA2" w:rsidP="004B2EA2">
            <w:pPr>
              <w:pStyle w:val="BodyText"/>
              <w:rPr>
                <w:rFonts w:cs="Arial"/>
                <w:lang w:val="en-CA" w:eastAsia="ar-SA"/>
                <w:rPrChange w:id="5534" w:author="ilia kassianenko" w:date="2019-03-21T21:37:00Z">
                  <w:rPr>
                    <w:sz w:val="22"/>
                    <w:lang w:eastAsia="ar-SA"/>
                  </w:rPr>
                </w:rPrChange>
              </w:rPr>
            </w:pPr>
            <w:r w:rsidRPr="0047260E">
              <w:rPr>
                <w:rFonts w:cs="Arial"/>
                <w:lang w:val="en-CA" w:eastAsia="ar-SA"/>
                <w:rPrChange w:id="5535" w:author="ilia kassianenko" w:date="2019-03-21T21:37:00Z">
                  <w:rPr>
                    <w:rFonts w:cs="Arial"/>
                    <w:lang w:eastAsia="ar-SA"/>
                  </w:rPr>
                </w:rPrChange>
              </w:rPr>
              <w:t>VARCHAR</w:t>
            </w:r>
          </w:p>
        </w:tc>
        <w:tc>
          <w:tcPr>
            <w:tcW w:w="992" w:type="dxa"/>
            <w:tcPrChange w:id="5536" w:author="outpost" w:date="2019-03-18T19:44:00Z">
              <w:tcPr>
                <w:tcW w:w="992" w:type="dxa"/>
              </w:tcPr>
            </w:tcPrChange>
          </w:tcPr>
          <w:p w14:paraId="255870E2" w14:textId="77777777" w:rsidR="004B2EA2" w:rsidRPr="0047260E" w:rsidRDefault="004B2EA2" w:rsidP="004B2EA2">
            <w:pPr>
              <w:pStyle w:val="BodyText"/>
              <w:rPr>
                <w:rFonts w:cs="Arial"/>
                <w:lang w:val="en-CA" w:eastAsia="ar-SA"/>
                <w:rPrChange w:id="5537" w:author="ilia kassianenko" w:date="2019-03-21T21:37:00Z">
                  <w:rPr>
                    <w:sz w:val="22"/>
                    <w:lang w:eastAsia="ar-SA"/>
                  </w:rPr>
                </w:rPrChange>
              </w:rPr>
            </w:pPr>
            <w:r w:rsidRPr="0047260E">
              <w:rPr>
                <w:rFonts w:cs="Arial"/>
                <w:lang w:val="en-CA" w:eastAsia="ar-SA"/>
                <w:rPrChange w:id="5538" w:author="ilia kassianenko" w:date="2019-03-21T21:37:00Z">
                  <w:rPr>
                    <w:lang w:eastAsia="ar-SA"/>
                  </w:rPr>
                </w:rPrChange>
              </w:rPr>
              <w:t>30</w:t>
            </w:r>
          </w:p>
        </w:tc>
        <w:tc>
          <w:tcPr>
            <w:tcW w:w="1134" w:type="dxa"/>
            <w:tcPrChange w:id="5539" w:author="outpost" w:date="2019-03-18T19:44:00Z">
              <w:tcPr>
                <w:tcW w:w="1134" w:type="dxa"/>
              </w:tcPr>
            </w:tcPrChange>
          </w:tcPr>
          <w:p w14:paraId="4CEF63AB" w14:textId="77777777" w:rsidR="004B2EA2" w:rsidRPr="0047260E" w:rsidRDefault="004B2EA2">
            <w:pPr>
              <w:pStyle w:val="BodyText"/>
              <w:jc w:val="center"/>
              <w:rPr>
                <w:rFonts w:cs="Arial"/>
                <w:lang w:val="en-CA" w:eastAsia="ar-SA"/>
                <w:rPrChange w:id="5540" w:author="ilia kassianenko" w:date="2019-03-21T21:37:00Z">
                  <w:rPr>
                    <w:sz w:val="22"/>
                    <w:lang w:eastAsia="ar-SA"/>
                  </w:rPr>
                </w:rPrChange>
              </w:rPr>
              <w:pPrChange w:id="5541" w:author="outpost" w:date="2019-03-18T19:43:00Z">
                <w:pPr>
                  <w:pStyle w:val="BodyText"/>
                  <w:keepNext/>
                  <w:numPr>
                    <w:ilvl w:val="8"/>
                    <w:numId w:val="1"/>
                  </w:numPr>
                  <w:ind w:left="360" w:hanging="360"/>
                  <w:outlineLvl w:val="8"/>
                </w:pPr>
              </w:pPrChange>
            </w:pPr>
            <w:r w:rsidRPr="0047260E">
              <w:rPr>
                <w:rFonts w:cs="Arial"/>
                <w:lang w:val="en-CA" w:eastAsia="ar-SA"/>
                <w:rPrChange w:id="5542" w:author="ilia kassianenko" w:date="2019-03-21T21:37:00Z">
                  <w:rPr>
                    <w:lang w:eastAsia="ar-SA"/>
                  </w:rPr>
                </w:rPrChange>
              </w:rPr>
              <w:t>N</w:t>
            </w:r>
          </w:p>
        </w:tc>
        <w:tc>
          <w:tcPr>
            <w:tcW w:w="2976" w:type="dxa"/>
            <w:tcPrChange w:id="5543" w:author="outpost" w:date="2019-03-18T19:44:00Z">
              <w:tcPr>
                <w:tcW w:w="2976" w:type="dxa"/>
              </w:tcPr>
            </w:tcPrChange>
          </w:tcPr>
          <w:p w14:paraId="16CF8199" w14:textId="77777777" w:rsidR="004B2EA2" w:rsidRPr="0047260E" w:rsidRDefault="004B2EA2" w:rsidP="004B2EA2">
            <w:pPr>
              <w:pStyle w:val="BodyText"/>
              <w:rPr>
                <w:rFonts w:cs="Arial"/>
                <w:lang w:val="en-CA" w:eastAsia="ar-SA"/>
                <w:rPrChange w:id="5544" w:author="ilia kassianenko" w:date="2019-03-21T21:37:00Z">
                  <w:rPr>
                    <w:sz w:val="22"/>
                    <w:lang w:eastAsia="ar-SA"/>
                  </w:rPr>
                </w:rPrChange>
              </w:rPr>
            </w:pPr>
          </w:p>
        </w:tc>
      </w:tr>
      <w:tr w:rsidR="004B2EA2" w:rsidRPr="0047260E" w14:paraId="35685084" w14:textId="77777777" w:rsidTr="00E477DB">
        <w:tblPrEx>
          <w:tblW w:w="0" w:type="auto"/>
          <w:tblPrExChange w:id="5545" w:author="outpost" w:date="2019-03-18T19:44:00Z">
            <w:tblPrEx>
              <w:tblW w:w="0" w:type="auto"/>
            </w:tblPrEx>
          </w:tblPrExChange>
        </w:tblPrEx>
        <w:trPr>
          <w:trHeight w:val="269"/>
          <w:trPrChange w:id="5546" w:author="outpost" w:date="2019-03-18T19:44:00Z">
            <w:trPr>
              <w:trHeight w:val="269"/>
            </w:trPr>
          </w:trPrChange>
        </w:trPr>
        <w:tc>
          <w:tcPr>
            <w:tcW w:w="2681" w:type="dxa"/>
            <w:vAlign w:val="center"/>
            <w:tcPrChange w:id="5547" w:author="outpost" w:date="2019-03-18T19:44:00Z">
              <w:tcPr>
                <w:tcW w:w="2681" w:type="dxa"/>
                <w:vAlign w:val="bottom"/>
              </w:tcPr>
            </w:tcPrChange>
          </w:tcPr>
          <w:p w14:paraId="1BB3AFC1" w14:textId="77777777" w:rsidR="004B2EA2" w:rsidRPr="0047260E" w:rsidRDefault="004B2EA2">
            <w:pPr>
              <w:spacing w:before="0" w:after="0"/>
              <w:rPr>
                <w:rFonts w:cs="Arial"/>
                <w:color w:val="000000"/>
                <w:szCs w:val="22"/>
                <w:lang w:val="en-CA" w:eastAsia="en-CA"/>
                <w:rPrChange w:id="5548"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549" w:author="ilia kassianenko" w:date="2019-03-21T21:37:00Z">
                  <w:rPr>
                    <w:rFonts w:ascii="Calibri" w:hAnsi="Calibri" w:cs="Calibri"/>
                    <w:color w:val="000000"/>
                    <w:szCs w:val="22"/>
                    <w:lang w:val="en-CA" w:eastAsia="en-CA"/>
                  </w:rPr>
                </w:rPrChange>
              </w:rPr>
              <w:t>DescriptionType</w:t>
            </w:r>
            <w:proofErr w:type="spellEnd"/>
          </w:p>
        </w:tc>
        <w:tc>
          <w:tcPr>
            <w:tcW w:w="1567" w:type="dxa"/>
            <w:tcPrChange w:id="5550" w:author="outpost" w:date="2019-03-18T19:44:00Z">
              <w:tcPr>
                <w:tcW w:w="1567" w:type="dxa"/>
              </w:tcPr>
            </w:tcPrChange>
          </w:tcPr>
          <w:p w14:paraId="576A2D6B" w14:textId="77777777" w:rsidR="004B2EA2" w:rsidRPr="0047260E" w:rsidRDefault="004B2EA2" w:rsidP="004B2EA2">
            <w:pPr>
              <w:pStyle w:val="BodyText"/>
              <w:rPr>
                <w:rFonts w:cs="Arial"/>
                <w:lang w:val="en-CA" w:eastAsia="ar-SA"/>
                <w:rPrChange w:id="5551" w:author="ilia kassianenko" w:date="2019-03-21T21:37:00Z">
                  <w:rPr>
                    <w:sz w:val="22"/>
                    <w:lang w:eastAsia="ar-SA"/>
                  </w:rPr>
                </w:rPrChange>
              </w:rPr>
            </w:pPr>
            <w:r w:rsidRPr="0047260E">
              <w:rPr>
                <w:rFonts w:cs="Arial"/>
                <w:lang w:val="en-CA" w:eastAsia="ar-SA"/>
                <w:rPrChange w:id="5552" w:author="ilia kassianenko" w:date="2019-03-21T21:37:00Z">
                  <w:rPr>
                    <w:rFonts w:cs="Arial"/>
                    <w:lang w:eastAsia="ar-SA"/>
                  </w:rPr>
                </w:rPrChange>
              </w:rPr>
              <w:t>VARCHAR</w:t>
            </w:r>
          </w:p>
        </w:tc>
        <w:tc>
          <w:tcPr>
            <w:tcW w:w="992" w:type="dxa"/>
            <w:tcPrChange w:id="5553" w:author="outpost" w:date="2019-03-18T19:44:00Z">
              <w:tcPr>
                <w:tcW w:w="992" w:type="dxa"/>
              </w:tcPr>
            </w:tcPrChange>
          </w:tcPr>
          <w:p w14:paraId="1F5D4574" w14:textId="77777777" w:rsidR="004B2EA2" w:rsidRPr="0047260E" w:rsidRDefault="004B2EA2" w:rsidP="004B2EA2">
            <w:pPr>
              <w:pStyle w:val="BodyText"/>
              <w:rPr>
                <w:rFonts w:cs="Arial"/>
                <w:lang w:val="en-CA" w:eastAsia="ar-SA"/>
                <w:rPrChange w:id="5554" w:author="ilia kassianenko" w:date="2019-03-21T21:37:00Z">
                  <w:rPr>
                    <w:sz w:val="22"/>
                    <w:lang w:eastAsia="ar-SA"/>
                  </w:rPr>
                </w:rPrChange>
              </w:rPr>
            </w:pPr>
            <w:r w:rsidRPr="0047260E">
              <w:rPr>
                <w:rFonts w:cs="Arial"/>
                <w:lang w:val="en-CA" w:eastAsia="ar-SA"/>
                <w:rPrChange w:id="5555" w:author="ilia kassianenko" w:date="2019-03-21T21:37:00Z">
                  <w:rPr>
                    <w:lang w:eastAsia="ar-SA"/>
                  </w:rPr>
                </w:rPrChange>
              </w:rPr>
              <w:t>100</w:t>
            </w:r>
          </w:p>
        </w:tc>
        <w:tc>
          <w:tcPr>
            <w:tcW w:w="1134" w:type="dxa"/>
            <w:tcPrChange w:id="5556" w:author="outpost" w:date="2019-03-18T19:44:00Z">
              <w:tcPr>
                <w:tcW w:w="1134" w:type="dxa"/>
              </w:tcPr>
            </w:tcPrChange>
          </w:tcPr>
          <w:p w14:paraId="583E35FA" w14:textId="77777777" w:rsidR="004B2EA2" w:rsidRPr="0047260E" w:rsidRDefault="004B2EA2">
            <w:pPr>
              <w:pStyle w:val="BodyText"/>
              <w:jc w:val="center"/>
              <w:rPr>
                <w:rFonts w:cs="Arial"/>
                <w:lang w:val="en-CA" w:eastAsia="ar-SA"/>
                <w:rPrChange w:id="5557" w:author="ilia kassianenko" w:date="2019-03-21T21:37:00Z">
                  <w:rPr>
                    <w:sz w:val="22"/>
                    <w:lang w:eastAsia="ar-SA"/>
                  </w:rPr>
                </w:rPrChange>
              </w:rPr>
              <w:pPrChange w:id="5558" w:author="outpost" w:date="2019-03-18T19:43:00Z">
                <w:pPr>
                  <w:pStyle w:val="BodyText"/>
                  <w:keepNext/>
                  <w:numPr>
                    <w:ilvl w:val="8"/>
                    <w:numId w:val="1"/>
                  </w:numPr>
                  <w:ind w:left="360" w:hanging="360"/>
                  <w:outlineLvl w:val="8"/>
                </w:pPr>
              </w:pPrChange>
            </w:pPr>
            <w:r w:rsidRPr="0047260E">
              <w:rPr>
                <w:rFonts w:cs="Arial"/>
                <w:lang w:val="en-CA" w:eastAsia="ar-SA"/>
                <w:rPrChange w:id="5559" w:author="ilia kassianenko" w:date="2019-03-21T21:37:00Z">
                  <w:rPr>
                    <w:lang w:eastAsia="ar-SA"/>
                  </w:rPr>
                </w:rPrChange>
              </w:rPr>
              <w:t>Y</w:t>
            </w:r>
          </w:p>
        </w:tc>
        <w:tc>
          <w:tcPr>
            <w:tcW w:w="2976" w:type="dxa"/>
            <w:tcPrChange w:id="5560" w:author="outpost" w:date="2019-03-18T19:44:00Z">
              <w:tcPr>
                <w:tcW w:w="2976" w:type="dxa"/>
              </w:tcPr>
            </w:tcPrChange>
          </w:tcPr>
          <w:p w14:paraId="65A9928E" w14:textId="77777777" w:rsidR="004B2EA2" w:rsidRPr="0047260E" w:rsidRDefault="004B2EA2" w:rsidP="004B2EA2">
            <w:pPr>
              <w:pStyle w:val="BodyText"/>
              <w:rPr>
                <w:rFonts w:cs="Arial"/>
                <w:lang w:val="en-CA" w:eastAsia="ar-SA"/>
                <w:rPrChange w:id="5561" w:author="ilia kassianenko" w:date="2019-03-21T21:37:00Z">
                  <w:rPr>
                    <w:sz w:val="22"/>
                    <w:lang w:eastAsia="ar-SA"/>
                  </w:rPr>
                </w:rPrChange>
              </w:rPr>
            </w:pPr>
          </w:p>
        </w:tc>
      </w:tr>
      <w:tr w:rsidR="004B2EA2" w:rsidRPr="0047260E" w14:paraId="5D4ECC3C" w14:textId="77777777" w:rsidTr="00E477DB">
        <w:tblPrEx>
          <w:tblW w:w="0" w:type="auto"/>
          <w:tblPrExChange w:id="5562" w:author="outpost" w:date="2019-03-18T19:44:00Z">
            <w:tblPrEx>
              <w:tblW w:w="0" w:type="auto"/>
            </w:tblPrEx>
          </w:tblPrExChange>
        </w:tblPrEx>
        <w:trPr>
          <w:trHeight w:val="269"/>
          <w:trPrChange w:id="5563" w:author="outpost" w:date="2019-03-18T19:44:00Z">
            <w:trPr>
              <w:trHeight w:val="269"/>
            </w:trPr>
          </w:trPrChange>
        </w:trPr>
        <w:tc>
          <w:tcPr>
            <w:tcW w:w="2681" w:type="dxa"/>
            <w:vAlign w:val="center"/>
            <w:tcPrChange w:id="5564" w:author="outpost" w:date="2019-03-18T19:44:00Z">
              <w:tcPr>
                <w:tcW w:w="2681" w:type="dxa"/>
                <w:vAlign w:val="bottom"/>
              </w:tcPr>
            </w:tcPrChange>
          </w:tcPr>
          <w:p w14:paraId="7DE5A640" w14:textId="77777777" w:rsidR="004B2EA2" w:rsidRPr="0047260E" w:rsidRDefault="004B2EA2">
            <w:pPr>
              <w:spacing w:before="0" w:after="0"/>
              <w:rPr>
                <w:rFonts w:cs="Arial"/>
                <w:color w:val="000000"/>
                <w:szCs w:val="22"/>
                <w:lang w:val="en-CA" w:eastAsia="en-CA"/>
                <w:rPrChange w:id="5565"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566" w:author="ilia kassianenko" w:date="2019-03-21T21:37:00Z">
                  <w:rPr>
                    <w:rFonts w:ascii="Calibri" w:hAnsi="Calibri" w:cs="Calibri"/>
                    <w:color w:val="000000"/>
                    <w:szCs w:val="22"/>
                    <w:lang w:val="en-CA" w:eastAsia="en-CA"/>
                  </w:rPr>
                </w:rPrChange>
              </w:rPr>
              <w:t>Entreprise</w:t>
            </w:r>
            <w:proofErr w:type="spellEnd"/>
          </w:p>
        </w:tc>
        <w:tc>
          <w:tcPr>
            <w:tcW w:w="1567" w:type="dxa"/>
            <w:tcPrChange w:id="5567" w:author="outpost" w:date="2019-03-18T19:44:00Z">
              <w:tcPr>
                <w:tcW w:w="1567" w:type="dxa"/>
              </w:tcPr>
            </w:tcPrChange>
          </w:tcPr>
          <w:p w14:paraId="6E27DE55" w14:textId="77777777" w:rsidR="004B2EA2" w:rsidRPr="0047260E" w:rsidRDefault="004B2EA2" w:rsidP="004B2EA2">
            <w:pPr>
              <w:pStyle w:val="BodyText"/>
              <w:rPr>
                <w:rFonts w:cs="Arial"/>
                <w:lang w:val="en-CA" w:eastAsia="ar-SA"/>
                <w:rPrChange w:id="5568" w:author="ilia kassianenko" w:date="2019-03-21T21:37:00Z">
                  <w:rPr>
                    <w:sz w:val="22"/>
                    <w:lang w:eastAsia="ar-SA"/>
                  </w:rPr>
                </w:rPrChange>
              </w:rPr>
            </w:pPr>
            <w:r w:rsidRPr="0047260E">
              <w:rPr>
                <w:rFonts w:cs="Arial"/>
                <w:lang w:val="en-CA" w:eastAsia="ar-SA"/>
                <w:rPrChange w:id="5569" w:author="ilia kassianenko" w:date="2019-03-21T21:37:00Z">
                  <w:rPr>
                    <w:rFonts w:cs="Arial"/>
                    <w:lang w:eastAsia="ar-SA"/>
                  </w:rPr>
                </w:rPrChange>
              </w:rPr>
              <w:t>VARCHAR</w:t>
            </w:r>
          </w:p>
        </w:tc>
        <w:tc>
          <w:tcPr>
            <w:tcW w:w="992" w:type="dxa"/>
            <w:tcPrChange w:id="5570" w:author="outpost" w:date="2019-03-18T19:44:00Z">
              <w:tcPr>
                <w:tcW w:w="992" w:type="dxa"/>
              </w:tcPr>
            </w:tcPrChange>
          </w:tcPr>
          <w:p w14:paraId="0A89511A" w14:textId="77777777" w:rsidR="004B2EA2" w:rsidRPr="0047260E" w:rsidRDefault="004B2EA2" w:rsidP="004B2EA2">
            <w:pPr>
              <w:pStyle w:val="BodyText"/>
              <w:rPr>
                <w:rFonts w:cs="Arial"/>
                <w:lang w:val="en-CA" w:eastAsia="ar-SA"/>
                <w:rPrChange w:id="5571" w:author="ilia kassianenko" w:date="2019-03-21T21:37:00Z">
                  <w:rPr>
                    <w:sz w:val="22"/>
                    <w:lang w:eastAsia="ar-SA"/>
                  </w:rPr>
                </w:rPrChange>
              </w:rPr>
            </w:pPr>
            <w:r w:rsidRPr="0047260E">
              <w:rPr>
                <w:rFonts w:cs="Arial"/>
                <w:lang w:val="en-CA" w:eastAsia="ar-SA"/>
                <w:rPrChange w:id="5572" w:author="ilia kassianenko" w:date="2019-03-21T21:37:00Z">
                  <w:rPr>
                    <w:lang w:eastAsia="ar-SA"/>
                  </w:rPr>
                </w:rPrChange>
              </w:rPr>
              <w:t>50</w:t>
            </w:r>
          </w:p>
        </w:tc>
        <w:tc>
          <w:tcPr>
            <w:tcW w:w="1134" w:type="dxa"/>
            <w:tcPrChange w:id="5573" w:author="outpost" w:date="2019-03-18T19:44:00Z">
              <w:tcPr>
                <w:tcW w:w="1134" w:type="dxa"/>
              </w:tcPr>
            </w:tcPrChange>
          </w:tcPr>
          <w:p w14:paraId="50F90D6A" w14:textId="77777777" w:rsidR="004B2EA2" w:rsidRPr="0047260E" w:rsidRDefault="004B2EA2">
            <w:pPr>
              <w:pStyle w:val="BodyText"/>
              <w:jc w:val="center"/>
              <w:rPr>
                <w:rFonts w:cs="Arial"/>
                <w:lang w:val="en-CA" w:eastAsia="ar-SA"/>
                <w:rPrChange w:id="5574" w:author="ilia kassianenko" w:date="2019-03-21T21:37:00Z">
                  <w:rPr>
                    <w:sz w:val="22"/>
                    <w:lang w:eastAsia="ar-SA"/>
                  </w:rPr>
                </w:rPrChange>
              </w:rPr>
              <w:pPrChange w:id="5575" w:author="outpost" w:date="2019-03-18T19:43:00Z">
                <w:pPr>
                  <w:pStyle w:val="BodyText"/>
                  <w:keepNext/>
                  <w:numPr>
                    <w:ilvl w:val="8"/>
                    <w:numId w:val="1"/>
                  </w:numPr>
                  <w:ind w:left="360" w:hanging="360"/>
                  <w:outlineLvl w:val="8"/>
                </w:pPr>
              </w:pPrChange>
            </w:pPr>
            <w:r w:rsidRPr="0047260E">
              <w:rPr>
                <w:rFonts w:cs="Arial"/>
                <w:lang w:val="en-CA" w:eastAsia="ar-SA"/>
                <w:rPrChange w:id="5576" w:author="ilia kassianenko" w:date="2019-03-21T21:37:00Z">
                  <w:rPr>
                    <w:lang w:eastAsia="ar-SA"/>
                  </w:rPr>
                </w:rPrChange>
              </w:rPr>
              <w:t>N</w:t>
            </w:r>
          </w:p>
        </w:tc>
        <w:tc>
          <w:tcPr>
            <w:tcW w:w="2976" w:type="dxa"/>
            <w:tcPrChange w:id="5577" w:author="outpost" w:date="2019-03-18T19:44:00Z">
              <w:tcPr>
                <w:tcW w:w="2976" w:type="dxa"/>
              </w:tcPr>
            </w:tcPrChange>
          </w:tcPr>
          <w:p w14:paraId="7D847378" w14:textId="77777777" w:rsidR="004B2EA2" w:rsidRPr="0047260E" w:rsidRDefault="004B2EA2" w:rsidP="004B2EA2">
            <w:pPr>
              <w:pStyle w:val="BodyText"/>
              <w:rPr>
                <w:rFonts w:cs="Arial"/>
                <w:lang w:val="en-CA" w:eastAsia="ar-SA"/>
                <w:rPrChange w:id="5578" w:author="ilia kassianenko" w:date="2019-03-21T21:37:00Z">
                  <w:rPr>
                    <w:sz w:val="22"/>
                    <w:lang w:eastAsia="ar-SA"/>
                  </w:rPr>
                </w:rPrChange>
              </w:rPr>
            </w:pPr>
          </w:p>
        </w:tc>
      </w:tr>
    </w:tbl>
    <w:tbl>
      <w:tblPr>
        <w:tblW w:w="4460" w:type="dxa"/>
        <w:tblLook w:val="04A0" w:firstRow="1" w:lastRow="0" w:firstColumn="1" w:lastColumn="0" w:noHBand="0" w:noVBand="1"/>
      </w:tblPr>
      <w:tblGrid>
        <w:gridCol w:w="1651"/>
        <w:gridCol w:w="1671"/>
        <w:gridCol w:w="1138"/>
      </w:tblGrid>
      <w:tr w:rsidR="004B2EA2" w:rsidRPr="0047260E" w14:paraId="23F7BBF1" w14:textId="77777777" w:rsidTr="004B2EA2">
        <w:trPr>
          <w:trHeight w:val="300"/>
        </w:trPr>
        <w:tc>
          <w:tcPr>
            <w:tcW w:w="1651" w:type="dxa"/>
            <w:tcBorders>
              <w:top w:val="nil"/>
              <w:left w:val="nil"/>
              <w:bottom w:val="nil"/>
              <w:right w:val="nil"/>
            </w:tcBorders>
            <w:shd w:val="clear" w:color="auto" w:fill="auto"/>
            <w:noWrap/>
            <w:vAlign w:val="bottom"/>
          </w:tcPr>
          <w:p w14:paraId="32FE0D90" w14:textId="77777777" w:rsidR="004B2EA2" w:rsidRPr="0047260E" w:rsidRDefault="004B2EA2" w:rsidP="004B2EA2">
            <w:pPr>
              <w:spacing w:before="0" w:after="0"/>
              <w:rPr>
                <w:rFonts w:ascii="Calibri" w:hAnsi="Calibri" w:cs="Calibri"/>
                <w:color w:val="000000"/>
                <w:szCs w:val="22"/>
                <w:lang w:val="en-CA" w:eastAsia="en-CA"/>
                <w:rPrChange w:id="5579" w:author="ilia kassianenko" w:date="2019-03-21T21:37:00Z">
                  <w:rPr>
                    <w:rFonts w:ascii="Calibri" w:hAnsi="Calibri" w:cs="Calibri"/>
                    <w:color w:val="000000"/>
                    <w:szCs w:val="22"/>
                    <w:lang w:val="en-CA" w:eastAsia="en-CA"/>
                  </w:rPr>
                </w:rPrChange>
              </w:rPr>
            </w:pPr>
          </w:p>
        </w:tc>
        <w:tc>
          <w:tcPr>
            <w:tcW w:w="1671" w:type="dxa"/>
            <w:tcBorders>
              <w:top w:val="nil"/>
              <w:left w:val="nil"/>
              <w:bottom w:val="nil"/>
              <w:right w:val="nil"/>
            </w:tcBorders>
            <w:shd w:val="clear" w:color="auto" w:fill="auto"/>
            <w:noWrap/>
            <w:vAlign w:val="bottom"/>
          </w:tcPr>
          <w:p w14:paraId="575B1924" w14:textId="77777777" w:rsidR="004B2EA2" w:rsidRPr="0047260E" w:rsidRDefault="004B2EA2" w:rsidP="004B2EA2">
            <w:pPr>
              <w:spacing w:before="0" w:after="0"/>
              <w:rPr>
                <w:rFonts w:ascii="Calibri" w:hAnsi="Calibri" w:cs="Calibri"/>
                <w:color w:val="000000"/>
                <w:szCs w:val="22"/>
                <w:lang w:val="en-CA" w:eastAsia="en-CA"/>
                <w:rPrChange w:id="5580" w:author="ilia kassianenko" w:date="2019-03-21T21:37:00Z">
                  <w:rPr>
                    <w:rFonts w:ascii="Calibri" w:hAnsi="Calibri" w:cs="Calibri"/>
                    <w:color w:val="000000"/>
                    <w:szCs w:val="22"/>
                    <w:lang w:val="en-CA" w:eastAsia="en-CA"/>
                  </w:rPr>
                </w:rPrChange>
              </w:rPr>
            </w:pPr>
          </w:p>
        </w:tc>
        <w:tc>
          <w:tcPr>
            <w:tcW w:w="1138" w:type="dxa"/>
            <w:tcBorders>
              <w:top w:val="nil"/>
              <w:left w:val="nil"/>
              <w:bottom w:val="nil"/>
              <w:right w:val="nil"/>
            </w:tcBorders>
            <w:shd w:val="clear" w:color="auto" w:fill="auto"/>
            <w:noWrap/>
            <w:vAlign w:val="bottom"/>
          </w:tcPr>
          <w:p w14:paraId="5CE04D06" w14:textId="77777777" w:rsidR="004B2EA2" w:rsidRPr="0047260E" w:rsidRDefault="004B2EA2" w:rsidP="004B2EA2">
            <w:pPr>
              <w:spacing w:before="0" w:after="0"/>
              <w:rPr>
                <w:rFonts w:ascii="Calibri" w:hAnsi="Calibri" w:cs="Calibri"/>
                <w:color w:val="000000"/>
                <w:szCs w:val="22"/>
                <w:lang w:val="en-CA" w:eastAsia="en-CA"/>
                <w:rPrChange w:id="5581" w:author="ilia kassianenko" w:date="2019-03-21T21:37:00Z">
                  <w:rPr>
                    <w:rFonts w:ascii="Calibri" w:hAnsi="Calibri" w:cs="Calibri"/>
                    <w:color w:val="000000"/>
                    <w:szCs w:val="22"/>
                    <w:lang w:val="en-CA" w:eastAsia="en-CA"/>
                  </w:rPr>
                </w:rPrChange>
              </w:rPr>
            </w:pPr>
          </w:p>
        </w:tc>
      </w:tr>
    </w:tbl>
    <w:p w14:paraId="71F1E171" w14:textId="75994D0F" w:rsidR="004B2EA2" w:rsidRPr="0047260E" w:rsidRDefault="00541650">
      <w:pPr>
        <w:spacing w:before="0" w:after="0"/>
        <w:rPr>
          <w:lang w:val="en-CA"/>
          <w:rPrChange w:id="5582" w:author="ilia kassianenko" w:date="2019-03-21T21:37:00Z">
            <w:rPr>
              <w:lang w:val="fr-CA"/>
            </w:rPr>
          </w:rPrChange>
        </w:rPr>
        <w:pPrChange w:id="5583" w:author="outpost" w:date="2019-03-18T22:03:00Z">
          <w:pPr/>
        </w:pPrChange>
      </w:pPr>
      <w:ins w:id="5584" w:author="outpost" w:date="2019-03-18T22:03:00Z">
        <w:del w:id="5585" w:author="ilia kassianenko" w:date="2019-03-21T22:31:00Z">
          <w:r w:rsidRPr="0047260E" w:rsidDel="00496F06">
            <w:rPr>
              <w:b/>
              <w:lang w:val="en-CA"/>
              <w:rPrChange w:id="5586" w:author="ilia kassianenko" w:date="2019-03-21T21:37:00Z">
                <w:rPr>
                  <w:b/>
                  <w:lang w:val="fr-CA"/>
                </w:rPr>
              </w:rPrChange>
            </w:rPr>
            <w:br w:type="page"/>
          </w:r>
        </w:del>
      </w:ins>
      <w:del w:id="5587" w:author="outpost" w:date="2019-03-18T22:03:00Z">
        <w:r w:rsidR="004B2EA2" w:rsidRPr="0047260E" w:rsidDel="00541650">
          <w:rPr>
            <w:b/>
            <w:lang w:val="en-CA"/>
            <w:rPrChange w:id="5588" w:author="ilia kassianenko" w:date="2019-03-21T21:37:00Z">
              <w:rPr>
                <w:b/>
                <w:lang w:val="fr-CA"/>
              </w:rPr>
            </w:rPrChange>
          </w:rPr>
          <w:delText>transactions</w:delText>
        </w:r>
        <w:r w:rsidR="004B2EA2" w:rsidRPr="0047260E" w:rsidDel="00541650">
          <w:rPr>
            <w:lang w:val="en-CA"/>
            <w:rPrChange w:id="5589" w:author="ilia kassianenko" w:date="2019-03-21T21:37:00Z">
              <w:rPr>
                <w:lang w:val="fr-CA"/>
              </w:rPr>
            </w:rPrChange>
          </w:rPr>
          <w:delText>_deneigement_saison_2018-2019</w:delText>
        </w:r>
        <w:r w:rsidR="004B2EA2" w:rsidRPr="0047260E" w:rsidDel="00541650">
          <w:rPr>
            <w:rFonts w:cs="Arial"/>
            <w:szCs w:val="22"/>
            <w:lang w:val="en-CA" w:eastAsia="ar-SA"/>
            <w:rPrChange w:id="5590" w:author="ilia kassianenko" w:date="2019-03-21T21:37:00Z">
              <w:rPr>
                <w:rFonts w:cs="Arial"/>
                <w:szCs w:val="22"/>
                <w:lang w:val="fr-CA" w:eastAsia="ar-SA"/>
              </w:rPr>
            </w:rPrChange>
          </w:rPr>
          <w:delText>, csv file</w:delText>
        </w:r>
      </w:del>
    </w:p>
    <w:p w14:paraId="143A164E" w14:textId="61764D10" w:rsidR="00541650" w:rsidRPr="0047260E" w:rsidRDefault="00541650">
      <w:pPr>
        <w:pStyle w:val="Caption"/>
        <w:jc w:val="center"/>
        <w:rPr>
          <w:ins w:id="5591" w:author="outpost" w:date="2019-03-18T22:03:00Z"/>
          <w:lang w:val="en-CA"/>
          <w:rPrChange w:id="5592" w:author="ilia kassianenko" w:date="2019-03-21T21:37:00Z">
            <w:rPr>
              <w:ins w:id="5593" w:author="outpost" w:date="2019-03-18T22:03:00Z"/>
            </w:rPr>
          </w:rPrChange>
        </w:rPr>
        <w:pPrChange w:id="5594" w:author="outpost" w:date="2019-03-18T22:03:00Z">
          <w:pPr/>
        </w:pPrChange>
      </w:pPr>
      <w:ins w:id="5595" w:author="outpost" w:date="2019-03-18T22:03:00Z">
        <w:r w:rsidRPr="0047260E">
          <w:rPr>
            <w:lang w:val="en-CA"/>
            <w:rPrChange w:id="5596" w:author="ilia kassianenko" w:date="2019-03-21T21:37:00Z">
              <w:rPr>
                <w:b/>
                <w:bCs/>
              </w:rPr>
            </w:rPrChange>
          </w:rPr>
          <w:t xml:space="preserve">Table </w:t>
        </w:r>
        <w:r w:rsidRPr="0047260E">
          <w:rPr>
            <w:lang w:val="en-CA"/>
            <w:rPrChange w:id="5597" w:author="ilia kassianenko" w:date="2019-03-21T21:37:00Z">
              <w:rPr/>
            </w:rPrChange>
          </w:rPr>
          <w:fldChar w:fldCharType="begin"/>
        </w:r>
        <w:r w:rsidRPr="0047260E">
          <w:rPr>
            <w:lang w:val="en-CA"/>
            <w:rPrChange w:id="5598" w:author="ilia kassianenko" w:date="2019-03-21T21:37:00Z">
              <w:rPr>
                <w:b/>
                <w:bCs/>
              </w:rPr>
            </w:rPrChange>
          </w:rPr>
          <w:instrText xml:space="preserve"> SEQ Table \* ARABIC </w:instrText>
        </w:r>
      </w:ins>
      <w:r w:rsidRPr="0047260E">
        <w:rPr>
          <w:lang w:val="en-CA"/>
          <w:rPrChange w:id="5599" w:author="ilia kassianenko" w:date="2019-03-21T21:37:00Z">
            <w:rPr/>
          </w:rPrChange>
        </w:rPr>
        <w:fldChar w:fldCharType="separate"/>
      </w:r>
      <w:ins w:id="5600" w:author="ilia kassianenko" w:date="2019-03-21T21:41:00Z">
        <w:r w:rsidR="007B6C7E">
          <w:rPr>
            <w:noProof/>
            <w:lang w:val="en-CA"/>
          </w:rPr>
          <w:t>4</w:t>
        </w:r>
      </w:ins>
      <w:ins w:id="5601" w:author="outpost" w:date="2019-03-18T22:04:00Z">
        <w:del w:id="5602" w:author="ilia kassianenko" w:date="2019-03-21T20:37:00Z">
          <w:r w:rsidRPr="0047260E" w:rsidDel="00766A22">
            <w:rPr>
              <w:noProof/>
              <w:lang w:val="en-CA"/>
              <w:rPrChange w:id="5603" w:author="ilia kassianenko" w:date="2019-03-21T21:37:00Z">
                <w:rPr>
                  <w:b/>
                  <w:bCs/>
                  <w:noProof/>
                </w:rPr>
              </w:rPrChange>
            </w:rPr>
            <w:delText>4</w:delText>
          </w:r>
        </w:del>
      </w:ins>
      <w:ins w:id="5604" w:author="outpost" w:date="2019-03-18T22:03:00Z">
        <w:r w:rsidRPr="0047260E">
          <w:rPr>
            <w:lang w:val="en-CA"/>
            <w:rPrChange w:id="5605" w:author="ilia kassianenko" w:date="2019-03-21T21:37:00Z">
              <w:rPr/>
            </w:rPrChange>
          </w:rPr>
          <w:fldChar w:fldCharType="end"/>
        </w:r>
        <w:proofErr w:type="gramStart"/>
        <w:r w:rsidRPr="0047260E">
          <w:rPr>
            <w:lang w:val="en-CA"/>
            <w:rPrChange w:id="5606" w:author="ilia kassianenko" w:date="2019-03-21T21:37:00Z">
              <w:rPr>
                <w:b/>
                <w:bCs/>
              </w:rPr>
            </w:rPrChange>
          </w:rPr>
          <w:t xml:space="preserve"> transactions_deneigement_saison_2018-2019, </w:t>
        </w:r>
        <w:proofErr w:type="spellStart"/>
        <w:r w:rsidRPr="0047260E">
          <w:rPr>
            <w:lang w:val="en-CA"/>
            <w:rPrChange w:id="5607" w:author="ilia kassianenko" w:date="2019-03-21T21:37:00Z">
              <w:rPr>
                <w:b/>
                <w:bCs/>
              </w:rPr>
            </w:rPrChange>
          </w:rPr>
          <w:t>csv</w:t>
        </w:r>
        <w:proofErr w:type="spellEnd"/>
        <w:r w:rsidRPr="0047260E">
          <w:rPr>
            <w:lang w:val="en-CA"/>
            <w:rPrChange w:id="5608" w:author="ilia kassianenko" w:date="2019-03-21T21:37:00Z">
              <w:rPr>
                <w:b/>
                <w:bCs/>
              </w:rPr>
            </w:rPrChange>
          </w:rPr>
          <w:t xml:space="preserve"> file</w:t>
        </w:r>
        <w:proofErr w:type="gramEnd"/>
      </w:ins>
    </w:p>
    <w:tbl>
      <w:tblPr>
        <w:tblStyle w:val="TableGrid"/>
        <w:tblW w:w="0" w:type="auto"/>
        <w:tblLayout w:type="fixed"/>
        <w:tblLook w:val="04A0" w:firstRow="1" w:lastRow="0" w:firstColumn="1" w:lastColumn="0" w:noHBand="0" w:noVBand="1"/>
      </w:tblPr>
      <w:tblGrid>
        <w:gridCol w:w="2093"/>
        <w:gridCol w:w="1843"/>
        <w:gridCol w:w="1304"/>
        <w:gridCol w:w="1134"/>
        <w:gridCol w:w="2976"/>
        <w:tblGridChange w:id="5609">
          <w:tblGrid>
            <w:gridCol w:w="2093"/>
            <w:gridCol w:w="1843"/>
            <w:gridCol w:w="1304"/>
            <w:gridCol w:w="1134"/>
            <w:gridCol w:w="2976"/>
          </w:tblGrid>
        </w:tblGridChange>
      </w:tblGrid>
      <w:tr w:rsidR="0047260E" w:rsidRPr="0047260E" w14:paraId="7E3E3DD0" w14:textId="77777777" w:rsidTr="00B45947">
        <w:tc>
          <w:tcPr>
            <w:tcW w:w="2093" w:type="dxa"/>
          </w:tcPr>
          <w:p w14:paraId="6762A489" w14:textId="77777777" w:rsidR="004B2EA2" w:rsidRPr="0047260E" w:rsidRDefault="004B2EA2" w:rsidP="004B2EA2">
            <w:pPr>
              <w:pStyle w:val="BodyText"/>
              <w:rPr>
                <w:rFonts w:cs="Arial"/>
                <w:b/>
                <w:lang w:val="en-CA" w:eastAsia="ar-SA"/>
                <w:rPrChange w:id="5610" w:author="ilia kassianenko" w:date="2019-03-21T21:37:00Z">
                  <w:rPr>
                    <w:b/>
                    <w:sz w:val="22"/>
                    <w:lang w:eastAsia="ar-SA"/>
                  </w:rPr>
                </w:rPrChange>
              </w:rPr>
            </w:pPr>
            <w:r w:rsidRPr="0047260E">
              <w:rPr>
                <w:rFonts w:cs="Arial"/>
                <w:b/>
                <w:lang w:val="en-CA" w:eastAsia="ar-SA"/>
                <w:rPrChange w:id="5611" w:author="ilia kassianenko" w:date="2019-03-21T21:37:00Z">
                  <w:rPr>
                    <w:rFonts w:cs="Arial"/>
                    <w:b/>
                    <w:lang w:eastAsia="ar-SA"/>
                  </w:rPr>
                </w:rPrChange>
              </w:rPr>
              <w:t>Name</w:t>
            </w:r>
          </w:p>
        </w:tc>
        <w:tc>
          <w:tcPr>
            <w:tcW w:w="1843" w:type="dxa"/>
          </w:tcPr>
          <w:p w14:paraId="4E4EF89B" w14:textId="77777777" w:rsidR="004B2EA2" w:rsidRPr="0047260E" w:rsidRDefault="004B2EA2" w:rsidP="004B2EA2">
            <w:pPr>
              <w:pStyle w:val="BodyText"/>
              <w:rPr>
                <w:rFonts w:cs="Arial"/>
                <w:b/>
                <w:lang w:val="en-CA" w:eastAsia="ar-SA"/>
                <w:rPrChange w:id="5612" w:author="ilia kassianenko" w:date="2019-03-21T21:37:00Z">
                  <w:rPr>
                    <w:b/>
                    <w:sz w:val="22"/>
                    <w:lang w:eastAsia="ar-SA"/>
                  </w:rPr>
                </w:rPrChange>
              </w:rPr>
            </w:pPr>
            <w:r w:rsidRPr="0047260E">
              <w:rPr>
                <w:rFonts w:cs="Arial"/>
                <w:b/>
                <w:lang w:val="en-CA" w:eastAsia="ar-SA"/>
                <w:rPrChange w:id="5613" w:author="ilia kassianenko" w:date="2019-03-21T21:37:00Z">
                  <w:rPr>
                    <w:b/>
                    <w:lang w:eastAsia="ar-SA"/>
                  </w:rPr>
                </w:rPrChange>
              </w:rPr>
              <w:t>Type</w:t>
            </w:r>
          </w:p>
        </w:tc>
        <w:tc>
          <w:tcPr>
            <w:tcW w:w="1304" w:type="dxa"/>
          </w:tcPr>
          <w:p w14:paraId="46A42E2C" w14:textId="77777777" w:rsidR="004B2EA2" w:rsidRPr="0047260E" w:rsidRDefault="004B2EA2" w:rsidP="004B2EA2">
            <w:pPr>
              <w:pStyle w:val="BodyText"/>
              <w:rPr>
                <w:rFonts w:cs="Arial"/>
                <w:b/>
                <w:lang w:val="en-CA" w:eastAsia="ar-SA"/>
                <w:rPrChange w:id="5614" w:author="ilia kassianenko" w:date="2019-03-21T21:37:00Z">
                  <w:rPr>
                    <w:b/>
                    <w:sz w:val="22"/>
                    <w:lang w:eastAsia="ar-SA"/>
                  </w:rPr>
                </w:rPrChange>
              </w:rPr>
            </w:pPr>
            <w:r w:rsidRPr="0047260E">
              <w:rPr>
                <w:rFonts w:cs="Arial"/>
                <w:b/>
                <w:lang w:val="en-CA" w:eastAsia="ar-SA"/>
                <w:rPrChange w:id="5615" w:author="ilia kassianenko" w:date="2019-03-21T21:37:00Z">
                  <w:rPr>
                    <w:b/>
                    <w:lang w:eastAsia="ar-SA"/>
                  </w:rPr>
                </w:rPrChange>
              </w:rPr>
              <w:t>Length</w:t>
            </w:r>
          </w:p>
        </w:tc>
        <w:tc>
          <w:tcPr>
            <w:tcW w:w="1134" w:type="dxa"/>
          </w:tcPr>
          <w:p w14:paraId="238C1BFD" w14:textId="77777777" w:rsidR="004B2EA2" w:rsidRPr="0047260E" w:rsidRDefault="004B2EA2" w:rsidP="004B2EA2">
            <w:pPr>
              <w:pStyle w:val="BodyText"/>
              <w:rPr>
                <w:rFonts w:cs="Arial"/>
                <w:b/>
                <w:lang w:val="en-CA" w:eastAsia="ar-SA"/>
                <w:rPrChange w:id="5616" w:author="ilia kassianenko" w:date="2019-03-21T21:37:00Z">
                  <w:rPr>
                    <w:b/>
                    <w:sz w:val="22"/>
                    <w:lang w:eastAsia="ar-SA"/>
                  </w:rPr>
                </w:rPrChange>
              </w:rPr>
            </w:pPr>
            <w:proofErr w:type="spellStart"/>
            <w:r w:rsidRPr="0047260E">
              <w:rPr>
                <w:rFonts w:cs="Arial"/>
                <w:b/>
                <w:lang w:val="en-CA" w:eastAsia="ar-SA"/>
                <w:rPrChange w:id="5617" w:author="ilia kassianenko" w:date="2019-03-21T21:37:00Z">
                  <w:rPr>
                    <w:b/>
                    <w:lang w:eastAsia="ar-SA"/>
                  </w:rPr>
                </w:rPrChange>
              </w:rPr>
              <w:t>Nullable</w:t>
            </w:r>
            <w:proofErr w:type="spellEnd"/>
          </w:p>
        </w:tc>
        <w:tc>
          <w:tcPr>
            <w:tcW w:w="2976" w:type="dxa"/>
          </w:tcPr>
          <w:p w14:paraId="511A6FC2" w14:textId="77777777" w:rsidR="004B2EA2" w:rsidRPr="0047260E" w:rsidRDefault="004B2EA2" w:rsidP="004B2EA2">
            <w:pPr>
              <w:pStyle w:val="BodyText"/>
              <w:rPr>
                <w:rFonts w:cs="Arial"/>
                <w:b/>
                <w:lang w:val="en-CA" w:eastAsia="ar-SA"/>
                <w:rPrChange w:id="5618" w:author="ilia kassianenko" w:date="2019-03-21T21:37:00Z">
                  <w:rPr>
                    <w:b/>
                    <w:sz w:val="22"/>
                    <w:lang w:eastAsia="ar-SA"/>
                  </w:rPr>
                </w:rPrChange>
              </w:rPr>
            </w:pPr>
            <w:r w:rsidRPr="0047260E">
              <w:rPr>
                <w:rFonts w:cs="Arial"/>
                <w:b/>
                <w:lang w:val="en-CA" w:eastAsia="ar-SA"/>
                <w:rPrChange w:id="5619" w:author="ilia kassianenko" w:date="2019-03-21T21:37:00Z">
                  <w:rPr>
                    <w:b/>
                    <w:lang w:eastAsia="ar-SA"/>
                  </w:rPr>
                </w:rPrChange>
              </w:rPr>
              <w:t>Comments</w:t>
            </w:r>
          </w:p>
        </w:tc>
      </w:tr>
      <w:tr w:rsidR="0047260E" w:rsidRPr="0047260E" w14:paraId="7410B2CD" w14:textId="77777777" w:rsidTr="00B45947">
        <w:tc>
          <w:tcPr>
            <w:tcW w:w="2093" w:type="dxa"/>
            <w:vAlign w:val="center"/>
          </w:tcPr>
          <w:p w14:paraId="34D65AAF" w14:textId="77777777" w:rsidR="004B2EA2" w:rsidRPr="0047260E" w:rsidRDefault="004B2EA2">
            <w:pPr>
              <w:spacing w:before="0" w:after="0"/>
              <w:rPr>
                <w:rFonts w:cs="Arial"/>
                <w:color w:val="000000"/>
                <w:szCs w:val="22"/>
                <w:lang w:val="en-CA" w:eastAsia="en-CA"/>
                <w:rPrChange w:id="5620"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621" w:author="ilia kassianenko" w:date="2019-03-21T21:37:00Z">
                  <w:rPr>
                    <w:rFonts w:ascii="Calibri" w:hAnsi="Calibri" w:cs="Calibri"/>
                    <w:color w:val="000000"/>
                    <w:szCs w:val="22"/>
                    <w:lang w:val="en-CA" w:eastAsia="en-CA"/>
                  </w:rPr>
                </w:rPrChange>
              </w:rPr>
              <w:t>TransactionID</w:t>
            </w:r>
            <w:proofErr w:type="spellEnd"/>
          </w:p>
        </w:tc>
        <w:tc>
          <w:tcPr>
            <w:tcW w:w="1843" w:type="dxa"/>
          </w:tcPr>
          <w:p w14:paraId="1E61CACF" w14:textId="77777777" w:rsidR="004B2EA2" w:rsidRPr="0047260E" w:rsidRDefault="004B2EA2" w:rsidP="004B2EA2">
            <w:pPr>
              <w:pStyle w:val="BodyText"/>
              <w:rPr>
                <w:rFonts w:cs="Arial"/>
                <w:lang w:val="en-CA" w:eastAsia="ar-SA"/>
                <w:rPrChange w:id="5622" w:author="ilia kassianenko" w:date="2019-03-21T21:37:00Z">
                  <w:rPr>
                    <w:sz w:val="22"/>
                    <w:lang w:eastAsia="ar-SA"/>
                  </w:rPr>
                </w:rPrChange>
              </w:rPr>
            </w:pPr>
            <w:r w:rsidRPr="0047260E">
              <w:rPr>
                <w:rFonts w:cs="Arial"/>
                <w:lang w:val="en-CA" w:eastAsia="ar-SA"/>
                <w:rPrChange w:id="5623" w:author="ilia kassianenko" w:date="2019-03-21T21:37:00Z">
                  <w:rPr>
                    <w:rFonts w:cs="Arial"/>
                    <w:lang w:eastAsia="ar-SA"/>
                  </w:rPr>
                </w:rPrChange>
              </w:rPr>
              <w:t>INT</w:t>
            </w:r>
          </w:p>
        </w:tc>
        <w:tc>
          <w:tcPr>
            <w:tcW w:w="1304" w:type="dxa"/>
          </w:tcPr>
          <w:p w14:paraId="28AE3BDF" w14:textId="77777777" w:rsidR="004B2EA2" w:rsidRPr="0047260E" w:rsidRDefault="004B2EA2" w:rsidP="004B2EA2">
            <w:pPr>
              <w:pStyle w:val="BodyText"/>
              <w:rPr>
                <w:rFonts w:cs="Arial"/>
                <w:lang w:val="en-CA" w:eastAsia="ar-SA"/>
                <w:rPrChange w:id="5624" w:author="ilia kassianenko" w:date="2019-03-21T21:37:00Z">
                  <w:rPr>
                    <w:sz w:val="22"/>
                    <w:lang w:eastAsia="ar-SA"/>
                  </w:rPr>
                </w:rPrChange>
              </w:rPr>
            </w:pPr>
          </w:p>
        </w:tc>
        <w:tc>
          <w:tcPr>
            <w:tcW w:w="1134" w:type="dxa"/>
          </w:tcPr>
          <w:p w14:paraId="3F3B973A" w14:textId="77777777" w:rsidR="004B2EA2" w:rsidRPr="0047260E" w:rsidRDefault="004B2EA2">
            <w:pPr>
              <w:pStyle w:val="BodyText"/>
              <w:jc w:val="center"/>
              <w:rPr>
                <w:rFonts w:cs="Arial"/>
                <w:lang w:val="en-CA" w:eastAsia="ar-SA"/>
                <w:rPrChange w:id="5625" w:author="ilia kassianenko" w:date="2019-03-21T21:37:00Z">
                  <w:rPr>
                    <w:sz w:val="22"/>
                    <w:lang w:eastAsia="ar-SA"/>
                  </w:rPr>
                </w:rPrChange>
              </w:rPr>
              <w:pPrChange w:id="5626" w:author="outpost" w:date="2019-03-18T19:41:00Z">
                <w:pPr>
                  <w:pStyle w:val="BodyText"/>
                  <w:keepNext/>
                  <w:numPr>
                    <w:ilvl w:val="8"/>
                    <w:numId w:val="1"/>
                  </w:numPr>
                  <w:ind w:left="360" w:hanging="360"/>
                  <w:outlineLvl w:val="8"/>
                </w:pPr>
              </w:pPrChange>
            </w:pPr>
            <w:r w:rsidRPr="0047260E">
              <w:rPr>
                <w:rFonts w:cs="Arial"/>
                <w:lang w:val="en-CA" w:eastAsia="ar-SA"/>
                <w:rPrChange w:id="5627" w:author="ilia kassianenko" w:date="2019-03-21T21:37:00Z">
                  <w:rPr>
                    <w:lang w:eastAsia="ar-SA"/>
                  </w:rPr>
                </w:rPrChange>
              </w:rPr>
              <w:t>N</w:t>
            </w:r>
          </w:p>
        </w:tc>
        <w:tc>
          <w:tcPr>
            <w:tcW w:w="2976" w:type="dxa"/>
          </w:tcPr>
          <w:p w14:paraId="6C257544" w14:textId="77777777" w:rsidR="004B2EA2" w:rsidRPr="0047260E" w:rsidRDefault="004B2EA2" w:rsidP="004B2EA2">
            <w:pPr>
              <w:pStyle w:val="BodyText"/>
              <w:rPr>
                <w:rFonts w:cs="Arial"/>
                <w:lang w:val="en-CA" w:eastAsia="ar-SA"/>
                <w:rPrChange w:id="5628" w:author="ilia kassianenko" w:date="2019-03-21T21:37:00Z">
                  <w:rPr>
                    <w:sz w:val="22"/>
                    <w:lang w:eastAsia="ar-SA"/>
                  </w:rPr>
                </w:rPrChange>
              </w:rPr>
            </w:pPr>
          </w:p>
        </w:tc>
      </w:tr>
      <w:tr w:rsidR="0047260E" w:rsidRPr="0047260E" w14:paraId="73890407" w14:textId="77777777" w:rsidTr="00B45947">
        <w:tc>
          <w:tcPr>
            <w:tcW w:w="2093" w:type="dxa"/>
            <w:vAlign w:val="center"/>
          </w:tcPr>
          <w:p w14:paraId="3FA8617A" w14:textId="77777777" w:rsidR="004B2EA2" w:rsidRPr="0047260E" w:rsidRDefault="004B2EA2">
            <w:pPr>
              <w:pStyle w:val="BodyText"/>
              <w:rPr>
                <w:rFonts w:cs="Arial"/>
                <w:lang w:val="en-CA" w:eastAsia="ar-SA"/>
                <w:rPrChange w:id="5629" w:author="ilia kassianenko" w:date="2019-03-21T21:37:00Z">
                  <w:rPr>
                    <w:rFonts w:cs="Arial"/>
                    <w:lang w:eastAsia="ar-SA"/>
                  </w:rPr>
                </w:rPrChange>
              </w:rPr>
            </w:pPr>
            <w:proofErr w:type="spellStart"/>
            <w:r w:rsidRPr="0047260E">
              <w:rPr>
                <w:rFonts w:cs="Arial"/>
                <w:color w:val="000000"/>
                <w:szCs w:val="22"/>
                <w:lang w:val="en-CA" w:eastAsia="en-CA"/>
                <w:rPrChange w:id="5630" w:author="ilia kassianenko" w:date="2019-03-21T21:37:00Z">
                  <w:rPr>
                    <w:rFonts w:ascii="Calibri" w:hAnsi="Calibri" w:cs="Calibri"/>
                    <w:color w:val="000000"/>
                    <w:szCs w:val="22"/>
                    <w:lang w:val="en-CA" w:eastAsia="en-CA"/>
                  </w:rPr>
                </w:rPrChange>
              </w:rPr>
              <w:t>DateChargement</w:t>
            </w:r>
            <w:proofErr w:type="spellEnd"/>
          </w:p>
        </w:tc>
        <w:tc>
          <w:tcPr>
            <w:tcW w:w="1843" w:type="dxa"/>
          </w:tcPr>
          <w:p w14:paraId="39B05AAA" w14:textId="77777777" w:rsidR="004B2EA2" w:rsidRPr="0047260E" w:rsidRDefault="004B2EA2" w:rsidP="004B2EA2">
            <w:pPr>
              <w:pStyle w:val="BodyText"/>
              <w:rPr>
                <w:rFonts w:cs="Arial"/>
                <w:lang w:val="en-CA" w:eastAsia="ar-SA"/>
                <w:rPrChange w:id="5631" w:author="ilia kassianenko" w:date="2019-03-21T21:37:00Z">
                  <w:rPr>
                    <w:sz w:val="22"/>
                    <w:lang w:eastAsia="ar-SA"/>
                  </w:rPr>
                </w:rPrChange>
              </w:rPr>
            </w:pPr>
            <w:r w:rsidRPr="0047260E">
              <w:rPr>
                <w:rFonts w:cs="Arial"/>
                <w:lang w:val="en-CA" w:eastAsia="ar-SA"/>
                <w:rPrChange w:id="5632" w:author="ilia kassianenko" w:date="2019-03-21T21:37:00Z">
                  <w:rPr>
                    <w:lang w:eastAsia="ar-SA"/>
                  </w:rPr>
                </w:rPrChange>
              </w:rPr>
              <w:t>TIMESTAMP</w:t>
            </w:r>
          </w:p>
        </w:tc>
        <w:tc>
          <w:tcPr>
            <w:tcW w:w="1304" w:type="dxa"/>
          </w:tcPr>
          <w:p w14:paraId="3D930154" w14:textId="77777777" w:rsidR="004B2EA2" w:rsidRPr="0047260E" w:rsidRDefault="004B2EA2" w:rsidP="004B2EA2">
            <w:pPr>
              <w:pStyle w:val="BodyText"/>
              <w:rPr>
                <w:rFonts w:cs="Arial"/>
                <w:lang w:val="en-CA" w:eastAsia="ar-SA"/>
                <w:rPrChange w:id="5633" w:author="ilia kassianenko" w:date="2019-03-21T21:37:00Z">
                  <w:rPr>
                    <w:sz w:val="22"/>
                    <w:lang w:eastAsia="ar-SA"/>
                  </w:rPr>
                </w:rPrChange>
              </w:rPr>
            </w:pPr>
            <w:r w:rsidRPr="0047260E">
              <w:rPr>
                <w:rFonts w:cs="Arial"/>
                <w:lang w:val="en-CA" w:eastAsia="ar-SA"/>
                <w:rPrChange w:id="5634" w:author="ilia kassianenko" w:date="2019-03-21T21:37:00Z">
                  <w:rPr>
                    <w:lang w:eastAsia="ar-SA"/>
                  </w:rPr>
                </w:rPrChange>
              </w:rPr>
              <w:t>19</w:t>
            </w:r>
          </w:p>
        </w:tc>
        <w:tc>
          <w:tcPr>
            <w:tcW w:w="1134" w:type="dxa"/>
          </w:tcPr>
          <w:p w14:paraId="4BA6B7A0" w14:textId="77777777" w:rsidR="004B2EA2" w:rsidRPr="0047260E" w:rsidRDefault="004B2EA2">
            <w:pPr>
              <w:pStyle w:val="BodyText"/>
              <w:jc w:val="center"/>
              <w:rPr>
                <w:rFonts w:cs="Arial"/>
                <w:lang w:val="en-CA" w:eastAsia="ar-SA"/>
                <w:rPrChange w:id="5635" w:author="ilia kassianenko" w:date="2019-03-21T21:37:00Z">
                  <w:rPr>
                    <w:sz w:val="22"/>
                    <w:lang w:eastAsia="ar-SA"/>
                  </w:rPr>
                </w:rPrChange>
              </w:rPr>
              <w:pPrChange w:id="5636" w:author="outpost" w:date="2019-03-18T19:41:00Z">
                <w:pPr>
                  <w:pStyle w:val="BodyText"/>
                  <w:keepNext/>
                  <w:numPr>
                    <w:ilvl w:val="8"/>
                    <w:numId w:val="1"/>
                  </w:numPr>
                  <w:ind w:left="360" w:hanging="360"/>
                  <w:outlineLvl w:val="8"/>
                </w:pPr>
              </w:pPrChange>
            </w:pPr>
            <w:r w:rsidRPr="0047260E">
              <w:rPr>
                <w:rFonts w:cs="Arial"/>
                <w:lang w:val="en-CA" w:eastAsia="ar-SA"/>
                <w:rPrChange w:id="5637" w:author="ilia kassianenko" w:date="2019-03-21T21:37:00Z">
                  <w:rPr>
                    <w:lang w:eastAsia="ar-SA"/>
                  </w:rPr>
                </w:rPrChange>
              </w:rPr>
              <w:t>N</w:t>
            </w:r>
          </w:p>
        </w:tc>
        <w:tc>
          <w:tcPr>
            <w:tcW w:w="2976" w:type="dxa"/>
          </w:tcPr>
          <w:p w14:paraId="55DF533C" w14:textId="0CE1E0E8" w:rsidR="004B2EA2" w:rsidRPr="0047260E" w:rsidRDefault="00E477DB" w:rsidP="00463D4C">
            <w:pPr>
              <w:rPr>
                <w:lang w:val="en-CA" w:eastAsia="ar-SA"/>
                <w:rPrChange w:id="5638" w:author="ilia kassianenko" w:date="2019-03-21T21:37:00Z">
                  <w:rPr>
                    <w:sz w:val="22"/>
                    <w:lang w:eastAsia="ar-SA"/>
                  </w:rPr>
                </w:rPrChange>
              </w:rPr>
              <w:pPrChange w:id="5639" w:author="ilia kassianenko" w:date="2019-03-21T20:50:00Z">
                <w:pPr>
                  <w:pStyle w:val="BodyText"/>
                  <w:keepNext/>
                  <w:numPr>
                    <w:ilvl w:val="8"/>
                    <w:numId w:val="1"/>
                  </w:numPr>
                  <w:ind w:left="360" w:hanging="360"/>
                  <w:outlineLvl w:val="8"/>
                </w:pPr>
              </w:pPrChange>
            </w:pPr>
            <w:ins w:id="5640" w:author="outpost" w:date="2019-03-18T19:42:00Z">
              <w:r w:rsidRPr="0047260E">
                <w:rPr>
                  <w:lang w:val="en-CA" w:eastAsia="ar-SA"/>
                  <w:rPrChange w:id="5641" w:author="ilia kassianenko" w:date="2019-03-21T21:37:00Z">
                    <w:rPr>
                      <w:lang w:eastAsia="ar-SA"/>
                    </w:rPr>
                  </w:rPrChange>
                </w:rPr>
                <w:t xml:space="preserve">Date format: </w:t>
              </w:r>
            </w:ins>
            <w:r w:rsidR="004B2EA2" w:rsidRPr="0047260E">
              <w:rPr>
                <w:lang w:val="en-CA" w:eastAsia="ar-SA"/>
                <w:rPrChange w:id="5642" w:author="ilia kassianenko" w:date="2019-03-21T21:37:00Z">
                  <w:rPr>
                    <w:lang w:eastAsia="ar-SA"/>
                  </w:rPr>
                </w:rPrChange>
              </w:rPr>
              <w:t>YYYY-MM-DD</w:t>
            </w:r>
            <w:r w:rsidR="00063845" w:rsidRPr="0047260E">
              <w:rPr>
                <w:lang w:val="en-CA" w:eastAsia="ar-SA"/>
                <w:rPrChange w:id="5643" w:author="ilia kassianenko" w:date="2019-03-21T21:37:00Z">
                  <w:rPr>
                    <w:lang w:eastAsia="ar-SA"/>
                  </w:rPr>
                </w:rPrChange>
              </w:rPr>
              <w:t xml:space="preserve"> </w:t>
            </w:r>
            <w:proofErr w:type="spellStart"/>
            <w:r w:rsidR="004B2EA2" w:rsidRPr="0047260E">
              <w:rPr>
                <w:lang w:val="en-CA" w:eastAsia="ar-SA"/>
                <w:rPrChange w:id="5644" w:author="ilia kassianenko" w:date="2019-03-21T21:37:00Z">
                  <w:rPr>
                    <w:lang w:eastAsia="ar-SA"/>
                  </w:rPr>
                </w:rPrChange>
              </w:rPr>
              <w:t>hh:mm:ss</w:t>
            </w:r>
            <w:proofErr w:type="spellEnd"/>
          </w:p>
        </w:tc>
      </w:tr>
      <w:tr w:rsidR="0047260E" w:rsidRPr="0047260E" w14:paraId="1CDF1006" w14:textId="77777777" w:rsidTr="00B45947">
        <w:tc>
          <w:tcPr>
            <w:tcW w:w="2093" w:type="dxa"/>
            <w:vAlign w:val="center"/>
          </w:tcPr>
          <w:p w14:paraId="6A6C7B93" w14:textId="77777777" w:rsidR="004B2EA2" w:rsidRPr="0047260E" w:rsidRDefault="004B2EA2">
            <w:pPr>
              <w:spacing w:before="0" w:after="0"/>
              <w:rPr>
                <w:rFonts w:cs="Arial"/>
                <w:color w:val="000000"/>
                <w:szCs w:val="22"/>
                <w:lang w:val="en-CA" w:eastAsia="en-CA"/>
                <w:rPrChange w:id="5645"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646" w:author="ilia kassianenko" w:date="2019-03-21T21:37:00Z">
                  <w:rPr>
                    <w:rFonts w:ascii="Calibri" w:hAnsi="Calibri" w:cs="Calibri"/>
                    <w:color w:val="000000"/>
                    <w:szCs w:val="22"/>
                    <w:lang w:val="en-CA" w:eastAsia="en-CA"/>
                  </w:rPr>
                </w:rPrChange>
              </w:rPr>
              <w:t>IdenfiantSecteur</w:t>
            </w:r>
            <w:proofErr w:type="spellEnd"/>
          </w:p>
        </w:tc>
        <w:tc>
          <w:tcPr>
            <w:tcW w:w="1843" w:type="dxa"/>
          </w:tcPr>
          <w:p w14:paraId="5ECD9A21" w14:textId="77777777" w:rsidR="004B2EA2" w:rsidRPr="0047260E" w:rsidRDefault="004B2EA2" w:rsidP="004B2EA2">
            <w:pPr>
              <w:pStyle w:val="BodyText"/>
              <w:rPr>
                <w:rFonts w:cs="Arial"/>
                <w:lang w:val="en-CA" w:eastAsia="ar-SA"/>
                <w:rPrChange w:id="5647" w:author="ilia kassianenko" w:date="2019-03-21T21:37:00Z">
                  <w:rPr>
                    <w:sz w:val="22"/>
                    <w:lang w:eastAsia="ar-SA"/>
                  </w:rPr>
                </w:rPrChange>
              </w:rPr>
            </w:pPr>
            <w:r w:rsidRPr="0047260E">
              <w:rPr>
                <w:rFonts w:cs="Arial"/>
                <w:lang w:val="en-CA" w:eastAsia="ar-SA"/>
                <w:rPrChange w:id="5648" w:author="ilia kassianenko" w:date="2019-03-21T21:37:00Z">
                  <w:rPr>
                    <w:rFonts w:cs="Arial"/>
                    <w:lang w:eastAsia="ar-SA"/>
                  </w:rPr>
                </w:rPrChange>
              </w:rPr>
              <w:t>INT</w:t>
            </w:r>
          </w:p>
        </w:tc>
        <w:tc>
          <w:tcPr>
            <w:tcW w:w="1304" w:type="dxa"/>
          </w:tcPr>
          <w:p w14:paraId="109EDB21" w14:textId="77777777" w:rsidR="004B2EA2" w:rsidRPr="0047260E" w:rsidRDefault="004B2EA2" w:rsidP="004B2EA2">
            <w:pPr>
              <w:pStyle w:val="BodyText"/>
              <w:rPr>
                <w:rFonts w:cs="Arial"/>
                <w:lang w:val="en-CA" w:eastAsia="ar-SA"/>
                <w:rPrChange w:id="5649" w:author="ilia kassianenko" w:date="2019-03-21T21:37:00Z">
                  <w:rPr>
                    <w:sz w:val="22"/>
                    <w:lang w:eastAsia="ar-SA"/>
                  </w:rPr>
                </w:rPrChange>
              </w:rPr>
            </w:pPr>
          </w:p>
        </w:tc>
        <w:tc>
          <w:tcPr>
            <w:tcW w:w="1134" w:type="dxa"/>
          </w:tcPr>
          <w:p w14:paraId="39492D1F" w14:textId="77777777" w:rsidR="004B2EA2" w:rsidRPr="0047260E" w:rsidRDefault="004B2EA2">
            <w:pPr>
              <w:pStyle w:val="BodyText"/>
              <w:jc w:val="center"/>
              <w:rPr>
                <w:rFonts w:cs="Arial"/>
                <w:lang w:val="en-CA" w:eastAsia="ar-SA"/>
                <w:rPrChange w:id="5650" w:author="ilia kassianenko" w:date="2019-03-21T21:37:00Z">
                  <w:rPr>
                    <w:sz w:val="22"/>
                    <w:lang w:eastAsia="ar-SA"/>
                  </w:rPr>
                </w:rPrChange>
              </w:rPr>
              <w:pPrChange w:id="5651" w:author="outpost" w:date="2019-03-18T19:41:00Z">
                <w:pPr>
                  <w:pStyle w:val="BodyText"/>
                  <w:keepNext/>
                  <w:numPr>
                    <w:ilvl w:val="8"/>
                    <w:numId w:val="1"/>
                  </w:numPr>
                  <w:ind w:left="360" w:hanging="360"/>
                  <w:outlineLvl w:val="8"/>
                </w:pPr>
              </w:pPrChange>
            </w:pPr>
            <w:r w:rsidRPr="0047260E">
              <w:rPr>
                <w:rFonts w:cs="Arial"/>
                <w:lang w:val="en-CA" w:eastAsia="ar-SA"/>
                <w:rPrChange w:id="5652" w:author="ilia kassianenko" w:date="2019-03-21T21:37:00Z">
                  <w:rPr>
                    <w:lang w:eastAsia="ar-SA"/>
                  </w:rPr>
                </w:rPrChange>
              </w:rPr>
              <w:t>Y</w:t>
            </w:r>
          </w:p>
        </w:tc>
        <w:tc>
          <w:tcPr>
            <w:tcW w:w="2976" w:type="dxa"/>
          </w:tcPr>
          <w:p w14:paraId="4754D793" w14:textId="77777777" w:rsidR="004B2EA2" w:rsidRPr="0047260E" w:rsidRDefault="004B2EA2" w:rsidP="004B2EA2">
            <w:pPr>
              <w:pStyle w:val="BodyText"/>
              <w:rPr>
                <w:rFonts w:cs="Arial"/>
                <w:lang w:val="en-CA" w:eastAsia="ar-SA"/>
                <w:rPrChange w:id="5653" w:author="ilia kassianenko" w:date="2019-03-21T21:37:00Z">
                  <w:rPr>
                    <w:sz w:val="22"/>
                    <w:lang w:eastAsia="ar-SA"/>
                  </w:rPr>
                </w:rPrChange>
              </w:rPr>
            </w:pPr>
          </w:p>
        </w:tc>
      </w:tr>
      <w:tr w:rsidR="0047260E" w:rsidRPr="0047260E" w14:paraId="0C283315" w14:textId="77777777" w:rsidTr="00B45947">
        <w:tc>
          <w:tcPr>
            <w:tcW w:w="2093" w:type="dxa"/>
            <w:vAlign w:val="center"/>
          </w:tcPr>
          <w:p w14:paraId="3476860E" w14:textId="77777777" w:rsidR="004B2EA2" w:rsidRPr="0047260E" w:rsidRDefault="004B2EA2">
            <w:pPr>
              <w:pStyle w:val="BodyText"/>
              <w:rPr>
                <w:rFonts w:cs="Arial"/>
                <w:lang w:val="en-CA" w:eastAsia="ar-SA"/>
                <w:rPrChange w:id="5654" w:author="ilia kassianenko" w:date="2019-03-21T21:37:00Z">
                  <w:rPr>
                    <w:rFonts w:cs="Arial"/>
                    <w:lang w:eastAsia="ar-SA"/>
                  </w:rPr>
                </w:rPrChange>
              </w:rPr>
            </w:pPr>
            <w:proofErr w:type="spellStart"/>
            <w:r w:rsidRPr="0047260E">
              <w:rPr>
                <w:rFonts w:cs="Arial"/>
                <w:color w:val="000000"/>
                <w:szCs w:val="22"/>
                <w:lang w:val="en-CA" w:eastAsia="en-CA"/>
                <w:rPrChange w:id="5655" w:author="ilia kassianenko" w:date="2019-03-21T21:37:00Z">
                  <w:rPr>
                    <w:rFonts w:ascii="Calibri" w:hAnsi="Calibri" w:cs="Calibri"/>
                    <w:color w:val="000000"/>
                    <w:szCs w:val="22"/>
                    <w:lang w:val="en-CA" w:eastAsia="en-CA"/>
                  </w:rPr>
                </w:rPrChange>
              </w:rPr>
              <w:t>NomSecteur</w:t>
            </w:r>
            <w:proofErr w:type="spellEnd"/>
          </w:p>
        </w:tc>
        <w:tc>
          <w:tcPr>
            <w:tcW w:w="1843" w:type="dxa"/>
          </w:tcPr>
          <w:p w14:paraId="420192B0" w14:textId="77777777" w:rsidR="004B2EA2" w:rsidRPr="0047260E" w:rsidRDefault="004B2EA2" w:rsidP="004B2EA2">
            <w:pPr>
              <w:pStyle w:val="BodyText"/>
              <w:rPr>
                <w:rFonts w:cs="Arial"/>
                <w:lang w:val="en-CA" w:eastAsia="ar-SA"/>
                <w:rPrChange w:id="5656" w:author="ilia kassianenko" w:date="2019-03-21T21:37:00Z">
                  <w:rPr>
                    <w:sz w:val="22"/>
                    <w:lang w:eastAsia="ar-SA"/>
                  </w:rPr>
                </w:rPrChange>
              </w:rPr>
            </w:pPr>
            <w:r w:rsidRPr="0047260E">
              <w:rPr>
                <w:rFonts w:cs="Arial"/>
                <w:lang w:val="en-CA" w:eastAsia="ar-SA"/>
                <w:rPrChange w:id="5657" w:author="ilia kassianenko" w:date="2019-03-21T21:37:00Z">
                  <w:rPr>
                    <w:lang w:eastAsia="ar-SA"/>
                  </w:rPr>
                </w:rPrChange>
              </w:rPr>
              <w:t>VARCHAR</w:t>
            </w:r>
          </w:p>
        </w:tc>
        <w:tc>
          <w:tcPr>
            <w:tcW w:w="1304" w:type="dxa"/>
          </w:tcPr>
          <w:p w14:paraId="51654E57" w14:textId="77777777" w:rsidR="004B2EA2" w:rsidRPr="0047260E" w:rsidRDefault="004B2EA2" w:rsidP="004B2EA2">
            <w:pPr>
              <w:pStyle w:val="BodyText"/>
              <w:rPr>
                <w:rFonts w:cs="Arial"/>
                <w:lang w:val="en-CA" w:eastAsia="ar-SA"/>
                <w:rPrChange w:id="5658" w:author="ilia kassianenko" w:date="2019-03-21T21:37:00Z">
                  <w:rPr>
                    <w:sz w:val="22"/>
                    <w:lang w:eastAsia="ar-SA"/>
                  </w:rPr>
                </w:rPrChange>
              </w:rPr>
            </w:pPr>
            <w:r w:rsidRPr="0047260E">
              <w:rPr>
                <w:rFonts w:cs="Arial"/>
                <w:lang w:val="en-CA" w:eastAsia="ar-SA"/>
                <w:rPrChange w:id="5659" w:author="ilia kassianenko" w:date="2019-03-21T21:37:00Z">
                  <w:rPr>
                    <w:lang w:eastAsia="ar-SA"/>
                  </w:rPr>
                </w:rPrChange>
              </w:rPr>
              <w:t>7</w:t>
            </w:r>
          </w:p>
        </w:tc>
        <w:tc>
          <w:tcPr>
            <w:tcW w:w="1134" w:type="dxa"/>
          </w:tcPr>
          <w:p w14:paraId="367B48BB" w14:textId="77777777" w:rsidR="004B2EA2" w:rsidRPr="0047260E" w:rsidRDefault="004B2EA2">
            <w:pPr>
              <w:pStyle w:val="BodyText"/>
              <w:jc w:val="center"/>
              <w:rPr>
                <w:rFonts w:cs="Arial"/>
                <w:lang w:val="en-CA" w:eastAsia="ar-SA"/>
                <w:rPrChange w:id="5660" w:author="ilia kassianenko" w:date="2019-03-21T21:37:00Z">
                  <w:rPr>
                    <w:sz w:val="22"/>
                    <w:lang w:eastAsia="ar-SA"/>
                  </w:rPr>
                </w:rPrChange>
              </w:rPr>
              <w:pPrChange w:id="5661" w:author="outpost" w:date="2019-03-18T19:41:00Z">
                <w:pPr>
                  <w:pStyle w:val="BodyText"/>
                  <w:keepNext/>
                  <w:numPr>
                    <w:ilvl w:val="8"/>
                    <w:numId w:val="1"/>
                  </w:numPr>
                  <w:ind w:left="360" w:hanging="360"/>
                  <w:outlineLvl w:val="8"/>
                </w:pPr>
              </w:pPrChange>
            </w:pPr>
            <w:r w:rsidRPr="0047260E">
              <w:rPr>
                <w:rFonts w:cs="Arial"/>
                <w:lang w:val="en-CA" w:eastAsia="ar-SA"/>
                <w:rPrChange w:id="5662" w:author="ilia kassianenko" w:date="2019-03-21T21:37:00Z">
                  <w:rPr>
                    <w:lang w:eastAsia="ar-SA"/>
                  </w:rPr>
                </w:rPrChange>
              </w:rPr>
              <w:t>Y</w:t>
            </w:r>
          </w:p>
        </w:tc>
        <w:tc>
          <w:tcPr>
            <w:tcW w:w="2976" w:type="dxa"/>
          </w:tcPr>
          <w:p w14:paraId="32A201B4" w14:textId="77777777" w:rsidR="004B2EA2" w:rsidRPr="0047260E" w:rsidRDefault="004B2EA2" w:rsidP="004B2EA2">
            <w:pPr>
              <w:pStyle w:val="BodyText"/>
              <w:rPr>
                <w:rFonts w:cs="Arial"/>
                <w:lang w:val="en-CA" w:eastAsia="ar-SA"/>
                <w:rPrChange w:id="5663" w:author="ilia kassianenko" w:date="2019-03-21T21:37:00Z">
                  <w:rPr>
                    <w:sz w:val="22"/>
                    <w:lang w:eastAsia="ar-SA"/>
                  </w:rPr>
                </w:rPrChange>
              </w:rPr>
            </w:pPr>
          </w:p>
        </w:tc>
      </w:tr>
      <w:tr w:rsidR="0047260E" w:rsidRPr="0047260E" w14:paraId="5DFD43D2" w14:textId="77777777" w:rsidTr="00B45947">
        <w:tc>
          <w:tcPr>
            <w:tcW w:w="2093" w:type="dxa"/>
            <w:vAlign w:val="center"/>
          </w:tcPr>
          <w:p w14:paraId="7D3C5430" w14:textId="77777777" w:rsidR="004B2EA2" w:rsidRPr="0047260E" w:rsidRDefault="004B2EA2">
            <w:pPr>
              <w:pStyle w:val="BodyText"/>
              <w:rPr>
                <w:rFonts w:cs="Arial"/>
                <w:lang w:val="en-CA" w:eastAsia="ar-SA"/>
                <w:rPrChange w:id="5664" w:author="ilia kassianenko" w:date="2019-03-21T21:37:00Z">
                  <w:rPr>
                    <w:rFonts w:cs="Arial"/>
                    <w:lang w:eastAsia="ar-SA"/>
                  </w:rPr>
                </w:rPrChange>
              </w:rPr>
            </w:pPr>
            <w:proofErr w:type="spellStart"/>
            <w:r w:rsidRPr="0047260E">
              <w:rPr>
                <w:rFonts w:cs="Arial"/>
                <w:color w:val="000000"/>
                <w:szCs w:val="22"/>
                <w:lang w:val="en-CA" w:eastAsia="en-CA"/>
                <w:rPrChange w:id="5665" w:author="ilia kassianenko" w:date="2019-03-21T21:37:00Z">
                  <w:rPr>
                    <w:rFonts w:ascii="Calibri" w:hAnsi="Calibri" w:cs="Calibri"/>
                    <w:color w:val="000000"/>
                    <w:szCs w:val="22"/>
                    <w:lang w:val="en-CA" w:eastAsia="en-CA"/>
                  </w:rPr>
                </w:rPrChange>
              </w:rPr>
              <w:t>IdentifiantArrondissement</w:t>
            </w:r>
            <w:proofErr w:type="spellEnd"/>
          </w:p>
        </w:tc>
        <w:tc>
          <w:tcPr>
            <w:tcW w:w="1843" w:type="dxa"/>
          </w:tcPr>
          <w:p w14:paraId="0E76B20C" w14:textId="77777777" w:rsidR="004B2EA2" w:rsidRPr="0047260E" w:rsidRDefault="004B2EA2" w:rsidP="004B2EA2">
            <w:pPr>
              <w:pStyle w:val="BodyText"/>
              <w:rPr>
                <w:rFonts w:cs="Arial"/>
                <w:lang w:val="en-CA" w:eastAsia="ar-SA"/>
                <w:rPrChange w:id="5666" w:author="ilia kassianenko" w:date="2019-03-21T21:37:00Z">
                  <w:rPr>
                    <w:sz w:val="22"/>
                    <w:lang w:eastAsia="ar-SA"/>
                  </w:rPr>
                </w:rPrChange>
              </w:rPr>
            </w:pPr>
            <w:r w:rsidRPr="0047260E">
              <w:rPr>
                <w:rFonts w:cs="Arial"/>
                <w:lang w:val="en-CA" w:eastAsia="ar-SA"/>
                <w:rPrChange w:id="5667" w:author="ilia kassianenko" w:date="2019-03-21T21:37:00Z">
                  <w:rPr>
                    <w:lang w:eastAsia="ar-SA"/>
                  </w:rPr>
                </w:rPrChange>
              </w:rPr>
              <w:t>INT</w:t>
            </w:r>
          </w:p>
        </w:tc>
        <w:tc>
          <w:tcPr>
            <w:tcW w:w="1304" w:type="dxa"/>
          </w:tcPr>
          <w:p w14:paraId="7A992C87" w14:textId="77777777" w:rsidR="004B2EA2" w:rsidRPr="0047260E" w:rsidRDefault="004B2EA2" w:rsidP="004B2EA2">
            <w:pPr>
              <w:pStyle w:val="BodyText"/>
              <w:rPr>
                <w:rFonts w:cs="Arial"/>
                <w:lang w:val="en-CA" w:eastAsia="ar-SA"/>
                <w:rPrChange w:id="5668" w:author="ilia kassianenko" w:date="2019-03-21T21:37:00Z">
                  <w:rPr>
                    <w:sz w:val="22"/>
                    <w:lang w:eastAsia="ar-SA"/>
                  </w:rPr>
                </w:rPrChange>
              </w:rPr>
            </w:pPr>
          </w:p>
        </w:tc>
        <w:tc>
          <w:tcPr>
            <w:tcW w:w="1134" w:type="dxa"/>
          </w:tcPr>
          <w:p w14:paraId="614E43C2" w14:textId="77777777" w:rsidR="004B2EA2" w:rsidRPr="0047260E" w:rsidRDefault="004B2EA2">
            <w:pPr>
              <w:pStyle w:val="BodyText"/>
              <w:jc w:val="center"/>
              <w:rPr>
                <w:rFonts w:cs="Arial"/>
                <w:lang w:val="en-CA" w:eastAsia="ar-SA"/>
                <w:rPrChange w:id="5669" w:author="ilia kassianenko" w:date="2019-03-21T21:37:00Z">
                  <w:rPr>
                    <w:sz w:val="22"/>
                    <w:lang w:eastAsia="ar-SA"/>
                  </w:rPr>
                </w:rPrChange>
              </w:rPr>
              <w:pPrChange w:id="5670" w:author="outpost" w:date="2019-03-18T19:41:00Z">
                <w:pPr>
                  <w:pStyle w:val="BodyText"/>
                  <w:keepNext/>
                  <w:numPr>
                    <w:ilvl w:val="8"/>
                    <w:numId w:val="1"/>
                  </w:numPr>
                  <w:ind w:left="360" w:hanging="360"/>
                  <w:outlineLvl w:val="8"/>
                </w:pPr>
              </w:pPrChange>
            </w:pPr>
            <w:r w:rsidRPr="0047260E">
              <w:rPr>
                <w:rFonts w:cs="Arial"/>
                <w:lang w:val="en-CA" w:eastAsia="ar-SA"/>
                <w:rPrChange w:id="5671" w:author="ilia kassianenko" w:date="2019-03-21T21:37:00Z">
                  <w:rPr>
                    <w:lang w:eastAsia="ar-SA"/>
                  </w:rPr>
                </w:rPrChange>
              </w:rPr>
              <w:t>N</w:t>
            </w:r>
          </w:p>
        </w:tc>
        <w:tc>
          <w:tcPr>
            <w:tcW w:w="2976" w:type="dxa"/>
          </w:tcPr>
          <w:p w14:paraId="128A481D" w14:textId="77777777" w:rsidR="004B2EA2" w:rsidRPr="0047260E" w:rsidRDefault="004B2EA2" w:rsidP="004B2EA2">
            <w:pPr>
              <w:pStyle w:val="BodyText"/>
              <w:rPr>
                <w:rFonts w:cs="Arial"/>
                <w:lang w:val="en-CA" w:eastAsia="ar-SA"/>
                <w:rPrChange w:id="5672" w:author="ilia kassianenko" w:date="2019-03-21T21:37:00Z">
                  <w:rPr>
                    <w:sz w:val="22"/>
                    <w:lang w:eastAsia="ar-SA"/>
                  </w:rPr>
                </w:rPrChange>
              </w:rPr>
            </w:pPr>
          </w:p>
        </w:tc>
      </w:tr>
      <w:tr w:rsidR="0047260E" w:rsidRPr="0047260E" w14:paraId="6F78ED34" w14:textId="77777777" w:rsidTr="00B45947">
        <w:tc>
          <w:tcPr>
            <w:tcW w:w="2093" w:type="dxa"/>
            <w:vAlign w:val="center"/>
          </w:tcPr>
          <w:p w14:paraId="581FAD79" w14:textId="77777777" w:rsidR="004B2EA2" w:rsidRPr="0047260E" w:rsidRDefault="004B2EA2">
            <w:pPr>
              <w:spacing w:before="0" w:after="0"/>
              <w:rPr>
                <w:rFonts w:cs="Arial"/>
                <w:color w:val="000000"/>
                <w:szCs w:val="22"/>
                <w:lang w:val="en-CA" w:eastAsia="en-CA"/>
                <w:rPrChange w:id="5673"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674" w:author="ilia kassianenko" w:date="2019-03-21T21:37:00Z">
                  <w:rPr>
                    <w:rFonts w:ascii="Calibri" w:hAnsi="Calibri" w:cs="Calibri"/>
                    <w:color w:val="000000"/>
                    <w:szCs w:val="22"/>
                    <w:lang w:val="en-CA" w:eastAsia="en-CA"/>
                  </w:rPr>
                </w:rPrChange>
              </w:rPr>
              <w:t>ArrondissementCode</w:t>
            </w:r>
            <w:proofErr w:type="spellEnd"/>
          </w:p>
        </w:tc>
        <w:tc>
          <w:tcPr>
            <w:tcW w:w="1843" w:type="dxa"/>
          </w:tcPr>
          <w:p w14:paraId="524EE129" w14:textId="77777777" w:rsidR="004B2EA2" w:rsidRPr="0047260E" w:rsidRDefault="004B2EA2" w:rsidP="004B2EA2">
            <w:pPr>
              <w:pStyle w:val="BodyText"/>
              <w:rPr>
                <w:rFonts w:cs="Arial"/>
                <w:lang w:val="en-CA" w:eastAsia="ar-SA"/>
                <w:rPrChange w:id="5675" w:author="ilia kassianenko" w:date="2019-03-21T21:37:00Z">
                  <w:rPr>
                    <w:sz w:val="22"/>
                    <w:lang w:eastAsia="ar-SA"/>
                  </w:rPr>
                </w:rPrChange>
              </w:rPr>
            </w:pPr>
            <w:r w:rsidRPr="0047260E">
              <w:rPr>
                <w:rFonts w:cs="Arial"/>
                <w:lang w:val="en-CA" w:eastAsia="ar-SA"/>
                <w:rPrChange w:id="5676" w:author="ilia kassianenko" w:date="2019-03-21T21:37:00Z">
                  <w:rPr>
                    <w:rFonts w:cs="Arial"/>
                    <w:lang w:eastAsia="ar-SA"/>
                  </w:rPr>
                </w:rPrChange>
              </w:rPr>
              <w:t>CHAR</w:t>
            </w:r>
          </w:p>
        </w:tc>
        <w:tc>
          <w:tcPr>
            <w:tcW w:w="1304" w:type="dxa"/>
          </w:tcPr>
          <w:p w14:paraId="3720B271" w14:textId="77777777" w:rsidR="004B2EA2" w:rsidRPr="0047260E" w:rsidRDefault="004B2EA2" w:rsidP="004B2EA2">
            <w:pPr>
              <w:pStyle w:val="BodyText"/>
              <w:rPr>
                <w:rFonts w:cs="Arial"/>
                <w:lang w:val="en-CA" w:eastAsia="ar-SA"/>
                <w:rPrChange w:id="5677" w:author="ilia kassianenko" w:date="2019-03-21T21:37:00Z">
                  <w:rPr>
                    <w:sz w:val="22"/>
                    <w:lang w:eastAsia="ar-SA"/>
                  </w:rPr>
                </w:rPrChange>
              </w:rPr>
            </w:pPr>
            <w:r w:rsidRPr="0047260E">
              <w:rPr>
                <w:rFonts w:cs="Arial"/>
                <w:lang w:val="en-CA" w:eastAsia="ar-SA"/>
                <w:rPrChange w:id="5678" w:author="ilia kassianenko" w:date="2019-03-21T21:37:00Z">
                  <w:rPr>
                    <w:lang w:eastAsia="ar-SA"/>
                  </w:rPr>
                </w:rPrChange>
              </w:rPr>
              <w:t>3</w:t>
            </w:r>
          </w:p>
        </w:tc>
        <w:tc>
          <w:tcPr>
            <w:tcW w:w="1134" w:type="dxa"/>
          </w:tcPr>
          <w:p w14:paraId="7C6A7D00" w14:textId="77777777" w:rsidR="004B2EA2" w:rsidRPr="0047260E" w:rsidRDefault="004B2EA2">
            <w:pPr>
              <w:pStyle w:val="BodyText"/>
              <w:jc w:val="center"/>
              <w:rPr>
                <w:rFonts w:cs="Arial"/>
                <w:lang w:val="en-CA" w:eastAsia="ar-SA"/>
                <w:rPrChange w:id="5679" w:author="ilia kassianenko" w:date="2019-03-21T21:37:00Z">
                  <w:rPr>
                    <w:sz w:val="22"/>
                    <w:lang w:eastAsia="ar-SA"/>
                  </w:rPr>
                </w:rPrChange>
              </w:rPr>
              <w:pPrChange w:id="5680" w:author="outpost" w:date="2019-03-18T19:41:00Z">
                <w:pPr>
                  <w:pStyle w:val="BodyText"/>
                  <w:keepNext/>
                  <w:numPr>
                    <w:ilvl w:val="8"/>
                    <w:numId w:val="1"/>
                  </w:numPr>
                  <w:ind w:left="360" w:hanging="360"/>
                  <w:outlineLvl w:val="8"/>
                </w:pPr>
              </w:pPrChange>
            </w:pPr>
            <w:r w:rsidRPr="0047260E">
              <w:rPr>
                <w:rFonts w:cs="Arial"/>
                <w:lang w:val="en-CA" w:eastAsia="ar-SA"/>
                <w:rPrChange w:id="5681" w:author="ilia kassianenko" w:date="2019-03-21T21:37:00Z">
                  <w:rPr>
                    <w:lang w:eastAsia="ar-SA"/>
                  </w:rPr>
                </w:rPrChange>
              </w:rPr>
              <w:t>N</w:t>
            </w:r>
          </w:p>
        </w:tc>
        <w:tc>
          <w:tcPr>
            <w:tcW w:w="2976" w:type="dxa"/>
          </w:tcPr>
          <w:p w14:paraId="1C4A750B" w14:textId="77777777" w:rsidR="004B2EA2" w:rsidRPr="0047260E" w:rsidRDefault="004B2EA2" w:rsidP="004B2EA2">
            <w:pPr>
              <w:pStyle w:val="BodyText"/>
              <w:rPr>
                <w:rFonts w:cs="Arial"/>
                <w:lang w:val="en-CA" w:eastAsia="ar-SA"/>
                <w:rPrChange w:id="5682" w:author="ilia kassianenko" w:date="2019-03-21T21:37:00Z">
                  <w:rPr>
                    <w:sz w:val="22"/>
                    <w:lang w:eastAsia="ar-SA"/>
                  </w:rPr>
                </w:rPrChange>
              </w:rPr>
            </w:pPr>
          </w:p>
        </w:tc>
      </w:tr>
      <w:tr w:rsidR="0047260E" w:rsidRPr="0047260E" w14:paraId="5F4354AD" w14:textId="77777777" w:rsidTr="00B45947">
        <w:tc>
          <w:tcPr>
            <w:tcW w:w="2093" w:type="dxa"/>
            <w:vAlign w:val="center"/>
          </w:tcPr>
          <w:p w14:paraId="0D30C54D" w14:textId="77777777" w:rsidR="004B2EA2" w:rsidRPr="0047260E" w:rsidRDefault="004B2EA2">
            <w:pPr>
              <w:spacing w:before="0" w:after="0"/>
              <w:rPr>
                <w:rFonts w:cs="Arial"/>
                <w:color w:val="000000"/>
                <w:szCs w:val="22"/>
                <w:lang w:val="en-CA" w:eastAsia="en-CA"/>
                <w:rPrChange w:id="5683"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684" w:author="ilia kassianenko" w:date="2019-03-21T21:37:00Z">
                  <w:rPr>
                    <w:rFonts w:ascii="Calibri" w:hAnsi="Calibri" w:cs="Calibri"/>
                    <w:color w:val="000000"/>
                    <w:szCs w:val="22"/>
                    <w:lang w:val="en-CA" w:eastAsia="en-CA"/>
                  </w:rPr>
                </w:rPrChange>
              </w:rPr>
              <w:t>Arrondissement</w:t>
            </w:r>
          </w:p>
        </w:tc>
        <w:tc>
          <w:tcPr>
            <w:tcW w:w="1843" w:type="dxa"/>
          </w:tcPr>
          <w:p w14:paraId="230DD38C" w14:textId="77777777" w:rsidR="004B2EA2" w:rsidRPr="0047260E" w:rsidRDefault="004B2EA2" w:rsidP="004B2EA2">
            <w:pPr>
              <w:pStyle w:val="BodyText"/>
              <w:rPr>
                <w:rFonts w:cs="Arial"/>
                <w:lang w:val="en-CA" w:eastAsia="ar-SA"/>
                <w:rPrChange w:id="5685" w:author="ilia kassianenko" w:date="2019-03-21T21:37:00Z">
                  <w:rPr>
                    <w:sz w:val="22"/>
                    <w:lang w:eastAsia="ar-SA"/>
                  </w:rPr>
                </w:rPrChange>
              </w:rPr>
            </w:pPr>
            <w:r w:rsidRPr="0047260E">
              <w:rPr>
                <w:rFonts w:cs="Arial"/>
                <w:lang w:val="en-CA" w:eastAsia="ar-SA"/>
                <w:rPrChange w:id="5686" w:author="ilia kassianenko" w:date="2019-03-21T21:37:00Z">
                  <w:rPr>
                    <w:rFonts w:cs="Arial"/>
                    <w:lang w:eastAsia="ar-SA"/>
                  </w:rPr>
                </w:rPrChange>
              </w:rPr>
              <w:t>VARCHAR</w:t>
            </w:r>
          </w:p>
        </w:tc>
        <w:tc>
          <w:tcPr>
            <w:tcW w:w="1304" w:type="dxa"/>
          </w:tcPr>
          <w:p w14:paraId="64795AA7" w14:textId="77777777" w:rsidR="004B2EA2" w:rsidRPr="0047260E" w:rsidRDefault="004B2EA2" w:rsidP="004B2EA2">
            <w:pPr>
              <w:pStyle w:val="BodyText"/>
              <w:rPr>
                <w:rFonts w:cs="Arial"/>
                <w:lang w:val="en-CA" w:eastAsia="ar-SA"/>
                <w:rPrChange w:id="5687" w:author="ilia kassianenko" w:date="2019-03-21T21:37:00Z">
                  <w:rPr>
                    <w:sz w:val="22"/>
                    <w:lang w:eastAsia="ar-SA"/>
                  </w:rPr>
                </w:rPrChange>
              </w:rPr>
            </w:pPr>
            <w:r w:rsidRPr="0047260E">
              <w:rPr>
                <w:rFonts w:cs="Arial"/>
                <w:lang w:val="en-CA" w:eastAsia="ar-SA"/>
                <w:rPrChange w:id="5688" w:author="ilia kassianenko" w:date="2019-03-21T21:37:00Z">
                  <w:rPr>
                    <w:lang w:eastAsia="ar-SA"/>
                  </w:rPr>
                </w:rPrChange>
              </w:rPr>
              <w:t>30</w:t>
            </w:r>
          </w:p>
        </w:tc>
        <w:tc>
          <w:tcPr>
            <w:tcW w:w="1134" w:type="dxa"/>
          </w:tcPr>
          <w:p w14:paraId="1E97ACBC" w14:textId="77777777" w:rsidR="004B2EA2" w:rsidRPr="0047260E" w:rsidRDefault="004B2EA2">
            <w:pPr>
              <w:pStyle w:val="BodyText"/>
              <w:jc w:val="center"/>
              <w:rPr>
                <w:rFonts w:cs="Arial"/>
                <w:lang w:val="en-CA" w:eastAsia="ar-SA"/>
                <w:rPrChange w:id="5689" w:author="ilia kassianenko" w:date="2019-03-21T21:37:00Z">
                  <w:rPr>
                    <w:sz w:val="22"/>
                    <w:lang w:eastAsia="ar-SA"/>
                  </w:rPr>
                </w:rPrChange>
              </w:rPr>
              <w:pPrChange w:id="5690" w:author="outpost" w:date="2019-03-18T19:41:00Z">
                <w:pPr>
                  <w:pStyle w:val="BodyText"/>
                  <w:keepNext/>
                  <w:numPr>
                    <w:ilvl w:val="8"/>
                    <w:numId w:val="1"/>
                  </w:numPr>
                  <w:ind w:left="360" w:hanging="360"/>
                  <w:outlineLvl w:val="8"/>
                </w:pPr>
              </w:pPrChange>
            </w:pPr>
            <w:r w:rsidRPr="0047260E">
              <w:rPr>
                <w:rFonts w:cs="Arial"/>
                <w:lang w:val="en-CA" w:eastAsia="ar-SA"/>
                <w:rPrChange w:id="5691" w:author="ilia kassianenko" w:date="2019-03-21T21:37:00Z">
                  <w:rPr>
                    <w:lang w:eastAsia="ar-SA"/>
                  </w:rPr>
                </w:rPrChange>
              </w:rPr>
              <w:t>N</w:t>
            </w:r>
          </w:p>
        </w:tc>
        <w:tc>
          <w:tcPr>
            <w:tcW w:w="2976" w:type="dxa"/>
          </w:tcPr>
          <w:p w14:paraId="3BCA69A3" w14:textId="77777777" w:rsidR="004B2EA2" w:rsidRPr="0047260E" w:rsidRDefault="004B2EA2" w:rsidP="004B2EA2">
            <w:pPr>
              <w:pStyle w:val="BodyText"/>
              <w:rPr>
                <w:rFonts w:cs="Arial"/>
                <w:lang w:val="en-CA" w:eastAsia="ar-SA"/>
                <w:rPrChange w:id="5692" w:author="ilia kassianenko" w:date="2019-03-21T21:37:00Z">
                  <w:rPr>
                    <w:sz w:val="22"/>
                    <w:lang w:eastAsia="ar-SA"/>
                  </w:rPr>
                </w:rPrChange>
              </w:rPr>
            </w:pPr>
          </w:p>
        </w:tc>
      </w:tr>
      <w:tr w:rsidR="0047260E" w:rsidRPr="0047260E" w14:paraId="0B2FC56D" w14:textId="77777777" w:rsidTr="00B45947">
        <w:tc>
          <w:tcPr>
            <w:tcW w:w="2093" w:type="dxa"/>
            <w:vAlign w:val="center"/>
          </w:tcPr>
          <w:p w14:paraId="35144F1C" w14:textId="77777777" w:rsidR="004B2EA2" w:rsidRPr="0047260E" w:rsidRDefault="004B2EA2">
            <w:pPr>
              <w:pStyle w:val="BodyText"/>
              <w:rPr>
                <w:rFonts w:cs="Arial"/>
                <w:lang w:val="en-CA" w:eastAsia="ar-SA"/>
                <w:rPrChange w:id="5693" w:author="ilia kassianenko" w:date="2019-03-21T21:37:00Z">
                  <w:rPr>
                    <w:rFonts w:cs="Arial"/>
                    <w:lang w:eastAsia="ar-SA"/>
                  </w:rPr>
                </w:rPrChange>
              </w:rPr>
            </w:pPr>
            <w:proofErr w:type="spellStart"/>
            <w:r w:rsidRPr="0047260E">
              <w:rPr>
                <w:rFonts w:cs="Arial"/>
                <w:color w:val="000000"/>
                <w:szCs w:val="22"/>
                <w:lang w:val="en-CA" w:eastAsia="en-CA"/>
                <w:rPrChange w:id="5694" w:author="ilia kassianenko" w:date="2019-03-21T21:37:00Z">
                  <w:rPr>
                    <w:rFonts w:ascii="Calibri" w:hAnsi="Calibri" w:cs="Calibri"/>
                    <w:color w:val="000000"/>
                    <w:szCs w:val="22"/>
                    <w:lang w:val="en-CA" w:eastAsia="en-CA"/>
                  </w:rPr>
                </w:rPrChange>
              </w:rPr>
              <w:t>IdentifiantDepot</w:t>
            </w:r>
            <w:proofErr w:type="spellEnd"/>
          </w:p>
        </w:tc>
        <w:tc>
          <w:tcPr>
            <w:tcW w:w="1843" w:type="dxa"/>
          </w:tcPr>
          <w:p w14:paraId="672BABFA" w14:textId="77777777" w:rsidR="004B2EA2" w:rsidRPr="0047260E" w:rsidRDefault="004B2EA2" w:rsidP="004B2EA2">
            <w:pPr>
              <w:pStyle w:val="BodyText"/>
              <w:rPr>
                <w:rFonts w:cs="Arial"/>
                <w:lang w:val="en-CA" w:eastAsia="ar-SA"/>
                <w:rPrChange w:id="5695" w:author="ilia kassianenko" w:date="2019-03-21T21:37:00Z">
                  <w:rPr>
                    <w:sz w:val="22"/>
                    <w:lang w:eastAsia="ar-SA"/>
                  </w:rPr>
                </w:rPrChange>
              </w:rPr>
            </w:pPr>
            <w:r w:rsidRPr="0047260E">
              <w:rPr>
                <w:rFonts w:cs="Arial"/>
                <w:lang w:val="en-CA" w:eastAsia="ar-SA"/>
                <w:rPrChange w:id="5696" w:author="ilia kassianenko" w:date="2019-03-21T21:37:00Z">
                  <w:rPr>
                    <w:lang w:eastAsia="ar-SA"/>
                  </w:rPr>
                </w:rPrChange>
              </w:rPr>
              <w:t>INT</w:t>
            </w:r>
          </w:p>
        </w:tc>
        <w:tc>
          <w:tcPr>
            <w:tcW w:w="1304" w:type="dxa"/>
          </w:tcPr>
          <w:p w14:paraId="1171889D" w14:textId="77777777" w:rsidR="004B2EA2" w:rsidRPr="0047260E" w:rsidRDefault="004B2EA2" w:rsidP="004B2EA2">
            <w:pPr>
              <w:pStyle w:val="BodyText"/>
              <w:rPr>
                <w:rFonts w:cs="Arial"/>
                <w:lang w:val="en-CA" w:eastAsia="ar-SA"/>
                <w:rPrChange w:id="5697" w:author="ilia kassianenko" w:date="2019-03-21T21:37:00Z">
                  <w:rPr>
                    <w:sz w:val="22"/>
                    <w:lang w:eastAsia="ar-SA"/>
                  </w:rPr>
                </w:rPrChange>
              </w:rPr>
            </w:pPr>
            <w:r w:rsidRPr="0047260E">
              <w:rPr>
                <w:rFonts w:cs="Arial"/>
                <w:lang w:val="en-CA" w:eastAsia="ar-SA"/>
                <w:rPrChange w:id="5698" w:author="ilia kassianenko" w:date="2019-03-21T21:37:00Z">
                  <w:rPr>
                    <w:lang w:eastAsia="ar-SA"/>
                  </w:rPr>
                </w:rPrChange>
              </w:rPr>
              <w:t xml:space="preserve"> </w:t>
            </w:r>
          </w:p>
        </w:tc>
        <w:tc>
          <w:tcPr>
            <w:tcW w:w="1134" w:type="dxa"/>
          </w:tcPr>
          <w:p w14:paraId="4B92AD00" w14:textId="77777777" w:rsidR="004B2EA2" w:rsidRPr="0047260E" w:rsidRDefault="004B2EA2">
            <w:pPr>
              <w:pStyle w:val="BodyText"/>
              <w:jc w:val="center"/>
              <w:rPr>
                <w:rFonts w:cs="Arial"/>
                <w:lang w:val="en-CA" w:eastAsia="ar-SA"/>
                <w:rPrChange w:id="5699" w:author="ilia kassianenko" w:date="2019-03-21T21:37:00Z">
                  <w:rPr>
                    <w:sz w:val="22"/>
                    <w:lang w:eastAsia="ar-SA"/>
                  </w:rPr>
                </w:rPrChange>
              </w:rPr>
              <w:pPrChange w:id="5700" w:author="outpost" w:date="2019-03-18T19:41:00Z">
                <w:pPr>
                  <w:pStyle w:val="BodyText"/>
                  <w:keepNext/>
                  <w:numPr>
                    <w:ilvl w:val="8"/>
                    <w:numId w:val="1"/>
                  </w:numPr>
                  <w:ind w:left="360" w:hanging="360"/>
                  <w:outlineLvl w:val="8"/>
                </w:pPr>
              </w:pPrChange>
            </w:pPr>
            <w:r w:rsidRPr="0047260E">
              <w:rPr>
                <w:rFonts w:cs="Arial"/>
                <w:lang w:val="en-CA" w:eastAsia="ar-SA"/>
                <w:rPrChange w:id="5701" w:author="ilia kassianenko" w:date="2019-03-21T21:37:00Z">
                  <w:rPr>
                    <w:lang w:eastAsia="ar-SA"/>
                  </w:rPr>
                </w:rPrChange>
              </w:rPr>
              <w:t>N</w:t>
            </w:r>
          </w:p>
        </w:tc>
        <w:tc>
          <w:tcPr>
            <w:tcW w:w="2976" w:type="dxa"/>
          </w:tcPr>
          <w:p w14:paraId="5503BB28" w14:textId="77777777" w:rsidR="004B2EA2" w:rsidRPr="0047260E" w:rsidRDefault="004B2EA2" w:rsidP="004B2EA2">
            <w:pPr>
              <w:pStyle w:val="BodyText"/>
              <w:rPr>
                <w:rFonts w:cs="Arial"/>
                <w:lang w:val="en-CA" w:eastAsia="ar-SA"/>
                <w:rPrChange w:id="5702" w:author="ilia kassianenko" w:date="2019-03-21T21:37:00Z">
                  <w:rPr>
                    <w:sz w:val="22"/>
                    <w:lang w:eastAsia="ar-SA"/>
                  </w:rPr>
                </w:rPrChange>
              </w:rPr>
            </w:pPr>
          </w:p>
        </w:tc>
      </w:tr>
      <w:tr w:rsidR="0047260E" w:rsidRPr="0047260E" w14:paraId="5DBA2C81" w14:textId="77777777" w:rsidTr="00B45947">
        <w:tc>
          <w:tcPr>
            <w:tcW w:w="2093" w:type="dxa"/>
            <w:vAlign w:val="center"/>
          </w:tcPr>
          <w:p w14:paraId="42B59C8C" w14:textId="77777777" w:rsidR="004B2EA2" w:rsidRPr="0047260E" w:rsidRDefault="004B2EA2">
            <w:pPr>
              <w:pStyle w:val="BodyText"/>
              <w:rPr>
                <w:rFonts w:cs="Arial"/>
                <w:lang w:val="en-CA" w:eastAsia="ar-SA"/>
                <w:rPrChange w:id="5703" w:author="ilia kassianenko" w:date="2019-03-21T21:37:00Z">
                  <w:rPr>
                    <w:rFonts w:cs="Arial"/>
                    <w:lang w:eastAsia="ar-SA"/>
                  </w:rPr>
                </w:rPrChange>
              </w:rPr>
            </w:pPr>
            <w:proofErr w:type="spellStart"/>
            <w:r w:rsidRPr="0047260E">
              <w:rPr>
                <w:rFonts w:cs="Arial"/>
                <w:color w:val="000000"/>
                <w:szCs w:val="22"/>
                <w:lang w:val="en-CA" w:eastAsia="en-CA"/>
                <w:rPrChange w:id="5704" w:author="ilia kassianenko" w:date="2019-03-21T21:37:00Z">
                  <w:rPr>
                    <w:rFonts w:ascii="Calibri" w:hAnsi="Calibri" w:cs="Calibri"/>
                    <w:color w:val="000000"/>
                    <w:szCs w:val="22"/>
                    <w:lang w:val="en-CA" w:eastAsia="en-CA"/>
                  </w:rPr>
                </w:rPrChange>
              </w:rPr>
              <w:t>NomDepot</w:t>
            </w:r>
            <w:proofErr w:type="spellEnd"/>
          </w:p>
        </w:tc>
        <w:tc>
          <w:tcPr>
            <w:tcW w:w="1843" w:type="dxa"/>
          </w:tcPr>
          <w:p w14:paraId="4C43784E" w14:textId="77777777" w:rsidR="004B2EA2" w:rsidRPr="0047260E" w:rsidRDefault="004B2EA2" w:rsidP="004B2EA2">
            <w:pPr>
              <w:pStyle w:val="BodyText"/>
              <w:rPr>
                <w:rFonts w:cs="Arial"/>
                <w:lang w:val="en-CA" w:eastAsia="ar-SA"/>
                <w:rPrChange w:id="5705" w:author="ilia kassianenko" w:date="2019-03-21T21:37:00Z">
                  <w:rPr>
                    <w:sz w:val="22"/>
                    <w:lang w:eastAsia="ar-SA"/>
                  </w:rPr>
                </w:rPrChange>
              </w:rPr>
            </w:pPr>
            <w:r w:rsidRPr="0047260E">
              <w:rPr>
                <w:rFonts w:cs="Arial"/>
                <w:lang w:val="en-CA" w:eastAsia="ar-SA"/>
                <w:rPrChange w:id="5706" w:author="ilia kassianenko" w:date="2019-03-21T21:37:00Z">
                  <w:rPr>
                    <w:lang w:eastAsia="ar-SA"/>
                  </w:rPr>
                </w:rPrChange>
              </w:rPr>
              <w:t>VARCHAR</w:t>
            </w:r>
          </w:p>
        </w:tc>
        <w:tc>
          <w:tcPr>
            <w:tcW w:w="1304" w:type="dxa"/>
          </w:tcPr>
          <w:p w14:paraId="536B332F" w14:textId="77777777" w:rsidR="004B2EA2" w:rsidRPr="0047260E" w:rsidRDefault="004B2EA2" w:rsidP="004B2EA2">
            <w:pPr>
              <w:pStyle w:val="BodyText"/>
              <w:rPr>
                <w:rFonts w:cs="Arial"/>
                <w:lang w:val="en-CA" w:eastAsia="ar-SA"/>
                <w:rPrChange w:id="5707" w:author="ilia kassianenko" w:date="2019-03-21T21:37:00Z">
                  <w:rPr>
                    <w:sz w:val="22"/>
                    <w:lang w:eastAsia="ar-SA"/>
                  </w:rPr>
                </w:rPrChange>
              </w:rPr>
            </w:pPr>
            <w:r w:rsidRPr="0047260E">
              <w:rPr>
                <w:rFonts w:cs="Arial"/>
                <w:lang w:val="en-CA" w:eastAsia="ar-SA"/>
                <w:rPrChange w:id="5708" w:author="ilia kassianenko" w:date="2019-03-21T21:37:00Z">
                  <w:rPr>
                    <w:lang w:eastAsia="ar-SA"/>
                  </w:rPr>
                </w:rPrChange>
              </w:rPr>
              <w:t>30</w:t>
            </w:r>
          </w:p>
        </w:tc>
        <w:tc>
          <w:tcPr>
            <w:tcW w:w="1134" w:type="dxa"/>
          </w:tcPr>
          <w:p w14:paraId="52976CA9" w14:textId="77777777" w:rsidR="004B2EA2" w:rsidRPr="0047260E" w:rsidRDefault="004B2EA2">
            <w:pPr>
              <w:pStyle w:val="BodyText"/>
              <w:jc w:val="center"/>
              <w:rPr>
                <w:rFonts w:cs="Arial"/>
                <w:lang w:val="en-CA" w:eastAsia="ar-SA"/>
                <w:rPrChange w:id="5709" w:author="ilia kassianenko" w:date="2019-03-21T21:37:00Z">
                  <w:rPr>
                    <w:sz w:val="22"/>
                    <w:lang w:eastAsia="ar-SA"/>
                  </w:rPr>
                </w:rPrChange>
              </w:rPr>
              <w:pPrChange w:id="5710" w:author="outpost" w:date="2019-03-18T19:41:00Z">
                <w:pPr>
                  <w:pStyle w:val="BodyText"/>
                  <w:keepNext/>
                  <w:numPr>
                    <w:ilvl w:val="8"/>
                    <w:numId w:val="1"/>
                  </w:numPr>
                  <w:ind w:left="360" w:hanging="360"/>
                  <w:outlineLvl w:val="8"/>
                </w:pPr>
              </w:pPrChange>
            </w:pPr>
            <w:r w:rsidRPr="0047260E">
              <w:rPr>
                <w:rFonts w:cs="Arial"/>
                <w:lang w:val="en-CA" w:eastAsia="ar-SA"/>
                <w:rPrChange w:id="5711" w:author="ilia kassianenko" w:date="2019-03-21T21:37:00Z">
                  <w:rPr>
                    <w:lang w:eastAsia="ar-SA"/>
                  </w:rPr>
                </w:rPrChange>
              </w:rPr>
              <w:t>N</w:t>
            </w:r>
          </w:p>
        </w:tc>
        <w:tc>
          <w:tcPr>
            <w:tcW w:w="2976" w:type="dxa"/>
          </w:tcPr>
          <w:p w14:paraId="16308064" w14:textId="77777777" w:rsidR="004B2EA2" w:rsidRPr="0047260E" w:rsidRDefault="004B2EA2" w:rsidP="004B2EA2">
            <w:pPr>
              <w:pStyle w:val="BodyText"/>
              <w:rPr>
                <w:rFonts w:cs="Arial"/>
                <w:lang w:val="en-CA" w:eastAsia="ar-SA"/>
                <w:rPrChange w:id="5712" w:author="ilia kassianenko" w:date="2019-03-21T21:37:00Z">
                  <w:rPr>
                    <w:sz w:val="22"/>
                    <w:lang w:eastAsia="ar-SA"/>
                  </w:rPr>
                </w:rPrChange>
              </w:rPr>
            </w:pPr>
          </w:p>
        </w:tc>
      </w:tr>
      <w:tr w:rsidR="0047260E" w:rsidRPr="0047260E" w14:paraId="704E0C90" w14:textId="77777777" w:rsidTr="00B45947">
        <w:trPr>
          <w:trHeight w:val="269"/>
        </w:trPr>
        <w:tc>
          <w:tcPr>
            <w:tcW w:w="2093" w:type="dxa"/>
            <w:vAlign w:val="center"/>
          </w:tcPr>
          <w:p w14:paraId="4A4A4933" w14:textId="77777777" w:rsidR="004B2EA2" w:rsidRPr="0047260E" w:rsidRDefault="004B2EA2">
            <w:pPr>
              <w:spacing w:before="0" w:after="0"/>
              <w:rPr>
                <w:rFonts w:cs="Arial"/>
                <w:color w:val="000000"/>
                <w:szCs w:val="22"/>
                <w:lang w:val="en-CA" w:eastAsia="en-CA"/>
                <w:rPrChange w:id="5713"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714" w:author="ilia kassianenko" w:date="2019-03-21T21:37:00Z">
                  <w:rPr>
                    <w:rFonts w:ascii="Calibri" w:hAnsi="Calibri" w:cs="Calibri"/>
                    <w:color w:val="000000"/>
                    <w:szCs w:val="22"/>
                    <w:lang w:val="en-CA" w:eastAsia="en-CA"/>
                  </w:rPr>
                </w:rPrChange>
              </w:rPr>
              <w:t>DateDechargement</w:t>
            </w:r>
            <w:proofErr w:type="spellEnd"/>
          </w:p>
        </w:tc>
        <w:tc>
          <w:tcPr>
            <w:tcW w:w="1843" w:type="dxa"/>
          </w:tcPr>
          <w:p w14:paraId="1EE6F86E" w14:textId="77777777" w:rsidR="004B2EA2" w:rsidRPr="0047260E" w:rsidRDefault="004B2EA2" w:rsidP="004B2EA2">
            <w:pPr>
              <w:pStyle w:val="BodyText"/>
              <w:rPr>
                <w:rFonts w:cs="Arial"/>
                <w:lang w:val="en-CA" w:eastAsia="ar-SA"/>
                <w:rPrChange w:id="5715" w:author="ilia kassianenko" w:date="2019-03-21T21:37:00Z">
                  <w:rPr>
                    <w:sz w:val="22"/>
                    <w:lang w:eastAsia="ar-SA"/>
                  </w:rPr>
                </w:rPrChange>
              </w:rPr>
            </w:pPr>
            <w:r w:rsidRPr="0047260E">
              <w:rPr>
                <w:rFonts w:cs="Arial"/>
                <w:lang w:val="en-CA" w:eastAsia="ar-SA"/>
                <w:rPrChange w:id="5716" w:author="ilia kassianenko" w:date="2019-03-21T21:37:00Z">
                  <w:rPr>
                    <w:rFonts w:cs="Arial"/>
                    <w:lang w:eastAsia="ar-SA"/>
                  </w:rPr>
                </w:rPrChange>
              </w:rPr>
              <w:t>TIMESTAMP</w:t>
            </w:r>
          </w:p>
        </w:tc>
        <w:tc>
          <w:tcPr>
            <w:tcW w:w="1304" w:type="dxa"/>
          </w:tcPr>
          <w:p w14:paraId="1DD551B4" w14:textId="77777777" w:rsidR="004B2EA2" w:rsidRPr="0047260E" w:rsidRDefault="004B2EA2" w:rsidP="004B2EA2">
            <w:pPr>
              <w:pStyle w:val="BodyText"/>
              <w:rPr>
                <w:rFonts w:cs="Arial"/>
                <w:lang w:val="en-CA" w:eastAsia="ar-SA"/>
                <w:rPrChange w:id="5717" w:author="ilia kassianenko" w:date="2019-03-21T21:37:00Z">
                  <w:rPr>
                    <w:sz w:val="22"/>
                    <w:lang w:eastAsia="ar-SA"/>
                  </w:rPr>
                </w:rPrChange>
              </w:rPr>
            </w:pPr>
            <w:r w:rsidRPr="0047260E">
              <w:rPr>
                <w:rFonts w:cs="Arial"/>
                <w:lang w:val="en-CA" w:eastAsia="ar-SA"/>
                <w:rPrChange w:id="5718" w:author="ilia kassianenko" w:date="2019-03-21T21:37:00Z">
                  <w:rPr>
                    <w:lang w:eastAsia="ar-SA"/>
                  </w:rPr>
                </w:rPrChange>
              </w:rPr>
              <w:t>19</w:t>
            </w:r>
          </w:p>
        </w:tc>
        <w:tc>
          <w:tcPr>
            <w:tcW w:w="1134" w:type="dxa"/>
          </w:tcPr>
          <w:p w14:paraId="1BAC33A5" w14:textId="77777777" w:rsidR="004B2EA2" w:rsidRPr="0047260E" w:rsidRDefault="004B2EA2">
            <w:pPr>
              <w:pStyle w:val="BodyText"/>
              <w:jc w:val="center"/>
              <w:rPr>
                <w:rFonts w:cs="Arial"/>
                <w:lang w:val="en-CA" w:eastAsia="ar-SA"/>
                <w:rPrChange w:id="5719" w:author="ilia kassianenko" w:date="2019-03-21T21:37:00Z">
                  <w:rPr>
                    <w:sz w:val="22"/>
                    <w:lang w:eastAsia="ar-SA"/>
                  </w:rPr>
                </w:rPrChange>
              </w:rPr>
              <w:pPrChange w:id="5720" w:author="outpost" w:date="2019-03-18T19:41:00Z">
                <w:pPr>
                  <w:pStyle w:val="BodyText"/>
                  <w:keepNext/>
                  <w:numPr>
                    <w:ilvl w:val="8"/>
                    <w:numId w:val="1"/>
                  </w:numPr>
                  <w:ind w:left="360" w:hanging="360"/>
                  <w:outlineLvl w:val="8"/>
                </w:pPr>
              </w:pPrChange>
            </w:pPr>
            <w:r w:rsidRPr="0047260E">
              <w:rPr>
                <w:rFonts w:cs="Arial"/>
                <w:lang w:val="en-CA" w:eastAsia="ar-SA"/>
                <w:rPrChange w:id="5721" w:author="ilia kassianenko" w:date="2019-03-21T21:37:00Z">
                  <w:rPr>
                    <w:lang w:eastAsia="ar-SA"/>
                  </w:rPr>
                </w:rPrChange>
              </w:rPr>
              <w:t>N</w:t>
            </w:r>
          </w:p>
        </w:tc>
        <w:tc>
          <w:tcPr>
            <w:tcW w:w="2976" w:type="dxa"/>
          </w:tcPr>
          <w:p w14:paraId="3845FED5" w14:textId="77777777" w:rsidR="004B2EA2" w:rsidRPr="0047260E" w:rsidRDefault="004B2EA2" w:rsidP="004B2EA2">
            <w:pPr>
              <w:pStyle w:val="BodyText"/>
              <w:rPr>
                <w:rFonts w:cs="Arial"/>
                <w:lang w:val="en-CA" w:eastAsia="ar-SA"/>
                <w:rPrChange w:id="5722" w:author="ilia kassianenko" w:date="2019-03-21T21:37:00Z">
                  <w:rPr>
                    <w:sz w:val="22"/>
                    <w:lang w:eastAsia="ar-SA"/>
                  </w:rPr>
                </w:rPrChange>
              </w:rPr>
            </w:pPr>
          </w:p>
        </w:tc>
      </w:tr>
      <w:tr w:rsidR="0047260E" w:rsidRPr="0047260E" w14:paraId="2B6973C6" w14:textId="77777777" w:rsidTr="00B45947">
        <w:trPr>
          <w:trHeight w:val="269"/>
        </w:trPr>
        <w:tc>
          <w:tcPr>
            <w:tcW w:w="2093" w:type="dxa"/>
            <w:vAlign w:val="center"/>
          </w:tcPr>
          <w:p w14:paraId="7D44F2AF" w14:textId="77777777" w:rsidR="004B2EA2" w:rsidRPr="0047260E" w:rsidRDefault="004B2EA2">
            <w:pPr>
              <w:spacing w:before="0" w:after="0"/>
              <w:rPr>
                <w:rFonts w:cs="Arial"/>
                <w:color w:val="000000"/>
                <w:szCs w:val="22"/>
                <w:lang w:val="en-CA" w:eastAsia="en-CA"/>
                <w:rPrChange w:id="5723"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724" w:author="ilia kassianenko" w:date="2019-03-21T21:37:00Z">
                  <w:rPr>
                    <w:rFonts w:ascii="Calibri" w:hAnsi="Calibri" w:cs="Calibri"/>
                    <w:color w:val="000000"/>
                    <w:szCs w:val="22"/>
                    <w:lang w:val="en-CA" w:eastAsia="en-CA"/>
                  </w:rPr>
                </w:rPrChange>
              </w:rPr>
              <w:t>Volume</w:t>
            </w:r>
          </w:p>
        </w:tc>
        <w:tc>
          <w:tcPr>
            <w:tcW w:w="1843" w:type="dxa"/>
          </w:tcPr>
          <w:p w14:paraId="591F25E0" w14:textId="77777777" w:rsidR="004B2EA2" w:rsidRPr="0047260E" w:rsidRDefault="004B2EA2" w:rsidP="004B2EA2">
            <w:pPr>
              <w:pStyle w:val="BodyText"/>
              <w:rPr>
                <w:rFonts w:cs="Arial"/>
                <w:lang w:val="en-CA" w:eastAsia="ar-SA"/>
                <w:rPrChange w:id="5725" w:author="ilia kassianenko" w:date="2019-03-21T21:37:00Z">
                  <w:rPr>
                    <w:sz w:val="22"/>
                    <w:lang w:eastAsia="ar-SA"/>
                  </w:rPr>
                </w:rPrChange>
              </w:rPr>
            </w:pPr>
            <w:r w:rsidRPr="0047260E">
              <w:rPr>
                <w:rFonts w:cs="Arial"/>
                <w:lang w:val="en-CA" w:eastAsia="ar-SA"/>
                <w:rPrChange w:id="5726" w:author="ilia kassianenko" w:date="2019-03-21T21:37:00Z">
                  <w:rPr>
                    <w:rFonts w:cs="Arial"/>
                    <w:lang w:eastAsia="ar-SA"/>
                  </w:rPr>
                </w:rPrChange>
              </w:rPr>
              <w:t>DECIMAL</w:t>
            </w:r>
          </w:p>
        </w:tc>
        <w:tc>
          <w:tcPr>
            <w:tcW w:w="1304" w:type="dxa"/>
          </w:tcPr>
          <w:p w14:paraId="1AFCD76C" w14:textId="77777777" w:rsidR="004B2EA2" w:rsidRPr="0047260E" w:rsidRDefault="004B2EA2" w:rsidP="004B2EA2">
            <w:pPr>
              <w:pStyle w:val="BodyText"/>
              <w:rPr>
                <w:rFonts w:cs="Arial"/>
                <w:lang w:val="en-CA" w:eastAsia="ar-SA"/>
                <w:rPrChange w:id="5727" w:author="ilia kassianenko" w:date="2019-03-21T21:37:00Z">
                  <w:rPr>
                    <w:sz w:val="22"/>
                    <w:lang w:eastAsia="ar-SA"/>
                  </w:rPr>
                </w:rPrChange>
              </w:rPr>
            </w:pPr>
            <w:r w:rsidRPr="0047260E">
              <w:rPr>
                <w:rFonts w:cs="Arial"/>
                <w:lang w:val="en-CA" w:eastAsia="ar-SA"/>
                <w:rPrChange w:id="5728" w:author="ilia kassianenko" w:date="2019-03-21T21:37:00Z">
                  <w:rPr>
                    <w:lang w:eastAsia="ar-SA"/>
                  </w:rPr>
                </w:rPrChange>
              </w:rPr>
              <w:t>4,2</w:t>
            </w:r>
          </w:p>
        </w:tc>
        <w:tc>
          <w:tcPr>
            <w:tcW w:w="1134" w:type="dxa"/>
          </w:tcPr>
          <w:p w14:paraId="70E103ED" w14:textId="77777777" w:rsidR="004B2EA2" w:rsidRPr="0047260E" w:rsidRDefault="004B2EA2">
            <w:pPr>
              <w:pStyle w:val="BodyText"/>
              <w:jc w:val="center"/>
              <w:rPr>
                <w:rFonts w:cs="Arial"/>
                <w:lang w:val="en-CA" w:eastAsia="ar-SA"/>
                <w:rPrChange w:id="5729" w:author="ilia kassianenko" w:date="2019-03-21T21:37:00Z">
                  <w:rPr>
                    <w:sz w:val="22"/>
                    <w:lang w:eastAsia="ar-SA"/>
                  </w:rPr>
                </w:rPrChange>
              </w:rPr>
              <w:pPrChange w:id="5730" w:author="outpost" w:date="2019-03-18T19:41:00Z">
                <w:pPr>
                  <w:pStyle w:val="BodyText"/>
                  <w:keepNext/>
                  <w:numPr>
                    <w:ilvl w:val="8"/>
                    <w:numId w:val="1"/>
                  </w:numPr>
                  <w:ind w:left="360" w:hanging="360"/>
                  <w:outlineLvl w:val="8"/>
                </w:pPr>
              </w:pPrChange>
            </w:pPr>
            <w:r w:rsidRPr="0047260E">
              <w:rPr>
                <w:rFonts w:cs="Arial"/>
                <w:lang w:val="en-CA" w:eastAsia="ar-SA"/>
                <w:rPrChange w:id="5731" w:author="ilia kassianenko" w:date="2019-03-21T21:37:00Z">
                  <w:rPr>
                    <w:lang w:eastAsia="ar-SA"/>
                  </w:rPr>
                </w:rPrChange>
              </w:rPr>
              <w:t>N</w:t>
            </w:r>
          </w:p>
        </w:tc>
        <w:tc>
          <w:tcPr>
            <w:tcW w:w="2976" w:type="dxa"/>
          </w:tcPr>
          <w:p w14:paraId="0360960F" w14:textId="77777777" w:rsidR="004B2EA2" w:rsidRPr="0047260E" w:rsidRDefault="004B2EA2" w:rsidP="004B2EA2">
            <w:pPr>
              <w:pStyle w:val="BodyText"/>
              <w:rPr>
                <w:rFonts w:cs="Arial"/>
                <w:lang w:val="en-CA" w:eastAsia="ar-SA"/>
                <w:rPrChange w:id="5732" w:author="ilia kassianenko" w:date="2019-03-21T21:37:00Z">
                  <w:rPr>
                    <w:sz w:val="22"/>
                    <w:lang w:eastAsia="ar-SA"/>
                  </w:rPr>
                </w:rPrChange>
              </w:rPr>
            </w:pPr>
          </w:p>
        </w:tc>
      </w:tr>
      <w:tr w:rsidR="0047260E" w:rsidRPr="0047260E" w14:paraId="03433EEE" w14:textId="77777777" w:rsidTr="00B45947">
        <w:tc>
          <w:tcPr>
            <w:tcW w:w="2093" w:type="dxa"/>
            <w:vAlign w:val="center"/>
          </w:tcPr>
          <w:p w14:paraId="078B40DC" w14:textId="77777777" w:rsidR="004B2EA2" w:rsidRPr="0047260E" w:rsidRDefault="004B2EA2">
            <w:pPr>
              <w:spacing w:before="0" w:after="0"/>
              <w:rPr>
                <w:rFonts w:cs="Arial"/>
                <w:color w:val="000000"/>
                <w:szCs w:val="22"/>
                <w:lang w:val="en-CA" w:eastAsia="en-CA"/>
                <w:rPrChange w:id="5733"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734" w:author="ilia kassianenko" w:date="2019-03-21T21:37:00Z">
                  <w:rPr>
                    <w:rFonts w:ascii="Calibri" w:hAnsi="Calibri" w:cs="Calibri"/>
                    <w:color w:val="000000"/>
                    <w:szCs w:val="22"/>
                    <w:lang w:val="en-CA" w:eastAsia="en-CA"/>
                  </w:rPr>
                </w:rPrChange>
              </w:rPr>
              <w:t>TypeTransaction</w:t>
            </w:r>
            <w:proofErr w:type="spellEnd"/>
          </w:p>
        </w:tc>
        <w:tc>
          <w:tcPr>
            <w:tcW w:w="1843" w:type="dxa"/>
          </w:tcPr>
          <w:p w14:paraId="0443E7CE" w14:textId="77777777" w:rsidR="004B2EA2" w:rsidRPr="0047260E" w:rsidRDefault="004B2EA2" w:rsidP="004B2EA2">
            <w:pPr>
              <w:pStyle w:val="BodyText"/>
              <w:rPr>
                <w:rFonts w:cs="Arial"/>
                <w:lang w:val="en-CA" w:eastAsia="ar-SA"/>
                <w:rPrChange w:id="5735" w:author="ilia kassianenko" w:date="2019-03-21T21:37:00Z">
                  <w:rPr>
                    <w:sz w:val="22"/>
                    <w:lang w:eastAsia="ar-SA"/>
                  </w:rPr>
                </w:rPrChange>
              </w:rPr>
            </w:pPr>
            <w:r w:rsidRPr="0047260E">
              <w:rPr>
                <w:rFonts w:cs="Arial"/>
                <w:lang w:val="en-CA" w:eastAsia="ar-SA"/>
                <w:rPrChange w:id="5736" w:author="ilia kassianenko" w:date="2019-03-21T21:37:00Z">
                  <w:rPr>
                    <w:rFonts w:cs="Arial"/>
                    <w:lang w:eastAsia="ar-SA"/>
                  </w:rPr>
                </w:rPrChange>
              </w:rPr>
              <w:t>VARCHAR</w:t>
            </w:r>
          </w:p>
        </w:tc>
        <w:tc>
          <w:tcPr>
            <w:tcW w:w="1304" w:type="dxa"/>
          </w:tcPr>
          <w:p w14:paraId="3C207FEF" w14:textId="77777777" w:rsidR="004B2EA2" w:rsidRPr="0047260E" w:rsidRDefault="004B2EA2" w:rsidP="004B2EA2">
            <w:pPr>
              <w:pStyle w:val="BodyText"/>
              <w:rPr>
                <w:rFonts w:cs="Arial"/>
                <w:lang w:val="en-CA" w:eastAsia="ar-SA"/>
                <w:rPrChange w:id="5737" w:author="ilia kassianenko" w:date="2019-03-21T21:37:00Z">
                  <w:rPr>
                    <w:sz w:val="22"/>
                    <w:lang w:eastAsia="ar-SA"/>
                  </w:rPr>
                </w:rPrChange>
              </w:rPr>
            </w:pPr>
            <w:r w:rsidRPr="0047260E">
              <w:rPr>
                <w:rFonts w:cs="Arial"/>
                <w:lang w:val="en-CA" w:eastAsia="ar-SA"/>
                <w:rPrChange w:id="5738" w:author="ilia kassianenko" w:date="2019-03-21T21:37:00Z">
                  <w:rPr>
                    <w:lang w:eastAsia="ar-SA"/>
                  </w:rPr>
                </w:rPrChange>
              </w:rPr>
              <w:t>7</w:t>
            </w:r>
          </w:p>
        </w:tc>
        <w:tc>
          <w:tcPr>
            <w:tcW w:w="1134" w:type="dxa"/>
          </w:tcPr>
          <w:p w14:paraId="45D8D335" w14:textId="77777777" w:rsidR="004B2EA2" w:rsidRPr="0047260E" w:rsidRDefault="004B2EA2">
            <w:pPr>
              <w:pStyle w:val="BodyText"/>
              <w:jc w:val="center"/>
              <w:rPr>
                <w:rFonts w:cs="Arial"/>
                <w:lang w:val="en-CA" w:eastAsia="ar-SA"/>
                <w:rPrChange w:id="5739" w:author="ilia kassianenko" w:date="2019-03-21T21:37:00Z">
                  <w:rPr>
                    <w:sz w:val="22"/>
                    <w:lang w:eastAsia="ar-SA"/>
                  </w:rPr>
                </w:rPrChange>
              </w:rPr>
              <w:pPrChange w:id="5740" w:author="outpost" w:date="2019-03-18T19:41:00Z">
                <w:pPr>
                  <w:pStyle w:val="BodyText"/>
                  <w:keepNext/>
                  <w:numPr>
                    <w:ilvl w:val="8"/>
                    <w:numId w:val="1"/>
                  </w:numPr>
                  <w:ind w:left="360" w:hanging="360"/>
                  <w:outlineLvl w:val="8"/>
                </w:pPr>
              </w:pPrChange>
            </w:pPr>
            <w:r w:rsidRPr="0047260E">
              <w:rPr>
                <w:rFonts w:cs="Arial"/>
                <w:lang w:val="en-CA" w:eastAsia="ar-SA"/>
                <w:rPrChange w:id="5741" w:author="ilia kassianenko" w:date="2019-03-21T21:37:00Z">
                  <w:rPr>
                    <w:lang w:eastAsia="ar-SA"/>
                  </w:rPr>
                </w:rPrChange>
              </w:rPr>
              <w:t>N</w:t>
            </w:r>
          </w:p>
        </w:tc>
        <w:tc>
          <w:tcPr>
            <w:tcW w:w="2976" w:type="dxa"/>
          </w:tcPr>
          <w:p w14:paraId="2A2B7ADC" w14:textId="77777777" w:rsidR="004B2EA2" w:rsidRPr="0047260E" w:rsidRDefault="004B2EA2" w:rsidP="004B2EA2">
            <w:pPr>
              <w:pStyle w:val="BodyText"/>
              <w:rPr>
                <w:rFonts w:cs="Arial"/>
                <w:lang w:val="en-CA" w:eastAsia="ar-SA"/>
                <w:rPrChange w:id="5742" w:author="ilia kassianenko" w:date="2019-03-21T21:37:00Z">
                  <w:rPr>
                    <w:sz w:val="22"/>
                    <w:lang w:val="fr-CA" w:eastAsia="ar-SA"/>
                  </w:rPr>
                </w:rPrChange>
              </w:rPr>
            </w:pPr>
            <w:r w:rsidRPr="0047260E">
              <w:rPr>
                <w:rFonts w:cs="Arial"/>
                <w:lang w:val="en-CA" w:eastAsia="ar-SA"/>
                <w:rPrChange w:id="5743" w:author="ilia kassianenko" w:date="2019-03-21T21:37:00Z">
                  <w:rPr>
                    <w:lang w:val="fr-CA" w:eastAsia="ar-SA"/>
                  </w:rPr>
                </w:rPrChange>
              </w:rPr>
              <w:t>Values</w:t>
            </w:r>
            <w:del w:id="5744" w:author="outpost" w:date="2019-03-18T19:42:00Z">
              <w:r w:rsidRPr="0047260E" w:rsidDel="00E477DB">
                <w:rPr>
                  <w:rFonts w:cs="Arial"/>
                  <w:lang w:val="en-CA" w:eastAsia="ar-SA"/>
                  <w:rPrChange w:id="5745" w:author="ilia kassianenko" w:date="2019-03-21T21:37:00Z">
                    <w:rPr>
                      <w:lang w:val="fr-CA" w:eastAsia="ar-SA"/>
                    </w:rPr>
                  </w:rPrChange>
                </w:rPr>
                <w:delText xml:space="preserve"> </w:delText>
              </w:r>
            </w:del>
            <w:r w:rsidRPr="0047260E">
              <w:rPr>
                <w:rFonts w:cs="Arial"/>
                <w:lang w:val="en-CA" w:eastAsia="ar-SA"/>
                <w:rPrChange w:id="5746" w:author="ilia kassianenko" w:date="2019-03-21T21:37:00Z">
                  <w:rPr>
                    <w:lang w:val="fr-CA" w:eastAsia="ar-SA"/>
                  </w:rPr>
                </w:rPrChange>
              </w:rPr>
              <w:t xml:space="preserve">: </w:t>
            </w:r>
          </w:p>
          <w:p w14:paraId="61152542" w14:textId="77777777" w:rsidR="004B2EA2" w:rsidRPr="0047260E" w:rsidRDefault="004B2EA2" w:rsidP="004B2EA2">
            <w:pPr>
              <w:spacing w:before="0" w:after="0"/>
              <w:rPr>
                <w:rFonts w:cs="Arial"/>
                <w:color w:val="000000"/>
                <w:szCs w:val="22"/>
                <w:lang w:val="en-CA"/>
                <w:rPrChange w:id="5747" w:author="ilia kassianenko" w:date="2019-03-21T21:37:00Z">
                  <w:rPr>
                    <w:rFonts w:ascii="Calibri" w:hAnsi="Calibri" w:cs="Calibri"/>
                    <w:color w:val="000000"/>
                    <w:sz w:val="22"/>
                    <w:szCs w:val="22"/>
                    <w:lang w:val="fr-CA"/>
                  </w:rPr>
                </w:rPrChange>
              </w:rPr>
            </w:pPr>
            <w:r w:rsidRPr="0047260E">
              <w:rPr>
                <w:rFonts w:cs="Arial"/>
                <w:color w:val="000000"/>
                <w:szCs w:val="22"/>
                <w:lang w:val="en-CA"/>
                <w:rPrChange w:id="5748" w:author="ilia kassianenko" w:date="2019-03-21T21:37:00Z">
                  <w:rPr>
                    <w:rFonts w:ascii="Calibri" w:hAnsi="Calibri" w:cs="Calibri"/>
                    <w:color w:val="000000"/>
                    <w:szCs w:val="22"/>
                    <w:lang w:val="fr-CA"/>
                  </w:rPr>
                </w:rPrChange>
              </w:rPr>
              <w:t>AUT, N-AUT, BARCODE</w:t>
            </w:r>
          </w:p>
        </w:tc>
      </w:tr>
      <w:tr w:rsidR="0047260E" w:rsidRPr="0047260E" w14:paraId="44F2FA1D" w14:textId="77777777" w:rsidTr="00B45947">
        <w:tc>
          <w:tcPr>
            <w:tcW w:w="2093" w:type="dxa"/>
            <w:vAlign w:val="center"/>
          </w:tcPr>
          <w:p w14:paraId="45D1DDCB" w14:textId="77777777" w:rsidR="004B2EA2" w:rsidRPr="0047260E" w:rsidRDefault="004B2EA2">
            <w:pPr>
              <w:spacing w:before="0" w:after="0"/>
              <w:rPr>
                <w:rFonts w:cs="Arial"/>
                <w:color w:val="000000"/>
                <w:szCs w:val="22"/>
                <w:lang w:val="en-CA" w:eastAsia="en-CA"/>
                <w:rPrChange w:id="5749"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5750" w:author="ilia kassianenko" w:date="2019-03-21T21:37:00Z">
                  <w:rPr>
                    <w:rFonts w:ascii="Calibri" w:hAnsi="Calibri" w:cs="Calibri"/>
                    <w:color w:val="000000"/>
                    <w:szCs w:val="22"/>
                    <w:lang w:val="en-CA" w:eastAsia="en-CA"/>
                  </w:rPr>
                </w:rPrChange>
              </w:rPr>
              <w:t>IdentifiantContrat</w:t>
            </w:r>
            <w:proofErr w:type="spellEnd"/>
          </w:p>
        </w:tc>
        <w:tc>
          <w:tcPr>
            <w:tcW w:w="1843" w:type="dxa"/>
          </w:tcPr>
          <w:p w14:paraId="1F368A78" w14:textId="77777777" w:rsidR="004B2EA2" w:rsidRPr="0047260E" w:rsidRDefault="004B2EA2" w:rsidP="004B2EA2">
            <w:pPr>
              <w:pStyle w:val="BodyText"/>
              <w:rPr>
                <w:rFonts w:cs="Arial"/>
                <w:lang w:val="en-CA" w:eastAsia="ar-SA"/>
                <w:rPrChange w:id="5751" w:author="ilia kassianenko" w:date="2019-03-21T21:37:00Z">
                  <w:rPr>
                    <w:sz w:val="22"/>
                    <w:lang w:eastAsia="ar-SA"/>
                  </w:rPr>
                </w:rPrChange>
              </w:rPr>
            </w:pPr>
            <w:r w:rsidRPr="0047260E">
              <w:rPr>
                <w:rFonts w:cs="Arial"/>
                <w:lang w:val="en-CA" w:eastAsia="ar-SA"/>
                <w:rPrChange w:id="5752" w:author="ilia kassianenko" w:date="2019-03-21T21:37:00Z">
                  <w:rPr>
                    <w:rFonts w:cs="Arial"/>
                    <w:lang w:eastAsia="ar-SA"/>
                  </w:rPr>
                </w:rPrChange>
              </w:rPr>
              <w:t>INT</w:t>
            </w:r>
          </w:p>
        </w:tc>
        <w:tc>
          <w:tcPr>
            <w:tcW w:w="1304" w:type="dxa"/>
          </w:tcPr>
          <w:p w14:paraId="0A6AE049" w14:textId="77777777" w:rsidR="004B2EA2" w:rsidRPr="0047260E" w:rsidRDefault="004B2EA2" w:rsidP="004B2EA2">
            <w:pPr>
              <w:pStyle w:val="BodyText"/>
              <w:rPr>
                <w:rFonts w:cs="Arial"/>
                <w:lang w:val="en-CA" w:eastAsia="ar-SA"/>
                <w:rPrChange w:id="5753" w:author="ilia kassianenko" w:date="2019-03-21T21:37:00Z">
                  <w:rPr>
                    <w:sz w:val="22"/>
                    <w:lang w:eastAsia="ar-SA"/>
                  </w:rPr>
                </w:rPrChange>
              </w:rPr>
            </w:pPr>
          </w:p>
        </w:tc>
        <w:tc>
          <w:tcPr>
            <w:tcW w:w="1134" w:type="dxa"/>
          </w:tcPr>
          <w:p w14:paraId="412AF6F5" w14:textId="77777777" w:rsidR="004B2EA2" w:rsidRPr="0047260E" w:rsidRDefault="004B2EA2">
            <w:pPr>
              <w:pStyle w:val="BodyText"/>
              <w:jc w:val="center"/>
              <w:rPr>
                <w:rFonts w:cs="Arial"/>
                <w:lang w:val="en-CA" w:eastAsia="ar-SA"/>
                <w:rPrChange w:id="5754" w:author="ilia kassianenko" w:date="2019-03-21T21:37:00Z">
                  <w:rPr>
                    <w:sz w:val="22"/>
                    <w:lang w:eastAsia="ar-SA"/>
                  </w:rPr>
                </w:rPrChange>
              </w:rPr>
              <w:pPrChange w:id="5755" w:author="outpost" w:date="2019-03-18T19:41:00Z">
                <w:pPr>
                  <w:pStyle w:val="BodyText"/>
                  <w:keepNext/>
                  <w:numPr>
                    <w:ilvl w:val="8"/>
                    <w:numId w:val="1"/>
                  </w:numPr>
                  <w:ind w:left="360" w:hanging="360"/>
                  <w:outlineLvl w:val="8"/>
                </w:pPr>
              </w:pPrChange>
            </w:pPr>
            <w:r w:rsidRPr="0047260E">
              <w:rPr>
                <w:rFonts w:cs="Arial"/>
                <w:lang w:val="en-CA" w:eastAsia="ar-SA"/>
                <w:rPrChange w:id="5756" w:author="ilia kassianenko" w:date="2019-03-21T21:37:00Z">
                  <w:rPr>
                    <w:lang w:eastAsia="ar-SA"/>
                  </w:rPr>
                </w:rPrChange>
              </w:rPr>
              <w:t>Y</w:t>
            </w:r>
          </w:p>
        </w:tc>
        <w:tc>
          <w:tcPr>
            <w:tcW w:w="2976" w:type="dxa"/>
          </w:tcPr>
          <w:p w14:paraId="2850F5D0" w14:textId="77777777" w:rsidR="004B2EA2" w:rsidRPr="0047260E" w:rsidRDefault="004B2EA2" w:rsidP="004B2EA2">
            <w:pPr>
              <w:pStyle w:val="BodyText"/>
              <w:rPr>
                <w:rFonts w:cs="Arial"/>
                <w:lang w:val="en-CA" w:eastAsia="ar-SA"/>
                <w:rPrChange w:id="5757" w:author="ilia kassianenko" w:date="2019-03-21T21:37:00Z">
                  <w:rPr>
                    <w:sz w:val="22"/>
                    <w:lang w:eastAsia="ar-SA"/>
                  </w:rPr>
                </w:rPrChange>
              </w:rPr>
            </w:pPr>
          </w:p>
        </w:tc>
      </w:tr>
      <w:tr w:rsidR="0047260E" w:rsidRPr="0047260E" w14:paraId="6AFA3EF9" w14:textId="77777777" w:rsidTr="00B45947">
        <w:tc>
          <w:tcPr>
            <w:tcW w:w="2093" w:type="dxa"/>
            <w:vAlign w:val="center"/>
          </w:tcPr>
          <w:p w14:paraId="3872044D" w14:textId="77777777" w:rsidR="004B2EA2" w:rsidRPr="0047260E" w:rsidRDefault="004B2EA2">
            <w:pPr>
              <w:pStyle w:val="BodyText"/>
              <w:rPr>
                <w:rFonts w:cs="Arial"/>
                <w:lang w:val="en-CA" w:eastAsia="ar-SA"/>
                <w:rPrChange w:id="5758" w:author="ilia kassianenko" w:date="2019-03-21T21:37:00Z">
                  <w:rPr>
                    <w:rFonts w:cs="Arial"/>
                    <w:lang w:eastAsia="ar-SA"/>
                  </w:rPr>
                </w:rPrChange>
              </w:rPr>
            </w:pPr>
            <w:proofErr w:type="spellStart"/>
            <w:r w:rsidRPr="0047260E">
              <w:rPr>
                <w:rFonts w:cs="Arial"/>
                <w:color w:val="000000"/>
                <w:szCs w:val="22"/>
                <w:lang w:val="en-CA" w:eastAsia="en-CA"/>
                <w:rPrChange w:id="5759" w:author="ilia kassianenko" w:date="2019-03-21T21:37:00Z">
                  <w:rPr>
                    <w:rFonts w:ascii="Calibri" w:hAnsi="Calibri" w:cs="Calibri"/>
                    <w:color w:val="000000"/>
                    <w:szCs w:val="22"/>
                    <w:lang w:val="en-CA" w:eastAsia="en-CA"/>
                  </w:rPr>
                </w:rPrChange>
              </w:rPr>
              <w:t>NumeroContrat</w:t>
            </w:r>
            <w:proofErr w:type="spellEnd"/>
          </w:p>
        </w:tc>
        <w:tc>
          <w:tcPr>
            <w:tcW w:w="1843" w:type="dxa"/>
          </w:tcPr>
          <w:p w14:paraId="091BC8AE" w14:textId="77777777" w:rsidR="004B2EA2" w:rsidRPr="0047260E" w:rsidRDefault="004B2EA2" w:rsidP="004B2EA2">
            <w:pPr>
              <w:pStyle w:val="BodyText"/>
              <w:rPr>
                <w:rFonts w:cs="Arial"/>
                <w:lang w:val="en-CA" w:eastAsia="ar-SA"/>
                <w:rPrChange w:id="5760" w:author="ilia kassianenko" w:date="2019-03-21T21:37:00Z">
                  <w:rPr>
                    <w:sz w:val="22"/>
                    <w:lang w:eastAsia="ar-SA"/>
                  </w:rPr>
                </w:rPrChange>
              </w:rPr>
            </w:pPr>
            <w:r w:rsidRPr="0047260E">
              <w:rPr>
                <w:rFonts w:cs="Arial"/>
                <w:lang w:val="en-CA" w:eastAsia="ar-SA"/>
                <w:rPrChange w:id="5761" w:author="ilia kassianenko" w:date="2019-03-21T21:37:00Z">
                  <w:rPr>
                    <w:lang w:eastAsia="ar-SA"/>
                  </w:rPr>
                </w:rPrChange>
              </w:rPr>
              <w:t>VARCHAR</w:t>
            </w:r>
          </w:p>
        </w:tc>
        <w:tc>
          <w:tcPr>
            <w:tcW w:w="1304" w:type="dxa"/>
          </w:tcPr>
          <w:p w14:paraId="09EE725D" w14:textId="77777777" w:rsidR="004B2EA2" w:rsidRPr="0047260E" w:rsidRDefault="004B2EA2" w:rsidP="004B2EA2">
            <w:pPr>
              <w:pStyle w:val="BodyText"/>
              <w:rPr>
                <w:rFonts w:cs="Arial"/>
                <w:lang w:val="en-CA" w:eastAsia="ar-SA"/>
                <w:rPrChange w:id="5762" w:author="ilia kassianenko" w:date="2019-03-21T21:37:00Z">
                  <w:rPr>
                    <w:sz w:val="22"/>
                    <w:lang w:eastAsia="ar-SA"/>
                  </w:rPr>
                </w:rPrChange>
              </w:rPr>
            </w:pPr>
            <w:r w:rsidRPr="0047260E">
              <w:rPr>
                <w:rFonts w:cs="Arial"/>
                <w:lang w:val="en-CA" w:eastAsia="ar-SA"/>
                <w:rPrChange w:id="5763" w:author="ilia kassianenko" w:date="2019-03-21T21:37:00Z">
                  <w:rPr>
                    <w:lang w:eastAsia="ar-SA"/>
                  </w:rPr>
                </w:rPrChange>
              </w:rPr>
              <w:t>7</w:t>
            </w:r>
          </w:p>
        </w:tc>
        <w:tc>
          <w:tcPr>
            <w:tcW w:w="1134" w:type="dxa"/>
          </w:tcPr>
          <w:p w14:paraId="1BA60146" w14:textId="77777777" w:rsidR="004B2EA2" w:rsidRPr="0047260E" w:rsidRDefault="004B2EA2">
            <w:pPr>
              <w:pStyle w:val="BodyText"/>
              <w:jc w:val="center"/>
              <w:rPr>
                <w:rFonts w:cs="Arial"/>
                <w:lang w:val="en-CA" w:eastAsia="ar-SA"/>
                <w:rPrChange w:id="5764" w:author="ilia kassianenko" w:date="2019-03-21T21:37:00Z">
                  <w:rPr>
                    <w:sz w:val="22"/>
                    <w:lang w:eastAsia="ar-SA"/>
                  </w:rPr>
                </w:rPrChange>
              </w:rPr>
              <w:pPrChange w:id="5765" w:author="outpost" w:date="2019-03-18T19:41:00Z">
                <w:pPr>
                  <w:pStyle w:val="BodyText"/>
                  <w:keepNext/>
                  <w:numPr>
                    <w:ilvl w:val="8"/>
                    <w:numId w:val="1"/>
                  </w:numPr>
                  <w:ind w:left="360" w:hanging="360"/>
                  <w:outlineLvl w:val="8"/>
                </w:pPr>
              </w:pPrChange>
            </w:pPr>
            <w:r w:rsidRPr="0047260E">
              <w:rPr>
                <w:rFonts w:cs="Arial"/>
                <w:lang w:val="en-CA" w:eastAsia="ar-SA"/>
                <w:rPrChange w:id="5766" w:author="ilia kassianenko" w:date="2019-03-21T21:37:00Z">
                  <w:rPr>
                    <w:lang w:eastAsia="ar-SA"/>
                  </w:rPr>
                </w:rPrChange>
              </w:rPr>
              <w:t>Y</w:t>
            </w:r>
          </w:p>
        </w:tc>
        <w:tc>
          <w:tcPr>
            <w:tcW w:w="2976" w:type="dxa"/>
          </w:tcPr>
          <w:p w14:paraId="4A8BA9B4" w14:textId="77777777" w:rsidR="004B2EA2" w:rsidRPr="0047260E" w:rsidRDefault="004B2EA2" w:rsidP="004B2EA2">
            <w:pPr>
              <w:pStyle w:val="BodyText"/>
              <w:rPr>
                <w:rFonts w:cs="Arial"/>
                <w:lang w:val="en-CA" w:eastAsia="ar-SA"/>
                <w:rPrChange w:id="5767" w:author="ilia kassianenko" w:date="2019-03-21T21:37:00Z">
                  <w:rPr>
                    <w:sz w:val="22"/>
                    <w:lang w:eastAsia="ar-SA"/>
                  </w:rPr>
                </w:rPrChange>
              </w:rPr>
            </w:pPr>
          </w:p>
        </w:tc>
      </w:tr>
    </w:tbl>
    <w:p w14:paraId="1D4EB578" w14:textId="148F4A1F" w:rsidR="004B2EA2" w:rsidRPr="0047260E" w:rsidRDefault="004B2EA2" w:rsidP="004B2EA2">
      <w:pPr>
        <w:rPr>
          <w:b/>
          <w:lang w:val="en-CA"/>
          <w:rPrChange w:id="5768" w:author="ilia kassianenko" w:date="2019-03-21T21:37:00Z">
            <w:rPr>
              <w:b/>
            </w:rPr>
          </w:rPrChange>
        </w:rPr>
      </w:pPr>
      <w:del w:id="5769" w:author="outpost" w:date="2019-03-18T22:04:00Z">
        <w:r w:rsidRPr="0047260E" w:rsidDel="00541650">
          <w:rPr>
            <w:b/>
            <w:lang w:val="en-CA"/>
            <w:rPrChange w:id="5770" w:author="ilia kassianenko" w:date="2019-03-21T21:37:00Z">
              <w:rPr>
                <w:b/>
              </w:rPr>
            </w:rPrChange>
          </w:rPr>
          <w:delText>weather_data</w:delText>
        </w:r>
      </w:del>
    </w:p>
    <w:p w14:paraId="1EF661F3" w14:textId="1A8D7883" w:rsidR="00541650" w:rsidRPr="0047260E" w:rsidRDefault="00541650">
      <w:pPr>
        <w:pStyle w:val="Caption"/>
        <w:jc w:val="center"/>
        <w:rPr>
          <w:ins w:id="5771" w:author="outpost" w:date="2019-03-18T22:04:00Z"/>
          <w:lang w:val="en-CA"/>
          <w:rPrChange w:id="5772" w:author="ilia kassianenko" w:date="2019-03-21T21:37:00Z">
            <w:rPr>
              <w:ins w:id="5773" w:author="outpost" w:date="2019-03-18T22:04:00Z"/>
            </w:rPr>
          </w:rPrChange>
        </w:rPr>
        <w:pPrChange w:id="5774" w:author="outpost" w:date="2019-03-18T22:04:00Z">
          <w:pPr/>
        </w:pPrChange>
      </w:pPr>
      <w:ins w:id="5775" w:author="outpost" w:date="2019-03-18T22:04:00Z">
        <w:r w:rsidRPr="0047260E">
          <w:rPr>
            <w:lang w:val="en-CA"/>
            <w:rPrChange w:id="5776" w:author="ilia kassianenko" w:date="2019-03-21T21:37:00Z">
              <w:rPr/>
            </w:rPrChange>
          </w:rPr>
          <w:t xml:space="preserve">Table </w:t>
        </w:r>
        <w:r w:rsidRPr="0047260E">
          <w:rPr>
            <w:lang w:val="en-CA"/>
            <w:rPrChange w:id="5777" w:author="ilia kassianenko" w:date="2019-03-21T21:37:00Z">
              <w:rPr/>
            </w:rPrChange>
          </w:rPr>
          <w:fldChar w:fldCharType="begin"/>
        </w:r>
        <w:r w:rsidRPr="0047260E">
          <w:rPr>
            <w:lang w:val="en-CA"/>
            <w:rPrChange w:id="5778" w:author="ilia kassianenko" w:date="2019-03-21T21:37:00Z">
              <w:rPr/>
            </w:rPrChange>
          </w:rPr>
          <w:instrText xml:space="preserve"> SEQ Table \* ARABIC </w:instrText>
        </w:r>
      </w:ins>
      <w:r w:rsidRPr="0047260E">
        <w:rPr>
          <w:lang w:val="en-CA"/>
          <w:rPrChange w:id="5779" w:author="ilia kassianenko" w:date="2019-03-21T21:37:00Z">
            <w:rPr/>
          </w:rPrChange>
        </w:rPr>
        <w:fldChar w:fldCharType="separate"/>
      </w:r>
      <w:ins w:id="5780" w:author="ilia kassianenko" w:date="2019-03-21T21:41:00Z">
        <w:r w:rsidR="007B6C7E">
          <w:rPr>
            <w:noProof/>
            <w:lang w:val="en-CA"/>
          </w:rPr>
          <w:t>5</w:t>
        </w:r>
      </w:ins>
      <w:ins w:id="5781" w:author="outpost" w:date="2019-03-18T22:04:00Z">
        <w:r w:rsidRPr="0047260E">
          <w:rPr>
            <w:lang w:val="en-CA"/>
            <w:rPrChange w:id="5782" w:author="ilia kassianenko" w:date="2019-03-21T21:37:00Z">
              <w:rPr/>
            </w:rPrChange>
          </w:rPr>
          <w:fldChar w:fldCharType="end"/>
        </w:r>
        <w:r w:rsidRPr="0047260E">
          <w:rPr>
            <w:lang w:val="en-CA"/>
            <w:rPrChange w:id="5783" w:author="ilia kassianenko" w:date="2019-03-21T21:37:00Z">
              <w:rPr/>
            </w:rPrChange>
          </w:rPr>
          <w:t xml:space="preserve"> </w:t>
        </w:r>
        <w:proofErr w:type="spellStart"/>
        <w:r w:rsidRPr="0047260E">
          <w:rPr>
            <w:lang w:val="en-CA"/>
            <w:rPrChange w:id="5784" w:author="ilia kassianenko" w:date="2019-03-21T21:37:00Z">
              <w:rPr/>
            </w:rPrChange>
          </w:rPr>
          <w:t>weather_data</w:t>
        </w:r>
        <w:proofErr w:type="spellEnd"/>
      </w:ins>
    </w:p>
    <w:tbl>
      <w:tblPr>
        <w:tblStyle w:val="TableGrid"/>
        <w:tblW w:w="0" w:type="auto"/>
        <w:tblLayout w:type="fixed"/>
        <w:tblLook w:val="04A0" w:firstRow="1" w:lastRow="0" w:firstColumn="1" w:lastColumn="0" w:noHBand="0" w:noVBand="1"/>
        <w:tblPrChange w:id="5785" w:author="ilia kassianenko" w:date="2019-03-21T20:57:00Z">
          <w:tblPr>
            <w:tblStyle w:val="TableGrid"/>
            <w:tblW w:w="0" w:type="auto"/>
            <w:tblLayout w:type="fixed"/>
            <w:tblLook w:val="04A0" w:firstRow="1" w:lastRow="0" w:firstColumn="1" w:lastColumn="0" w:noHBand="0" w:noVBand="1"/>
          </w:tblPr>
        </w:tblPrChange>
      </w:tblPr>
      <w:tblGrid>
        <w:gridCol w:w="2093"/>
        <w:gridCol w:w="1843"/>
        <w:gridCol w:w="1275"/>
        <w:gridCol w:w="1134"/>
        <w:gridCol w:w="2977"/>
        <w:tblGridChange w:id="5786">
          <w:tblGrid>
            <w:gridCol w:w="2093"/>
            <w:gridCol w:w="1843"/>
            <w:gridCol w:w="1275"/>
            <w:gridCol w:w="1134"/>
            <w:gridCol w:w="3231"/>
          </w:tblGrid>
        </w:tblGridChange>
      </w:tblGrid>
      <w:tr w:rsidR="00B45947" w:rsidRPr="0047260E" w14:paraId="526C6ABB" w14:textId="77777777" w:rsidTr="00B45947">
        <w:tc>
          <w:tcPr>
            <w:tcW w:w="2093" w:type="dxa"/>
            <w:tcPrChange w:id="5787" w:author="ilia kassianenko" w:date="2019-03-21T20:57:00Z">
              <w:tcPr>
                <w:tcW w:w="2093" w:type="dxa"/>
              </w:tcPr>
            </w:tcPrChange>
          </w:tcPr>
          <w:p w14:paraId="6F947C5B" w14:textId="77777777" w:rsidR="004B2EA2" w:rsidRPr="0047260E" w:rsidRDefault="004B2EA2" w:rsidP="004B2EA2">
            <w:pPr>
              <w:pStyle w:val="BodyText"/>
              <w:rPr>
                <w:rFonts w:cs="Arial"/>
                <w:b/>
                <w:lang w:val="en-CA" w:eastAsia="ar-SA"/>
                <w:rPrChange w:id="5788" w:author="ilia kassianenko" w:date="2019-03-21T21:37:00Z">
                  <w:rPr>
                    <w:b/>
                    <w:sz w:val="22"/>
                    <w:lang w:eastAsia="ar-SA"/>
                  </w:rPr>
                </w:rPrChange>
              </w:rPr>
            </w:pPr>
            <w:r w:rsidRPr="0047260E">
              <w:rPr>
                <w:rFonts w:cs="Arial"/>
                <w:b/>
                <w:lang w:val="en-CA" w:eastAsia="ar-SA"/>
                <w:rPrChange w:id="5789" w:author="ilia kassianenko" w:date="2019-03-21T21:37:00Z">
                  <w:rPr>
                    <w:rFonts w:cs="Arial"/>
                    <w:b/>
                    <w:lang w:eastAsia="ar-SA"/>
                  </w:rPr>
                </w:rPrChange>
              </w:rPr>
              <w:t>Name</w:t>
            </w:r>
          </w:p>
        </w:tc>
        <w:tc>
          <w:tcPr>
            <w:tcW w:w="1843" w:type="dxa"/>
            <w:tcPrChange w:id="5790" w:author="ilia kassianenko" w:date="2019-03-21T20:57:00Z">
              <w:tcPr>
                <w:tcW w:w="1843" w:type="dxa"/>
              </w:tcPr>
            </w:tcPrChange>
          </w:tcPr>
          <w:p w14:paraId="2E739F01" w14:textId="77777777" w:rsidR="004B2EA2" w:rsidRPr="0047260E" w:rsidRDefault="004B2EA2" w:rsidP="004B2EA2">
            <w:pPr>
              <w:pStyle w:val="BodyText"/>
              <w:rPr>
                <w:rFonts w:cs="Arial"/>
                <w:b/>
                <w:lang w:val="en-CA" w:eastAsia="ar-SA"/>
                <w:rPrChange w:id="5791" w:author="ilia kassianenko" w:date="2019-03-21T21:37:00Z">
                  <w:rPr>
                    <w:b/>
                    <w:sz w:val="22"/>
                    <w:lang w:eastAsia="ar-SA"/>
                  </w:rPr>
                </w:rPrChange>
              </w:rPr>
            </w:pPr>
            <w:r w:rsidRPr="0047260E">
              <w:rPr>
                <w:rFonts w:cs="Arial"/>
                <w:b/>
                <w:lang w:val="en-CA" w:eastAsia="ar-SA"/>
                <w:rPrChange w:id="5792" w:author="ilia kassianenko" w:date="2019-03-21T21:37:00Z">
                  <w:rPr>
                    <w:b/>
                    <w:lang w:eastAsia="ar-SA"/>
                  </w:rPr>
                </w:rPrChange>
              </w:rPr>
              <w:t>Type</w:t>
            </w:r>
          </w:p>
        </w:tc>
        <w:tc>
          <w:tcPr>
            <w:tcW w:w="1275" w:type="dxa"/>
            <w:tcPrChange w:id="5793" w:author="ilia kassianenko" w:date="2019-03-21T20:57:00Z">
              <w:tcPr>
                <w:tcW w:w="1275" w:type="dxa"/>
              </w:tcPr>
            </w:tcPrChange>
          </w:tcPr>
          <w:p w14:paraId="24A7AB3A" w14:textId="77777777" w:rsidR="004B2EA2" w:rsidRPr="0047260E" w:rsidRDefault="004B2EA2" w:rsidP="004B2EA2">
            <w:pPr>
              <w:pStyle w:val="BodyText"/>
              <w:rPr>
                <w:rFonts w:cs="Arial"/>
                <w:b/>
                <w:lang w:val="en-CA" w:eastAsia="ar-SA"/>
                <w:rPrChange w:id="5794" w:author="ilia kassianenko" w:date="2019-03-21T21:37:00Z">
                  <w:rPr>
                    <w:b/>
                    <w:sz w:val="22"/>
                    <w:lang w:eastAsia="ar-SA"/>
                  </w:rPr>
                </w:rPrChange>
              </w:rPr>
            </w:pPr>
            <w:r w:rsidRPr="0047260E">
              <w:rPr>
                <w:rFonts w:cs="Arial"/>
                <w:b/>
                <w:lang w:val="en-CA" w:eastAsia="ar-SA"/>
                <w:rPrChange w:id="5795" w:author="ilia kassianenko" w:date="2019-03-21T21:37:00Z">
                  <w:rPr>
                    <w:b/>
                    <w:lang w:eastAsia="ar-SA"/>
                  </w:rPr>
                </w:rPrChange>
              </w:rPr>
              <w:t>Length</w:t>
            </w:r>
          </w:p>
        </w:tc>
        <w:tc>
          <w:tcPr>
            <w:tcW w:w="1134" w:type="dxa"/>
            <w:tcPrChange w:id="5796" w:author="ilia kassianenko" w:date="2019-03-21T20:57:00Z">
              <w:tcPr>
                <w:tcW w:w="1134" w:type="dxa"/>
              </w:tcPr>
            </w:tcPrChange>
          </w:tcPr>
          <w:p w14:paraId="4F609CF2" w14:textId="77777777" w:rsidR="004B2EA2" w:rsidRPr="0047260E" w:rsidRDefault="004B2EA2" w:rsidP="004B2EA2">
            <w:pPr>
              <w:pStyle w:val="BodyText"/>
              <w:rPr>
                <w:rFonts w:cs="Arial"/>
                <w:b/>
                <w:lang w:val="en-CA" w:eastAsia="ar-SA"/>
                <w:rPrChange w:id="5797" w:author="ilia kassianenko" w:date="2019-03-21T21:37:00Z">
                  <w:rPr>
                    <w:b/>
                    <w:sz w:val="22"/>
                    <w:lang w:eastAsia="ar-SA"/>
                  </w:rPr>
                </w:rPrChange>
              </w:rPr>
            </w:pPr>
            <w:proofErr w:type="spellStart"/>
            <w:r w:rsidRPr="0047260E">
              <w:rPr>
                <w:rFonts w:cs="Arial"/>
                <w:b/>
                <w:lang w:val="en-CA" w:eastAsia="ar-SA"/>
                <w:rPrChange w:id="5798" w:author="ilia kassianenko" w:date="2019-03-21T21:37:00Z">
                  <w:rPr>
                    <w:b/>
                    <w:lang w:eastAsia="ar-SA"/>
                  </w:rPr>
                </w:rPrChange>
              </w:rPr>
              <w:t>Nullable</w:t>
            </w:r>
            <w:proofErr w:type="spellEnd"/>
          </w:p>
        </w:tc>
        <w:tc>
          <w:tcPr>
            <w:tcW w:w="2977" w:type="dxa"/>
            <w:tcPrChange w:id="5799" w:author="ilia kassianenko" w:date="2019-03-21T20:57:00Z">
              <w:tcPr>
                <w:tcW w:w="3231" w:type="dxa"/>
              </w:tcPr>
            </w:tcPrChange>
          </w:tcPr>
          <w:p w14:paraId="4871D7B1" w14:textId="77777777" w:rsidR="004B2EA2" w:rsidRPr="0047260E" w:rsidRDefault="004B2EA2" w:rsidP="004B2EA2">
            <w:pPr>
              <w:pStyle w:val="BodyText"/>
              <w:rPr>
                <w:rFonts w:cs="Arial"/>
                <w:b/>
                <w:lang w:val="en-CA" w:eastAsia="ar-SA"/>
                <w:rPrChange w:id="5800" w:author="ilia kassianenko" w:date="2019-03-21T21:37:00Z">
                  <w:rPr>
                    <w:b/>
                    <w:sz w:val="22"/>
                    <w:lang w:eastAsia="ar-SA"/>
                  </w:rPr>
                </w:rPrChange>
              </w:rPr>
            </w:pPr>
            <w:r w:rsidRPr="0047260E">
              <w:rPr>
                <w:rFonts w:cs="Arial"/>
                <w:b/>
                <w:lang w:val="en-CA" w:eastAsia="ar-SA"/>
                <w:rPrChange w:id="5801" w:author="ilia kassianenko" w:date="2019-03-21T21:37:00Z">
                  <w:rPr>
                    <w:b/>
                    <w:lang w:eastAsia="ar-SA"/>
                  </w:rPr>
                </w:rPrChange>
              </w:rPr>
              <w:t>Comments</w:t>
            </w:r>
          </w:p>
        </w:tc>
      </w:tr>
      <w:tr w:rsidR="00B45947" w:rsidRPr="0047260E" w14:paraId="3B6BECF0" w14:textId="77777777" w:rsidTr="00B45947">
        <w:tc>
          <w:tcPr>
            <w:tcW w:w="2093" w:type="dxa"/>
            <w:vAlign w:val="center"/>
            <w:tcPrChange w:id="5802" w:author="ilia kassianenko" w:date="2019-03-21T20:57:00Z">
              <w:tcPr>
                <w:tcW w:w="2093" w:type="dxa"/>
                <w:vAlign w:val="center"/>
              </w:tcPr>
            </w:tcPrChange>
          </w:tcPr>
          <w:p w14:paraId="24476213" w14:textId="77777777" w:rsidR="004B2EA2" w:rsidRPr="0047260E" w:rsidRDefault="004B2EA2">
            <w:pPr>
              <w:spacing w:before="0" w:after="0"/>
              <w:rPr>
                <w:rFonts w:cs="Arial"/>
                <w:color w:val="000000"/>
                <w:szCs w:val="22"/>
                <w:lang w:val="en-CA" w:eastAsia="en-CA"/>
                <w:rPrChange w:id="5803"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804" w:author="ilia kassianenko" w:date="2019-03-21T21:37:00Z">
                  <w:rPr>
                    <w:rFonts w:ascii="Calibri" w:hAnsi="Calibri" w:cs="Calibri"/>
                    <w:color w:val="000000"/>
                    <w:szCs w:val="22"/>
                    <w:lang w:val="en-CA" w:eastAsia="en-CA"/>
                  </w:rPr>
                </w:rPrChange>
              </w:rPr>
              <w:t>Date/Time</w:t>
            </w:r>
          </w:p>
        </w:tc>
        <w:tc>
          <w:tcPr>
            <w:tcW w:w="1843" w:type="dxa"/>
            <w:tcPrChange w:id="5805" w:author="ilia kassianenko" w:date="2019-03-21T20:57:00Z">
              <w:tcPr>
                <w:tcW w:w="1843" w:type="dxa"/>
              </w:tcPr>
            </w:tcPrChange>
          </w:tcPr>
          <w:p w14:paraId="618A3A15" w14:textId="77777777" w:rsidR="004B2EA2" w:rsidRPr="0047260E" w:rsidRDefault="004B2EA2" w:rsidP="004B2EA2">
            <w:pPr>
              <w:pStyle w:val="BodyText"/>
              <w:rPr>
                <w:rFonts w:cs="Arial"/>
                <w:lang w:val="en-CA" w:eastAsia="ar-SA"/>
                <w:rPrChange w:id="5806" w:author="ilia kassianenko" w:date="2019-03-21T21:37:00Z">
                  <w:rPr>
                    <w:sz w:val="22"/>
                    <w:lang w:eastAsia="ar-SA"/>
                  </w:rPr>
                </w:rPrChange>
              </w:rPr>
            </w:pPr>
            <w:r w:rsidRPr="0047260E">
              <w:rPr>
                <w:rFonts w:cs="Arial"/>
                <w:lang w:val="en-CA" w:eastAsia="ar-SA"/>
                <w:rPrChange w:id="5807" w:author="ilia kassianenko" w:date="2019-03-21T21:37:00Z">
                  <w:rPr>
                    <w:rFonts w:cs="Arial"/>
                    <w:lang w:eastAsia="ar-SA"/>
                  </w:rPr>
                </w:rPrChange>
              </w:rPr>
              <w:t>DATE</w:t>
            </w:r>
          </w:p>
        </w:tc>
        <w:tc>
          <w:tcPr>
            <w:tcW w:w="1275" w:type="dxa"/>
            <w:tcPrChange w:id="5808" w:author="ilia kassianenko" w:date="2019-03-21T20:57:00Z">
              <w:tcPr>
                <w:tcW w:w="1275" w:type="dxa"/>
              </w:tcPr>
            </w:tcPrChange>
          </w:tcPr>
          <w:p w14:paraId="0EE326E7" w14:textId="77777777" w:rsidR="004B2EA2" w:rsidRPr="0047260E" w:rsidRDefault="004B2EA2" w:rsidP="004B2EA2">
            <w:pPr>
              <w:pStyle w:val="BodyText"/>
              <w:rPr>
                <w:rFonts w:cs="Arial"/>
                <w:lang w:val="en-CA" w:eastAsia="ar-SA"/>
                <w:rPrChange w:id="5809" w:author="ilia kassianenko" w:date="2019-03-21T21:37:00Z">
                  <w:rPr>
                    <w:sz w:val="22"/>
                    <w:lang w:eastAsia="ar-SA"/>
                  </w:rPr>
                </w:rPrChange>
              </w:rPr>
            </w:pPr>
            <w:r w:rsidRPr="0047260E">
              <w:rPr>
                <w:rFonts w:cs="Arial"/>
                <w:lang w:val="en-CA" w:eastAsia="ar-SA"/>
                <w:rPrChange w:id="5810" w:author="ilia kassianenko" w:date="2019-03-21T21:37:00Z">
                  <w:rPr>
                    <w:lang w:eastAsia="ar-SA"/>
                  </w:rPr>
                </w:rPrChange>
              </w:rPr>
              <w:t>10</w:t>
            </w:r>
          </w:p>
        </w:tc>
        <w:tc>
          <w:tcPr>
            <w:tcW w:w="1134" w:type="dxa"/>
            <w:tcPrChange w:id="5811" w:author="ilia kassianenko" w:date="2019-03-21T20:57:00Z">
              <w:tcPr>
                <w:tcW w:w="1134" w:type="dxa"/>
              </w:tcPr>
            </w:tcPrChange>
          </w:tcPr>
          <w:p w14:paraId="3B581547" w14:textId="77777777" w:rsidR="004B2EA2" w:rsidRPr="0047260E" w:rsidRDefault="004B2EA2">
            <w:pPr>
              <w:pStyle w:val="BodyText"/>
              <w:jc w:val="center"/>
              <w:rPr>
                <w:rFonts w:cs="Arial"/>
                <w:lang w:val="en-CA" w:eastAsia="ar-SA"/>
                <w:rPrChange w:id="5812" w:author="ilia kassianenko" w:date="2019-03-21T21:37:00Z">
                  <w:rPr>
                    <w:sz w:val="22"/>
                    <w:lang w:eastAsia="ar-SA"/>
                  </w:rPr>
                </w:rPrChange>
              </w:rPr>
              <w:pPrChange w:id="5813" w:author="outpost" w:date="2019-03-18T19:41:00Z">
                <w:pPr>
                  <w:pStyle w:val="BodyText"/>
                  <w:keepNext/>
                  <w:numPr>
                    <w:ilvl w:val="8"/>
                    <w:numId w:val="1"/>
                  </w:numPr>
                  <w:ind w:left="360" w:hanging="360"/>
                  <w:outlineLvl w:val="8"/>
                </w:pPr>
              </w:pPrChange>
            </w:pPr>
            <w:r w:rsidRPr="0047260E">
              <w:rPr>
                <w:rFonts w:cs="Arial"/>
                <w:lang w:val="en-CA" w:eastAsia="ar-SA"/>
                <w:rPrChange w:id="5814" w:author="ilia kassianenko" w:date="2019-03-21T21:37:00Z">
                  <w:rPr>
                    <w:lang w:eastAsia="ar-SA"/>
                  </w:rPr>
                </w:rPrChange>
              </w:rPr>
              <w:t>N</w:t>
            </w:r>
          </w:p>
        </w:tc>
        <w:tc>
          <w:tcPr>
            <w:tcW w:w="2977" w:type="dxa"/>
            <w:tcPrChange w:id="5815" w:author="ilia kassianenko" w:date="2019-03-21T20:57:00Z">
              <w:tcPr>
                <w:tcW w:w="3231" w:type="dxa"/>
              </w:tcPr>
            </w:tcPrChange>
          </w:tcPr>
          <w:p w14:paraId="3D3528D3" w14:textId="7CB0C653" w:rsidR="004B2EA2" w:rsidRPr="0047260E" w:rsidRDefault="00463D4C" w:rsidP="00463D4C">
            <w:pPr>
              <w:pStyle w:val="BodyText"/>
              <w:rPr>
                <w:rFonts w:cs="Arial"/>
                <w:lang w:val="en-CA" w:eastAsia="ar-SA"/>
                <w:rPrChange w:id="5816" w:author="ilia kassianenko" w:date="2019-03-21T21:37:00Z">
                  <w:rPr>
                    <w:sz w:val="22"/>
                    <w:lang w:eastAsia="ar-SA"/>
                  </w:rPr>
                </w:rPrChange>
              </w:rPr>
              <w:pPrChange w:id="5817" w:author="ilia kassianenko" w:date="2019-03-21T20:51:00Z">
                <w:pPr>
                  <w:pStyle w:val="BodyText"/>
                </w:pPr>
              </w:pPrChange>
            </w:pPr>
            <w:ins w:id="5818" w:author="ilia kassianenko" w:date="2019-03-21T20:51:00Z">
              <w:r w:rsidRPr="0047260E">
                <w:rPr>
                  <w:lang w:val="en-CA" w:eastAsia="ar-SA"/>
                  <w:rPrChange w:id="5819" w:author="ilia kassianenko" w:date="2019-03-21T21:37:00Z">
                    <w:rPr>
                      <w:lang w:eastAsia="ar-SA"/>
                    </w:rPr>
                  </w:rPrChange>
                </w:rPr>
                <w:t xml:space="preserve">Date format: YYYY-MM-DD </w:t>
              </w:r>
            </w:ins>
            <w:del w:id="5820" w:author="ilia kassianenko" w:date="2019-03-21T20:51:00Z">
              <w:r w:rsidR="004B2EA2" w:rsidRPr="0047260E" w:rsidDel="00463D4C">
                <w:rPr>
                  <w:rFonts w:cs="Arial"/>
                  <w:lang w:val="en-CA" w:eastAsia="ar-SA"/>
                  <w:rPrChange w:id="5821" w:author="ilia kassianenko" w:date="2019-03-21T21:37:00Z">
                    <w:rPr>
                      <w:lang w:eastAsia="ar-SA"/>
                    </w:rPr>
                  </w:rPrChange>
                </w:rPr>
                <w:delText>YYYY-MM-DD</w:delText>
              </w:r>
            </w:del>
          </w:p>
        </w:tc>
      </w:tr>
      <w:tr w:rsidR="00B45947" w:rsidRPr="0047260E" w14:paraId="67138C4F" w14:textId="77777777" w:rsidTr="00B45947">
        <w:tc>
          <w:tcPr>
            <w:tcW w:w="2093" w:type="dxa"/>
            <w:vAlign w:val="center"/>
            <w:tcPrChange w:id="5822" w:author="ilia kassianenko" w:date="2019-03-21T20:57:00Z">
              <w:tcPr>
                <w:tcW w:w="2093" w:type="dxa"/>
                <w:vAlign w:val="center"/>
              </w:tcPr>
            </w:tcPrChange>
          </w:tcPr>
          <w:p w14:paraId="366D7533" w14:textId="77777777" w:rsidR="004B2EA2" w:rsidRPr="0047260E" w:rsidRDefault="004B2EA2">
            <w:pPr>
              <w:spacing w:before="0" w:after="0"/>
              <w:rPr>
                <w:rFonts w:cs="Arial"/>
                <w:color w:val="000000"/>
                <w:szCs w:val="22"/>
                <w:lang w:val="en-CA" w:eastAsia="en-CA"/>
                <w:rPrChange w:id="5823"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824" w:author="ilia kassianenko" w:date="2019-03-21T21:37:00Z">
                  <w:rPr>
                    <w:rFonts w:ascii="Calibri" w:hAnsi="Calibri" w:cs="Calibri"/>
                    <w:color w:val="000000"/>
                    <w:szCs w:val="22"/>
                    <w:lang w:val="en-CA" w:eastAsia="en-CA"/>
                  </w:rPr>
                </w:rPrChange>
              </w:rPr>
              <w:t>Year</w:t>
            </w:r>
          </w:p>
        </w:tc>
        <w:tc>
          <w:tcPr>
            <w:tcW w:w="1843" w:type="dxa"/>
            <w:tcPrChange w:id="5825" w:author="ilia kassianenko" w:date="2019-03-21T20:57:00Z">
              <w:tcPr>
                <w:tcW w:w="1843" w:type="dxa"/>
              </w:tcPr>
            </w:tcPrChange>
          </w:tcPr>
          <w:p w14:paraId="20360058" w14:textId="77777777" w:rsidR="004B2EA2" w:rsidRPr="0047260E" w:rsidRDefault="004B2EA2" w:rsidP="004B2EA2">
            <w:pPr>
              <w:pStyle w:val="BodyText"/>
              <w:rPr>
                <w:rFonts w:cs="Arial"/>
                <w:lang w:val="en-CA" w:eastAsia="ar-SA"/>
                <w:rPrChange w:id="5826" w:author="ilia kassianenko" w:date="2019-03-21T21:37:00Z">
                  <w:rPr>
                    <w:sz w:val="22"/>
                    <w:lang w:eastAsia="ar-SA"/>
                  </w:rPr>
                </w:rPrChange>
              </w:rPr>
            </w:pPr>
            <w:r w:rsidRPr="0047260E">
              <w:rPr>
                <w:rFonts w:cs="Arial"/>
                <w:lang w:val="en-CA" w:eastAsia="ar-SA"/>
                <w:rPrChange w:id="5827" w:author="ilia kassianenko" w:date="2019-03-21T21:37:00Z">
                  <w:rPr>
                    <w:rFonts w:cs="Arial"/>
                    <w:lang w:eastAsia="ar-SA"/>
                  </w:rPr>
                </w:rPrChange>
              </w:rPr>
              <w:t>INT</w:t>
            </w:r>
          </w:p>
        </w:tc>
        <w:tc>
          <w:tcPr>
            <w:tcW w:w="1275" w:type="dxa"/>
            <w:tcPrChange w:id="5828" w:author="ilia kassianenko" w:date="2019-03-21T20:57:00Z">
              <w:tcPr>
                <w:tcW w:w="1275" w:type="dxa"/>
              </w:tcPr>
            </w:tcPrChange>
          </w:tcPr>
          <w:p w14:paraId="52B7E923" w14:textId="77777777" w:rsidR="004B2EA2" w:rsidRPr="0047260E" w:rsidRDefault="004B2EA2" w:rsidP="004B2EA2">
            <w:pPr>
              <w:pStyle w:val="BodyText"/>
              <w:rPr>
                <w:rFonts w:cs="Arial"/>
                <w:lang w:val="en-CA" w:eastAsia="ar-SA"/>
                <w:rPrChange w:id="5829" w:author="ilia kassianenko" w:date="2019-03-21T21:37:00Z">
                  <w:rPr>
                    <w:sz w:val="22"/>
                    <w:lang w:eastAsia="ar-SA"/>
                  </w:rPr>
                </w:rPrChange>
              </w:rPr>
            </w:pPr>
            <w:r w:rsidRPr="0047260E">
              <w:rPr>
                <w:rFonts w:cs="Arial"/>
                <w:lang w:val="en-CA" w:eastAsia="ar-SA"/>
                <w:rPrChange w:id="5830" w:author="ilia kassianenko" w:date="2019-03-21T21:37:00Z">
                  <w:rPr>
                    <w:lang w:eastAsia="ar-SA"/>
                  </w:rPr>
                </w:rPrChange>
              </w:rPr>
              <w:t>4</w:t>
            </w:r>
          </w:p>
        </w:tc>
        <w:tc>
          <w:tcPr>
            <w:tcW w:w="1134" w:type="dxa"/>
            <w:tcPrChange w:id="5831" w:author="ilia kassianenko" w:date="2019-03-21T20:57:00Z">
              <w:tcPr>
                <w:tcW w:w="1134" w:type="dxa"/>
              </w:tcPr>
            </w:tcPrChange>
          </w:tcPr>
          <w:p w14:paraId="7477D441" w14:textId="77777777" w:rsidR="004B2EA2" w:rsidRPr="0047260E" w:rsidRDefault="004B2EA2">
            <w:pPr>
              <w:pStyle w:val="BodyText"/>
              <w:jc w:val="center"/>
              <w:rPr>
                <w:rFonts w:cs="Arial"/>
                <w:lang w:val="en-CA" w:eastAsia="ar-SA"/>
                <w:rPrChange w:id="5832" w:author="ilia kassianenko" w:date="2019-03-21T21:37:00Z">
                  <w:rPr>
                    <w:sz w:val="22"/>
                    <w:lang w:eastAsia="ar-SA"/>
                  </w:rPr>
                </w:rPrChange>
              </w:rPr>
              <w:pPrChange w:id="5833" w:author="outpost" w:date="2019-03-18T19:41:00Z">
                <w:pPr>
                  <w:pStyle w:val="BodyText"/>
                  <w:keepNext/>
                  <w:numPr>
                    <w:ilvl w:val="8"/>
                    <w:numId w:val="1"/>
                  </w:numPr>
                  <w:ind w:left="360" w:hanging="360"/>
                  <w:outlineLvl w:val="8"/>
                </w:pPr>
              </w:pPrChange>
            </w:pPr>
            <w:r w:rsidRPr="0047260E">
              <w:rPr>
                <w:rFonts w:cs="Arial"/>
                <w:lang w:val="en-CA" w:eastAsia="ar-SA"/>
                <w:rPrChange w:id="5834" w:author="ilia kassianenko" w:date="2019-03-21T21:37:00Z">
                  <w:rPr>
                    <w:lang w:eastAsia="ar-SA"/>
                  </w:rPr>
                </w:rPrChange>
              </w:rPr>
              <w:t>N</w:t>
            </w:r>
          </w:p>
        </w:tc>
        <w:tc>
          <w:tcPr>
            <w:tcW w:w="2977" w:type="dxa"/>
            <w:tcPrChange w:id="5835" w:author="ilia kassianenko" w:date="2019-03-21T20:57:00Z">
              <w:tcPr>
                <w:tcW w:w="3231" w:type="dxa"/>
              </w:tcPr>
            </w:tcPrChange>
          </w:tcPr>
          <w:p w14:paraId="3416BB13" w14:textId="77777777" w:rsidR="004B2EA2" w:rsidRPr="0047260E" w:rsidRDefault="004B2EA2" w:rsidP="004B2EA2">
            <w:pPr>
              <w:pStyle w:val="BodyText"/>
              <w:rPr>
                <w:rFonts w:cs="Arial"/>
                <w:lang w:val="en-CA" w:eastAsia="ar-SA"/>
                <w:rPrChange w:id="5836" w:author="ilia kassianenko" w:date="2019-03-21T21:37:00Z">
                  <w:rPr>
                    <w:sz w:val="22"/>
                    <w:lang w:eastAsia="ar-SA"/>
                  </w:rPr>
                </w:rPrChange>
              </w:rPr>
            </w:pPr>
          </w:p>
        </w:tc>
      </w:tr>
      <w:tr w:rsidR="00B45947" w:rsidRPr="0047260E" w14:paraId="104241B9" w14:textId="77777777" w:rsidTr="00B45947">
        <w:tc>
          <w:tcPr>
            <w:tcW w:w="2093" w:type="dxa"/>
            <w:vAlign w:val="center"/>
            <w:tcPrChange w:id="5837" w:author="ilia kassianenko" w:date="2019-03-21T20:57:00Z">
              <w:tcPr>
                <w:tcW w:w="2093" w:type="dxa"/>
                <w:vAlign w:val="center"/>
              </w:tcPr>
            </w:tcPrChange>
          </w:tcPr>
          <w:p w14:paraId="73FAACAE" w14:textId="77777777" w:rsidR="004B2EA2" w:rsidRPr="0047260E" w:rsidRDefault="004B2EA2">
            <w:pPr>
              <w:spacing w:before="0" w:after="0"/>
              <w:rPr>
                <w:rFonts w:cs="Arial"/>
                <w:color w:val="000000"/>
                <w:szCs w:val="22"/>
                <w:lang w:val="en-CA" w:eastAsia="en-CA"/>
                <w:rPrChange w:id="5838"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839" w:author="ilia kassianenko" w:date="2019-03-21T21:37:00Z">
                  <w:rPr>
                    <w:rFonts w:ascii="Calibri" w:hAnsi="Calibri" w:cs="Calibri"/>
                    <w:color w:val="000000"/>
                    <w:szCs w:val="22"/>
                    <w:lang w:val="en-CA" w:eastAsia="en-CA"/>
                  </w:rPr>
                </w:rPrChange>
              </w:rPr>
              <w:t>Month</w:t>
            </w:r>
          </w:p>
        </w:tc>
        <w:tc>
          <w:tcPr>
            <w:tcW w:w="1843" w:type="dxa"/>
            <w:tcPrChange w:id="5840" w:author="ilia kassianenko" w:date="2019-03-21T20:57:00Z">
              <w:tcPr>
                <w:tcW w:w="1843" w:type="dxa"/>
              </w:tcPr>
            </w:tcPrChange>
          </w:tcPr>
          <w:p w14:paraId="72BF8452" w14:textId="77777777" w:rsidR="004B2EA2" w:rsidRPr="0047260E" w:rsidRDefault="004B2EA2" w:rsidP="004B2EA2">
            <w:pPr>
              <w:pStyle w:val="BodyText"/>
              <w:rPr>
                <w:rFonts w:cs="Arial"/>
                <w:lang w:val="en-CA" w:eastAsia="ar-SA"/>
                <w:rPrChange w:id="5841" w:author="ilia kassianenko" w:date="2019-03-21T21:37:00Z">
                  <w:rPr>
                    <w:sz w:val="22"/>
                    <w:lang w:eastAsia="ar-SA"/>
                  </w:rPr>
                </w:rPrChange>
              </w:rPr>
            </w:pPr>
            <w:r w:rsidRPr="0047260E">
              <w:rPr>
                <w:rFonts w:cs="Arial"/>
                <w:lang w:val="en-CA" w:eastAsia="ar-SA"/>
                <w:rPrChange w:id="5842" w:author="ilia kassianenko" w:date="2019-03-21T21:37:00Z">
                  <w:rPr>
                    <w:rFonts w:cs="Arial"/>
                    <w:lang w:eastAsia="ar-SA"/>
                  </w:rPr>
                </w:rPrChange>
              </w:rPr>
              <w:t>INT</w:t>
            </w:r>
          </w:p>
        </w:tc>
        <w:tc>
          <w:tcPr>
            <w:tcW w:w="1275" w:type="dxa"/>
            <w:tcPrChange w:id="5843" w:author="ilia kassianenko" w:date="2019-03-21T20:57:00Z">
              <w:tcPr>
                <w:tcW w:w="1275" w:type="dxa"/>
              </w:tcPr>
            </w:tcPrChange>
          </w:tcPr>
          <w:p w14:paraId="38443A65" w14:textId="77777777" w:rsidR="004B2EA2" w:rsidRPr="0047260E" w:rsidRDefault="004B2EA2" w:rsidP="004B2EA2">
            <w:pPr>
              <w:pStyle w:val="BodyText"/>
              <w:rPr>
                <w:rFonts w:cs="Arial"/>
                <w:lang w:val="en-CA" w:eastAsia="ar-SA"/>
                <w:rPrChange w:id="5844" w:author="ilia kassianenko" w:date="2019-03-21T21:37:00Z">
                  <w:rPr>
                    <w:sz w:val="22"/>
                    <w:lang w:eastAsia="ar-SA"/>
                  </w:rPr>
                </w:rPrChange>
              </w:rPr>
            </w:pPr>
            <w:r w:rsidRPr="0047260E">
              <w:rPr>
                <w:rFonts w:cs="Arial"/>
                <w:lang w:val="en-CA" w:eastAsia="ar-SA"/>
                <w:rPrChange w:id="5845" w:author="ilia kassianenko" w:date="2019-03-21T21:37:00Z">
                  <w:rPr>
                    <w:lang w:eastAsia="ar-SA"/>
                  </w:rPr>
                </w:rPrChange>
              </w:rPr>
              <w:t>2</w:t>
            </w:r>
          </w:p>
        </w:tc>
        <w:tc>
          <w:tcPr>
            <w:tcW w:w="1134" w:type="dxa"/>
            <w:tcPrChange w:id="5846" w:author="ilia kassianenko" w:date="2019-03-21T20:57:00Z">
              <w:tcPr>
                <w:tcW w:w="1134" w:type="dxa"/>
              </w:tcPr>
            </w:tcPrChange>
          </w:tcPr>
          <w:p w14:paraId="2C81113B" w14:textId="77777777" w:rsidR="004B2EA2" w:rsidRPr="0047260E" w:rsidRDefault="004B2EA2">
            <w:pPr>
              <w:pStyle w:val="BodyText"/>
              <w:jc w:val="center"/>
              <w:rPr>
                <w:rFonts w:cs="Arial"/>
                <w:lang w:val="en-CA" w:eastAsia="ar-SA"/>
                <w:rPrChange w:id="5847" w:author="ilia kassianenko" w:date="2019-03-21T21:37:00Z">
                  <w:rPr>
                    <w:sz w:val="22"/>
                    <w:lang w:eastAsia="ar-SA"/>
                  </w:rPr>
                </w:rPrChange>
              </w:rPr>
              <w:pPrChange w:id="5848" w:author="outpost" w:date="2019-03-18T19:41:00Z">
                <w:pPr>
                  <w:pStyle w:val="BodyText"/>
                  <w:keepNext/>
                  <w:numPr>
                    <w:ilvl w:val="8"/>
                    <w:numId w:val="1"/>
                  </w:numPr>
                  <w:ind w:left="360" w:hanging="360"/>
                  <w:outlineLvl w:val="8"/>
                </w:pPr>
              </w:pPrChange>
            </w:pPr>
            <w:r w:rsidRPr="0047260E">
              <w:rPr>
                <w:rFonts w:cs="Arial"/>
                <w:lang w:val="en-CA" w:eastAsia="ar-SA"/>
                <w:rPrChange w:id="5849" w:author="ilia kassianenko" w:date="2019-03-21T21:37:00Z">
                  <w:rPr>
                    <w:lang w:eastAsia="ar-SA"/>
                  </w:rPr>
                </w:rPrChange>
              </w:rPr>
              <w:t>N</w:t>
            </w:r>
          </w:p>
        </w:tc>
        <w:tc>
          <w:tcPr>
            <w:tcW w:w="2977" w:type="dxa"/>
            <w:tcPrChange w:id="5850" w:author="ilia kassianenko" w:date="2019-03-21T20:57:00Z">
              <w:tcPr>
                <w:tcW w:w="3231" w:type="dxa"/>
              </w:tcPr>
            </w:tcPrChange>
          </w:tcPr>
          <w:p w14:paraId="6E7EC46B" w14:textId="77777777" w:rsidR="004B2EA2" w:rsidRPr="0047260E" w:rsidRDefault="004B2EA2" w:rsidP="004B2EA2">
            <w:pPr>
              <w:pStyle w:val="BodyText"/>
              <w:rPr>
                <w:rFonts w:cs="Arial"/>
                <w:lang w:val="en-CA" w:eastAsia="ar-SA"/>
                <w:rPrChange w:id="5851" w:author="ilia kassianenko" w:date="2019-03-21T21:37:00Z">
                  <w:rPr>
                    <w:sz w:val="22"/>
                    <w:lang w:eastAsia="ar-SA"/>
                  </w:rPr>
                </w:rPrChange>
              </w:rPr>
            </w:pPr>
          </w:p>
        </w:tc>
      </w:tr>
      <w:tr w:rsidR="00B45947" w:rsidRPr="0047260E" w14:paraId="0A363B96" w14:textId="77777777" w:rsidTr="00B45947">
        <w:tc>
          <w:tcPr>
            <w:tcW w:w="2093" w:type="dxa"/>
            <w:vAlign w:val="center"/>
            <w:tcPrChange w:id="5852" w:author="ilia kassianenko" w:date="2019-03-21T20:57:00Z">
              <w:tcPr>
                <w:tcW w:w="2093" w:type="dxa"/>
                <w:vAlign w:val="center"/>
              </w:tcPr>
            </w:tcPrChange>
          </w:tcPr>
          <w:p w14:paraId="58E00BA1" w14:textId="77777777" w:rsidR="004B2EA2" w:rsidRPr="0047260E" w:rsidRDefault="004B2EA2">
            <w:pPr>
              <w:pStyle w:val="BodyText"/>
              <w:rPr>
                <w:rFonts w:cs="Arial"/>
                <w:lang w:val="en-CA" w:eastAsia="ar-SA"/>
                <w:rPrChange w:id="5853" w:author="ilia kassianenko" w:date="2019-03-21T21:37:00Z">
                  <w:rPr>
                    <w:rFonts w:cs="Arial"/>
                    <w:lang w:eastAsia="ar-SA"/>
                  </w:rPr>
                </w:rPrChange>
              </w:rPr>
            </w:pPr>
            <w:r w:rsidRPr="0047260E">
              <w:rPr>
                <w:rFonts w:cs="Arial"/>
                <w:color w:val="000000"/>
                <w:szCs w:val="22"/>
                <w:lang w:val="en-CA" w:eastAsia="en-CA"/>
                <w:rPrChange w:id="5854" w:author="ilia kassianenko" w:date="2019-03-21T21:37:00Z">
                  <w:rPr>
                    <w:rFonts w:ascii="Calibri" w:hAnsi="Calibri" w:cs="Calibri"/>
                    <w:color w:val="000000"/>
                    <w:szCs w:val="22"/>
                    <w:lang w:val="en-CA" w:eastAsia="en-CA"/>
                  </w:rPr>
                </w:rPrChange>
              </w:rPr>
              <w:t>Day</w:t>
            </w:r>
          </w:p>
        </w:tc>
        <w:tc>
          <w:tcPr>
            <w:tcW w:w="1843" w:type="dxa"/>
            <w:tcPrChange w:id="5855" w:author="ilia kassianenko" w:date="2019-03-21T20:57:00Z">
              <w:tcPr>
                <w:tcW w:w="1843" w:type="dxa"/>
              </w:tcPr>
            </w:tcPrChange>
          </w:tcPr>
          <w:p w14:paraId="262B0CE3" w14:textId="77777777" w:rsidR="004B2EA2" w:rsidRPr="0047260E" w:rsidRDefault="004B2EA2" w:rsidP="004B2EA2">
            <w:pPr>
              <w:pStyle w:val="BodyText"/>
              <w:rPr>
                <w:rFonts w:cs="Arial"/>
                <w:lang w:val="en-CA" w:eastAsia="ar-SA"/>
                <w:rPrChange w:id="5856" w:author="ilia kassianenko" w:date="2019-03-21T21:37:00Z">
                  <w:rPr>
                    <w:sz w:val="22"/>
                    <w:lang w:eastAsia="ar-SA"/>
                  </w:rPr>
                </w:rPrChange>
              </w:rPr>
            </w:pPr>
            <w:r w:rsidRPr="0047260E">
              <w:rPr>
                <w:rFonts w:cs="Arial"/>
                <w:lang w:val="en-CA" w:eastAsia="ar-SA"/>
                <w:rPrChange w:id="5857" w:author="ilia kassianenko" w:date="2019-03-21T21:37:00Z">
                  <w:rPr>
                    <w:lang w:eastAsia="ar-SA"/>
                  </w:rPr>
                </w:rPrChange>
              </w:rPr>
              <w:t>INT</w:t>
            </w:r>
          </w:p>
        </w:tc>
        <w:tc>
          <w:tcPr>
            <w:tcW w:w="1275" w:type="dxa"/>
            <w:tcPrChange w:id="5858" w:author="ilia kassianenko" w:date="2019-03-21T20:57:00Z">
              <w:tcPr>
                <w:tcW w:w="1275" w:type="dxa"/>
              </w:tcPr>
            </w:tcPrChange>
          </w:tcPr>
          <w:p w14:paraId="5C9A1B6F" w14:textId="77777777" w:rsidR="004B2EA2" w:rsidRPr="0047260E" w:rsidRDefault="004B2EA2" w:rsidP="004B2EA2">
            <w:pPr>
              <w:pStyle w:val="BodyText"/>
              <w:rPr>
                <w:rFonts w:cs="Arial"/>
                <w:lang w:val="en-CA" w:eastAsia="ar-SA"/>
                <w:rPrChange w:id="5859" w:author="ilia kassianenko" w:date="2019-03-21T21:37:00Z">
                  <w:rPr>
                    <w:sz w:val="22"/>
                    <w:lang w:eastAsia="ar-SA"/>
                  </w:rPr>
                </w:rPrChange>
              </w:rPr>
            </w:pPr>
            <w:r w:rsidRPr="0047260E">
              <w:rPr>
                <w:rFonts w:cs="Arial"/>
                <w:lang w:val="en-CA" w:eastAsia="ar-SA"/>
                <w:rPrChange w:id="5860" w:author="ilia kassianenko" w:date="2019-03-21T21:37:00Z">
                  <w:rPr>
                    <w:lang w:eastAsia="ar-SA"/>
                  </w:rPr>
                </w:rPrChange>
              </w:rPr>
              <w:t>2</w:t>
            </w:r>
          </w:p>
        </w:tc>
        <w:tc>
          <w:tcPr>
            <w:tcW w:w="1134" w:type="dxa"/>
            <w:tcPrChange w:id="5861" w:author="ilia kassianenko" w:date="2019-03-21T20:57:00Z">
              <w:tcPr>
                <w:tcW w:w="1134" w:type="dxa"/>
              </w:tcPr>
            </w:tcPrChange>
          </w:tcPr>
          <w:p w14:paraId="1F1B494B" w14:textId="77777777" w:rsidR="004B2EA2" w:rsidRPr="0047260E" w:rsidRDefault="004B2EA2">
            <w:pPr>
              <w:pStyle w:val="BodyText"/>
              <w:jc w:val="center"/>
              <w:rPr>
                <w:rFonts w:cs="Arial"/>
                <w:lang w:val="en-CA" w:eastAsia="ar-SA"/>
                <w:rPrChange w:id="5862" w:author="ilia kassianenko" w:date="2019-03-21T21:37:00Z">
                  <w:rPr>
                    <w:sz w:val="22"/>
                    <w:lang w:eastAsia="ar-SA"/>
                  </w:rPr>
                </w:rPrChange>
              </w:rPr>
              <w:pPrChange w:id="5863" w:author="outpost" w:date="2019-03-18T19:41:00Z">
                <w:pPr>
                  <w:pStyle w:val="BodyText"/>
                  <w:keepNext/>
                  <w:numPr>
                    <w:ilvl w:val="8"/>
                    <w:numId w:val="1"/>
                  </w:numPr>
                  <w:ind w:left="360" w:hanging="360"/>
                  <w:outlineLvl w:val="8"/>
                </w:pPr>
              </w:pPrChange>
            </w:pPr>
            <w:r w:rsidRPr="0047260E">
              <w:rPr>
                <w:rFonts w:cs="Arial"/>
                <w:lang w:val="en-CA" w:eastAsia="ar-SA"/>
                <w:rPrChange w:id="5864" w:author="ilia kassianenko" w:date="2019-03-21T21:37:00Z">
                  <w:rPr>
                    <w:lang w:eastAsia="ar-SA"/>
                  </w:rPr>
                </w:rPrChange>
              </w:rPr>
              <w:t>N</w:t>
            </w:r>
          </w:p>
        </w:tc>
        <w:tc>
          <w:tcPr>
            <w:tcW w:w="2977" w:type="dxa"/>
            <w:tcPrChange w:id="5865" w:author="ilia kassianenko" w:date="2019-03-21T20:57:00Z">
              <w:tcPr>
                <w:tcW w:w="3231" w:type="dxa"/>
              </w:tcPr>
            </w:tcPrChange>
          </w:tcPr>
          <w:p w14:paraId="74D77F29" w14:textId="77777777" w:rsidR="004B2EA2" w:rsidRPr="0047260E" w:rsidRDefault="004B2EA2" w:rsidP="004B2EA2">
            <w:pPr>
              <w:pStyle w:val="BodyText"/>
              <w:rPr>
                <w:rFonts w:cs="Arial"/>
                <w:lang w:val="en-CA" w:eastAsia="ar-SA"/>
                <w:rPrChange w:id="5866" w:author="ilia kassianenko" w:date="2019-03-21T21:37:00Z">
                  <w:rPr>
                    <w:sz w:val="22"/>
                    <w:lang w:eastAsia="ar-SA"/>
                  </w:rPr>
                </w:rPrChange>
              </w:rPr>
            </w:pPr>
          </w:p>
        </w:tc>
      </w:tr>
      <w:tr w:rsidR="00B45947" w:rsidRPr="0047260E" w14:paraId="5C2808E4" w14:textId="77777777" w:rsidTr="00B45947">
        <w:tc>
          <w:tcPr>
            <w:tcW w:w="2093" w:type="dxa"/>
            <w:vAlign w:val="center"/>
            <w:tcPrChange w:id="5867" w:author="ilia kassianenko" w:date="2019-03-21T20:57:00Z">
              <w:tcPr>
                <w:tcW w:w="2093" w:type="dxa"/>
                <w:vAlign w:val="center"/>
              </w:tcPr>
            </w:tcPrChange>
          </w:tcPr>
          <w:p w14:paraId="5D98AE5A" w14:textId="77777777" w:rsidR="004B2EA2" w:rsidRPr="0047260E" w:rsidRDefault="004B2EA2">
            <w:pPr>
              <w:pStyle w:val="BodyText"/>
              <w:rPr>
                <w:rFonts w:cs="Arial"/>
                <w:lang w:val="en-CA" w:eastAsia="ar-SA"/>
                <w:rPrChange w:id="5868" w:author="ilia kassianenko" w:date="2019-03-21T21:37:00Z">
                  <w:rPr>
                    <w:rFonts w:cs="Arial"/>
                    <w:lang w:eastAsia="ar-SA"/>
                  </w:rPr>
                </w:rPrChange>
              </w:rPr>
            </w:pPr>
            <w:r w:rsidRPr="0047260E">
              <w:rPr>
                <w:rFonts w:cs="Arial"/>
                <w:color w:val="000000"/>
                <w:szCs w:val="22"/>
                <w:lang w:val="en-CA" w:eastAsia="en-CA"/>
                <w:rPrChange w:id="5869" w:author="ilia kassianenko" w:date="2019-03-21T21:37:00Z">
                  <w:rPr>
                    <w:rFonts w:ascii="Calibri" w:hAnsi="Calibri" w:cs="Calibri"/>
                    <w:color w:val="000000"/>
                    <w:szCs w:val="22"/>
                    <w:lang w:val="en-CA" w:eastAsia="en-CA"/>
                  </w:rPr>
                </w:rPrChange>
              </w:rPr>
              <w:t>Data Quality</w:t>
            </w:r>
          </w:p>
        </w:tc>
        <w:tc>
          <w:tcPr>
            <w:tcW w:w="1843" w:type="dxa"/>
            <w:tcPrChange w:id="5870" w:author="ilia kassianenko" w:date="2019-03-21T20:57:00Z">
              <w:tcPr>
                <w:tcW w:w="1843" w:type="dxa"/>
              </w:tcPr>
            </w:tcPrChange>
          </w:tcPr>
          <w:p w14:paraId="456589C3" w14:textId="63245384" w:rsidR="004B2EA2" w:rsidRPr="0047260E" w:rsidRDefault="004B2EA2" w:rsidP="00463D4C">
            <w:pPr>
              <w:rPr>
                <w:lang w:val="en-CA" w:eastAsia="ar-SA"/>
                <w:rPrChange w:id="5871" w:author="ilia kassianenko" w:date="2019-03-21T21:37:00Z">
                  <w:rPr>
                    <w:sz w:val="22"/>
                    <w:lang w:eastAsia="ar-SA"/>
                  </w:rPr>
                </w:rPrChange>
              </w:rPr>
              <w:pPrChange w:id="5872" w:author="ilia kassianenko" w:date="2019-03-21T20:51:00Z">
                <w:pPr>
                  <w:pStyle w:val="BodyText"/>
                  <w:keepNext/>
                  <w:numPr>
                    <w:ilvl w:val="8"/>
                    <w:numId w:val="1"/>
                  </w:numPr>
                  <w:ind w:left="360" w:hanging="360"/>
                  <w:outlineLvl w:val="8"/>
                </w:pPr>
              </w:pPrChange>
            </w:pPr>
            <w:del w:id="5873" w:author="Fritz Gyger" w:date="2019-03-11T20:09:00Z">
              <w:r w:rsidRPr="0047260E" w:rsidDel="00787888">
                <w:rPr>
                  <w:lang w:val="en-CA" w:eastAsia="ar-SA"/>
                  <w:rPrChange w:id="5874" w:author="ilia kassianenko" w:date="2019-03-21T21:37:00Z">
                    <w:rPr>
                      <w:lang w:eastAsia="ar-SA"/>
                    </w:rPr>
                  </w:rPrChange>
                </w:rPr>
                <w:delText>??</w:delText>
              </w:r>
            </w:del>
          </w:p>
        </w:tc>
        <w:tc>
          <w:tcPr>
            <w:tcW w:w="1275" w:type="dxa"/>
            <w:tcPrChange w:id="5875" w:author="ilia kassianenko" w:date="2019-03-21T20:57:00Z">
              <w:tcPr>
                <w:tcW w:w="1275" w:type="dxa"/>
              </w:tcPr>
            </w:tcPrChange>
          </w:tcPr>
          <w:p w14:paraId="6362DA39" w14:textId="14DC5136" w:rsidR="004B2EA2" w:rsidRPr="0047260E" w:rsidRDefault="004B2EA2" w:rsidP="00463D4C">
            <w:pPr>
              <w:rPr>
                <w:lang w:val="en-CA" w:eastAsia="ar-SA"/>
                <w:rPrChange w:id="5876" w:author="ilia kassianenko" w:date="2019-03-21T21:37:00Z">
                  <w:rPr>
                    <w:sz w:val="22"/>
                    <w:lang w:eastAsia="ar-SA"/>
                  </w:rPr>
                </w:rPrChange>
              </w:rPr>
              <w:pPrChange w:id="5877" w:author="ilia kassianenko" w:date="2019-03-21T20:51:00Z">
                <w:pPr>
                  <w:pStyle w:val="BodyText"/>
                  <w:keepNext/>
                  <w:numPr>
                    <w:ilvl w:val="8"/>
                    <w:numId w:val="1"/>
                  </w:numPr>
                  <w:ind w:left="360" w:hanging="360"/>
                  <w:outlineLvl w:val="8"/>
                </w:pPr>
              </w:pPrChange>
            </w:pPr>
            <w:del w:id="5878" w:author="Fritz Gyger" w:date="2019-03-11T20:09:00Z">
              <w:r w:rsidRPr="0047260E" w:rsidDel="00787888">
                <w:rPr>
                  <w:lang w:val="en-CA" w:eastAsia="ar-SA"/>
                  <w:rPrChange w:id="5879" w:author="ilia kassianenko" w:date="2019-03-21T21:37:00Z">
                    <w:rPr>
                      <w:lang w:eastAsia="ar-SA"/>
                    </w:rPr>
                  </w:rPrChange>
                </w:rPr>
                <w:delText>??</w:delText>
              </w:r>
            </w:del>
          </w:p>
        </w:tc>
        <w:tc>
          <w:tcPr>
            <w:tcW w:w="1134" w:type="dxa"/>
            <w:tcPrChange w:id="5880" w:author="ilia kassianenko" w:date="2019-03-21T20:57:00Z">
              <w:tcPr>
                <w:tcW w:w="1134" w:type="dxa"/>
              </w:tcPr>
            </w:tcPrChange>
          </w:tcPr>
          <w:p w14:paraId="625ABB7C" w14:textId="77777777" w:rsidR="004B2EA2" w:rsidRPr="0047260E" w:rsidRDefault="004B2EA2">
            <w:pPr>
              <w:pStyle w:val="BodyText"/>
              <w:jc w:val="center"/>
              <w:rPr>
                <w:rFonts w:cs="Arial"/>
                <w:lang w:val="en-CA" w:eastAsia="ar-SA"/>
                <w:rPrChange w:id="5881" w:author="ilia kassianenko" w:date="2019-03-21T21:37:00Z">
                  <w:rPr>
                    <w:sz w:val="22"/>
                    <w:lang w:eastAsia="ar-SA"/>
                  </w:rPr>
                </w:rPrChange>
              </w:rPr>
              <w:pPrChange w:id="5882" w:author="outpost" w:date="2019-03-18T19:41:00Z">
                <w:pPr>
                  <w:pStyle w:val="BodyText"/>
                  <w:keepNext/>
                  <w:numPr>
                    <w:ilvl w:val="8"/>
                    <w:numId w:val="1"/>
                  </w:numPr>
                  <w:ind w:left="360" w:hanging="360"/>
                  <w:outlineLvl w:val="8"/>
                </w:pPr>
              </w:pPrChange>
            </w:pPr>
            <w:r w:rsidRPr="0047260E">
              <w:rPr>
                <w:rFonts w:cs="Arial"/>
                <w:lang w:val="en-CA" w:eastAsia="ar-SA"/>
                <w:rPrChange w:id="5883" w:author="ilia kassianenko" w:date="2019-03-21T21:37:00Z">
                  <w:rPr>
                    <w:lang w:eastAsia="ar-SA"/>
                  </w:rPr>
                </w:rPrChange>
              </w:rPr>
              <w:t>Y</w:t>
            </w:r>
          </w:p>
        </w:tc>
        <w:tc>
          <w:tcPr>
            <w:tcW w:w="2977" w:type="dxa"/>
            <w:tcPrChange w:id="5884" w:author="ilia kassianenko" w:date="2019-03-21T20:57:00Z">
              <w:tcPr>
                <w:tcW w:w="3231" w:type="dxa"/>
              </w:tcPr>
            </w:tcPrChange>
          </w:tcPr>
          <w:p w14:paraId="4DD76AC6" w14:textId="5DA1694E" w:rsidR="004B2EA2" w:rsidRPr="0047260E" w:rsidRDefault="00787888" w:rsidP="00463D4C">
            <w:pPr>
              <w:rPr>
                <w:lang w:val="en-CA" w:eastAsia="ar-SA"/>
                <w:rPrChange w:id="5885" w:author="ilia kassianenko" w:date="2019-03-21T21:37:00Z">
                  <w:rPr>
                    <w:sz w:val="22"/>
                    <w:lang w:eastAsia="ar-SA"/>
                  </w:rPr>
                </w:rPrChange>
              </w:rPr>
              <w:pPrChange w:id="5886" w:author="ilia kassianenko" w:date="2019-03-21T20:51:00Z">
                <w:pPr>
                  <w:pStyle w:val="BodyText"/>
                  <w:keepNext/>
                  <w:numPr>
                    <w:ilvl w:val="8"/>
                    <w:numId w:val="1"/>
                  </w:numPr>
                  <w:ind w:left="360" w:hanging="360"/>
                  <w:outlineLvl w:val="8"/>
                </w:pPr>
              </w:pPrChange>
            </w:pPr>
            <w:ins w:id="5887" w:author="Fritz Gyger" w:date="2019-03-11T20:09:00Z">
              <w:r w:rsidRPr="0047260E">
                <w:rPr>
                  <w:lang w:val="en-CA" w:eastAsia="ar-SA"/>
                  <w:rPrChange w:id="5888" w:author="ilia kassianenko" w:date="2019-03-21T21:37:00Z">
                    <w:rPr>
                      <w:lang w:eastAsia="ar-SA"/>
                    </w:rPr>
                  </w:rPrChange>
                </w:rPr>
                <w:t xml:space="preserve">Unknown type, unknown </w:t>
              </w:r>
            </w:ins>
            <w:ins w:id="5889" w:author="Fritz Gyger" w:date="2019-03-11T20:10:00Z">
              <w:r w:rsidRPr="0047260E">
                <w:rPr>
                  <w:lang w:val="en-CA" w:eastAsia="ar-SA"/>
                  <w:rPrChange w:id="5890" w:author="ilia kassianenko" w:date="2019-03-21T21:37:00Z">
                    <w:rPr>
                      <w:lang w:eastAsia="ar-SA"/>
                    </w:rPr>
                  </w:rPrChange>
                </w:rPr>
                <w:t>length</w:t>
              </w:r>
            </w:ins>
            <w:ins w:id="5891" w:author="Fritz Gyger" w:date="2019-03-11T20:09:00Z">
              <w:r w:rsidRPr="0047260E">
                <w:rPr>
                  <w:lang w:val="en-CA" w:eastAsia="ar-SA"/>
                  <w:rPrChange w:id="5892" w:author="ilia kassianenko" w:date="2019-03-21T21:37:00Z">
                    <w:rPr>
                      <w:lang w:eastAsia="ar-SA"/>
                    </w:rPr>
                  </w:rPrChange>
                </w:rPr>
                <w:t xml:space="preserve"> </w:t>
              </w:r>
            </w:ins>
            <w:ins w:id="5893" w:author="Fritz Gyger" w:date="2019-03-11T20:10:00Z">
              <w:r w:rsidRPr="0047260E">
                <w:rPr>
                  <w:lang w:val="en-CA" w:eastAsia="ar-SA"/>
                  <w:rPrChange w:id="5894" w:author="ilia kassianenko" w:date="2019-03-21T21:37:00Z">
                    <w:rPr>
                      <w:lang w:eastAsia="ar-SA"/>
                    </w:rPr>
                  </w:rPrChange>
                </w:rPr>
                <w:t xml:space="preserve">– not used by our system </w:t>
              </w:r>
            </w:ins>
          </w:p>
        </w:tc>
      </w:tr>
      <w:tr w:rsidR="00B45947" w:rsidRPr="0047260E" w14:paraId="6D9C1CCC" w14:textId="77777777" w:rsidTr="00B45947">
        <w:tc>
          <w:tcPr>
            <w:tcW w:w="2093" w:type="dxa"/>
            <w:vAlign w:val="center"/>
            <w:tcPrChange w:id="5895" w:author="ilia kassianenko" w:date="2019-03-21T20:57:00Z">
              <w:tcPr>
                <w:tcW w:w="2093" w:type="dxa"/>
                <w:vAlign w:val="center"/>
              </w:tcPr>
            </w:tcPrChange>
          </w:tcPr>
          <w:p w14:paraId="06EA004D" w14:textId="77777777" w:rsidR="004B2EA2" w:rsidRPr="0047260E" w:rsidRDefault="004B2EA2">
            <w:pPr>
              <w:spacing w:before="0" w:after="0"/>
              <w:rPr>
                <w:rFonts w:cs="Arial"/>
                <w:color w:val="000000"/>
                <w:szCs w:val="22"/>
                <w:lang w:val="en-CA" w:eastAsia="en-CA"/>
                <w:rPrChange w:id="5896"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897" w:author="ilia kassianenko" w:date="2019-03-21T21:37:00Z">
                  <w:rPr>
                    <w:rFonts w:ascii="Calibri" w:hAnsi="Calibri" w:cs="Calibri"/>
                    <w:color w:val="000000"/>
                    <w:szCs w:val="22"/>
                    <w:lang w:val="en-CA" w:eastAsia="en-CA"/>
                  </w:rPr>
                </w:rPrChange>
              </w:rPr>
              <w:t xml:space="preserve">Max Temp </w:t>
            </w:r>
          </w:p>
        </w:tc>
        <w:tc>
          <w:tcPr>
            <w:tcW w:w="1843" w:type="dxa"/>
            <w:tcPrChange w:id="5898" w:author="ilia kassianenko" w:date="2019-03-21T20:57:00Z">
              <w:tcPr>
                <w:tcW w:w="1843" w:type="dxa"/>
              </w:tcPr>
            </w:tcPrChange>
          </w:tcPr>
          <w:p w14:paraId="5A1A4BE9" w14:textId="77777777" w:rsidR="004B2EA2" w:rsidRPr="0047260E" w:rsidRDefault="004B2EA2" w:rsidP="004B2EA2">
            <w:pPr>
              <w:pStyle w:val="BodyText"/>
              <w:rPr>
                <w:rFonts w:cs="Arial"/>
                <w:lang w:val="en-CA" w:eastAsia="ar-SA"/>
                <w:rPrChange w:id="5899" w:author="ilia kassianenko" w:date="2019-03-21T21:37:00Z">
                  <w:rPr>
                    <w:sz w:val="22"/>
                    <w:lang w:eastAsia="ar-SA"/>
                  </w:rPr>
                </w:rPrChange>
              </w:rPr>
            </w:pPr>
            <w:r w:rsidRPr="0047260E">
              <w:rPr>
                <w:rFonts w:cs="Arial"/>
                <w:lang w:val="en-CA" w:eastAsia="ar-SA"/>
                <w:rPrChange w:id="5900" w:author="ilia kassianenko" w:date="2019-03-21T21:37:00Z">
                  <w:rPr>
                    <w:rFonts w:cs="Arial"/>
                    <w:lang w:eastAsia="ar-SA"/>
                  </w:rPr>
                </w:rPrChange>
              </w:rPr>
              <w:t>DECIMAL</w:t>
            </w:r>
          </w:p>
        </w:tc>
        <w:tc>
          <w:tcPr>
            <w:tcW w:w="1275" w:type="dxa"/>
            <w:tcPrChange w:id="5901" w:author="ilia kassianenko" w:date="2019-03-21T20:57:00Z">
              <w:tcPr>
                <w:tcW w:w="1275" w:type="dxa"/>
              </w:tcPr>
            </w:tcPrChange>
          </w:tcPr>
          <w:p w14:paraId="3DDEFD7D" w14:textId="77777777" w:rsidR="004B2EA2" w:rsidRPr="0047260E" w:rsidRDefault="004B2EA2" w:rsidP="004B2EA2">
            <w:pPr>
              <w:pStyle w:val="BodyText"/>
              <w:rPr>
                <w:rFonts w:cs="Arial"/>
                <w:lang w:val="en-CA" w:eastAsia="ar-SA"/>
                <w:rPrChange w:id="5902" w:author="ilia kassianenko" w:date="2019-03-21T21:37:00Z">
                  <w:rPr>
                    <w:sz w:val="22"/>
                    <w:lang w:eastAsia="ar-SA"/>
                  </w:rPr>
                </w:rPrChange>
              </w:rPr>
            </w:pPr>
            <w:r w:rsidRPr="0047260E">
              <w:rPr>
                <w:rFonts w:cs="Arial"/>
                <w:lang w:val="en-CA" w:eastAsia="ar-SA"/>
                <w:rPrChange w:id="5903" w:author="ilia kassianenko" w:date="2019-03-21T21:37:00Z">
                  <w:rPr>
                    <w:lang w:eastAsia="ar-SA"/>
                  </w:rPr>
                </w:rPrChange>
              </w:rPr>
              <w:t>3,1</w:t>
            </w:r>
          </w:p>
        </w:tc>
        <w:tc>
          <w:tcPr>
            <w:tcW w:w="1134" w:type="dxa"/>
            <w:tcPrChange w:id="5904" w:author="ilia kassianenko" w:date="2019-03-21T20:57:00Z">
              <w:tcPr>
                <w:tcW w:w="1134" w:type="dxa"/>
              </w:tcPr>
            </w:tcPrChange>
          </w:tcPr>
          <w:p w14:paraId="2EAF8811" w14:textId="77777777" w:rsidR="004B2EA2" w:rsidRPr="0047260E" w:rsidRDefault="004B2EA2">
            <w:pPr>
              <w:pStyle w:val="BodyText"/>
              <w:jc w:val="center"/>
              <w:rPr>
                <w:rFonts w:cs="Arial"/>
                <w:lang w:val="en-CA" w:eastAsia="ar-SA"/>
                <w:rPrChange w:id="5905" w:author="ilia kassianenko" w:date="2019-03-21T21:37:00Z">
                  <w:rPr>
                    <w:sz w:val="22"/>
                    <w:lang w:eastAsia="ar-SA"/>
                  </w:rPr>
                </w:rPrChange>
              </w:rPr>
              <w:pPrChange w:id="5906" w:author="outpost" w:date="2019-03-18T19:41:00Z">
                <w:pPr>
                  <w:pStyle w:val="BodyText"/>
                  <w:keepNext/>
                  <w:numPr>
                    <w:ilvl w:val="8"/>
                    <w:numId w:val="1"/>
                  </w:numPr>
                  <w:ind w:left="360" w:hanging="360"/>
                  <w:outlineLvl w:val="8"/>
                </w:pPr>
              </w:pPrChange>
            </w:pPr>
            <w:r w:rsidRPr="0047260E">
              <w:rPr>
                <w:rFonts w:cs="Arial"/>
                <w:lang w:val="en-CA" w:eastAsia="ar-SA"/>
                <w:rPrChange w:id="5907" w:author="ilia kassianenko" w:date="2019-03-21T21:37:00Z">
                  <w:rPr>
                    <w:lang w:eastAsia="ar-SA"/>
                  </w:rPr>
                </w:rPrChange>
              </w:rPr>
              <w:t>Y</w:t>
            </w:r>
          </w:p>
        </w:tc>
        <w:tc>
          <w:tcPr>
            <w:tcW w:w="2977" w:type="dxa"/>
            <w:tcPrChange w:id="5908" w:author="ilia kassianenko" w:date="2019-03-21T20:57:00Z">
              <w:tcPr>
                <w:tcW w:w="3231" w:type="dxa"/>
              </w:tcPr>
            </w:tcPrChange>
          </w:tcPr>
          <w:p w14:paraId="1F03BDFC" w14:textId="77777777" w:rsidR="004B2EA2" w:rsidRPr="0047260E" w:rsidRDefault="004B2EA2" w:rsidP="00950888">
            <w:pPr>
              <w:pStyle w:val="BodyText"/>
              <w:rPr>
                <w:rFonts w:cs="Arial"/>
                <w:lang w:val="en-CA" w:eastAsia="ar-SA"/>
                <w:rPrChange w:id="5909" w:author="ilia kassianenko" w:date="2019-03-21T21:37:00Z">
                  <w:rPr>
                    <w:sz w:val="22"/>
                    <w:lang w:eastAsia="ar-SA"/>
                  </w:rPr>
                </w:rPrChange>
              </w:rPr>
            </w:pPr>
          </w:p>
        </w:tc>
      </w:tr>
      <w:tr w:rsidR="00B45947" w:rsidRPr="0047260E" w14:paraId="7F59998E" w14:textId="77777777" w:rsidTr="00B45947">
        <w:tc>
          <w:tcPr>
            <w:tcW w:w="2093" w:type="dxa"/>
            <w:vAlign w:val="center"/>
            <w:tcPrChange w:id="5910" w:author="ilia kassianenko" w:date="2019-03-21T20:57:00Z">
              <w:tcPr>
                <w:tcW w:w="2093" w:type="dxa"/>
                <w:vAlign w:val="center"/>
              </w:tcPr>
            </w:tcPrChange>
          </w:tcPr>
          <w:p w14:paraId="1909BD6A" w14:textId="77777777" w:rsidR="00787888" w:rsidRPr="0047260E" w:rsidRDefault="00787888">
            <w:pPr>
              <w:spacing w:before="0" w:after="0"/>
              <w:rPr>
                <w:rFonts w:cs="Arial"/>
                <w:color w:val="000000"/>
                <w:szCs w:val="22"/>
                <w:lang w:val="en-CA" w:eastAsia="en-CA"/>
                <w:rPrChange w:id="5911"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912" w:author="ilia kassianenko" w:date="2019-03-21T21:37:00Z">
                  <w:rPr>
                    <w:rFonts w:ascii="Calibri" w:hAnsi="Calibri" w:cs="Calibri"/>
                    <w:color w:val="000000"/>
                    <w:szCs w:val="22"/>
                    <w:lang w:val="en-CA" w:eastAsia="en-CA"/>
                  </w:rPr>
                </w:rPrChange>
              </w:rPr>
              <w:t>Max Temp Flag</w:t>
            </w:r>
          </w:p>
        </w:tc>
        <w:tc>
          <w:tcPr>
            <w:tcW w:w="1843" w:type="dxa"/>
            <w:tcPrChange w:id="5913" w:author="ilia kassianenko" w:date="2019-03-21T20:57:00Z">
              <w:tcPr>
                <w:tcW w:w="1843" w:type="dxa"/>
              </w:tcPr>
            </w:tcPrChange>
          </w:tcPr>
          <w:p w14:paraId="25B4565D" w14:textId="16EAECFC" w:rsidR="00787888" w:rsidRPr="0047260E" w:rsidRDefault="00787888" w:rsidP="00463D4C">
            <w:pPr>
              <w:rPr>
                <w:lang w:val="en-CA" w:eastAsia="ar-SA"/>
                <w:rPrChange w:id="5914" w:author="ilia kassianenko" w:date="2019-03-21T21:37:00Z">
                  <w:rPr>
                    <w:sz w:val="22"/>
                    <w:lang w:eastAsia="ar-SA"/>
                  </w:rPr>
                </w:rPrChange>
              </w:rPr>
              <w:pPrChange w:id="5915" w:author="ilia kassianenko" w:date="2019-03-21T20:51:00Z">
                <w:pPr>
                  <w:pStyle w:val="BodyText"/>
                  <w:keepNext/>
                  <w:numPr>
                    <w:ilvl w:val="8"/>
                    <w:numId w:val="1"/>
                  </w:numPr>
                  <w:ind w:left="360" w:hanging="360"/>
                  <w:outlineLvl w:val="8"/>
                </w:pPr>
              </w:pPrChange>
            </w:pPr>
            <w:del w:id="5916" w:author="Fritz Gyger" w:date="2019-03-11T20:10:00Z">
              <w:r w:rsidRPr="0047260E" w:rsidDel="00787888">
                <w:rPr>
                  <w:lang w:val="en-CA" w:eastAsia="ar-SA"/>
                  <w:rPrChange w:id="5917" w:author="ilia kassianenko" w:date="2019-03-21T21:37:00Z">
                    <w:rPr>
                      <w:lang w:eastAsia="ar-SA"/>
                    </w:rPr>
                  </w:rPrChange>
                </w:rPr>
                <w:delText>??</w:delText>
              </w:r>
            </w:del>
            <w:ins w:id="5918" w:author="Fritz Gyger" w:date="2019-03-11T20:10:00Z">
              <w:r w:rsidRPr="0047260E">
                <w:rPr>
                  <w:lang w:val="en-CA" w:eastAsia="ar-SA"/>
                  <w:rPrChange w:id="5919" w:author="ilia kassianenko" w:date="2019-03-21T21:37:00Z">
                    <w:rPr>
                      <w:lang w:eastAsia="ar-SA"/>
                    </w:rPr>
                  </w:rPrChange>
                </w:rPr>
                <w:t xml:space="preserve"> </w:t>
              </w:r>
            </w:ins>
          </w:p>
        </w:tc>
        <w:tc>
          <w:tcPr>
            <w:tcW w:w="1275" w:type="dxa"/>
            <w:tcPrChange w:id="5920" w:author="ilia kassianenko" w:date="2019-03-21T20:57:00Z">
              <w:tcPr>
                <w:tcW w:w="1275" w:type="dxa"/>
              </w:tcPr>
            </w:tcPrChange>
          </w:tcPr>
          <w:p w14:paraId="1261F2DF" w14:textId="4970EBDD" w:rsidR="00787888" w:rsidRPr="0047260E" w:rsidRDefault="00787888" w:rsidP="00463D4C">
            <w:pPr>
              <w:rPr>
                <w:lang w:val="en-CA" w:eastAsia="ar-SA"/>
                <w:rPrChange w:id="5921" w:author="ilia kassianenko" w:date="2019-03-21T21:37:00Z">
                  <w:rPr>
                    <w:sz w:val="22"/>
                    <w:lang w:eastAsia="ar-SA"/>
                  </w:rPr>
                </w:rPrChange>
              </w:rPr>
              <w:pPrChange w:id="5922" w:author="ilia kassianenko" w:date="2019-03-21T20:51:00Z">
                <w:pPr>
                  <w:pStyle w:val="BodyText"/>
                  <w:keepNext/>
                  <w:numPr>
                    <w:ilvl w:val="8"/>
                    <w:numId w:val="1"/>
                  </w:numPr>
                  <w:ind w:left="360" w:hanging="360"/>
                  <w:outlineLvl w:val="8"/>
                </w:pPr>
              </w:pPrChange>
            </w:pPr>
            <w:del w:id="5923" w:author="Fritz Gyger" w:date="2019-03-11T20:10:00Z">
              <w:r w:rsidRPr="0047260E" w:rsidDel="00787888">
                <w:rPr>
                  <w:lang w:val="en-CA" w:eastAsia="ar-SA"/>
                  <w:rPrChange w:id="5924" w:author="ilia kassianenko" w:date="2019-03-21T21:37:00Z">
                    <w:rPr>
                      <w:lang w:eastAsia="ar-SA"/>
                    </w:rPr>
                  </w:rPrChange>
                </w:rPr>
                <w:delText>??</w:delText>
              </w:r>
            </w:del>
            <w:ins w:id="5925" w:author="Fritz Gyger" w:date="2019-03-11T20:10:00Z">
              <w:r w:rsidRPr="0047260E">
                <w:rPr>
                  <w:lang w:val="en-CA" w:eastAsia="ar-SA"/>
                  <w:rPrChange w:id="5926" w:author="ilia kassianenko" w:date="2019-03-21T21:37:00Z">
                    <w:rPr>
                      <w:lang w:eastAsia="ar-SA"/>
                    </w:rPr>
                  </w:rPrChange>
                </w:rPr>
                <w:t xml:space="preserve"> </w:t>
              </w:r>
            </w:ins>
          </w:p>
        </w:tc>
        <w:tc>
          <w:tcPr>
            <w:tcW w:w="1134" w:type="dxa"/>
            <w:tcPrChange w:id="5927" w:author="ilia kassianenko" w:date="2019-03-21T20:57:00Z">
              <w:tcPr>
                <w:tcW w:w="1134" w:type="dxa"/>
              </w:tcPr>
            </w:tcPrChange>
          </w:tcPr>
          <w:p w14:paraId="52AF1A9F" w14:textId="77777777" w:rsidR="00787888" w:rsidRPr="0047260E" w:rsidRDefault="00787888">
            <w:pPr>
              <w:pStyle w:val="BodyText"/>
              <w:jc w:val="center"/>
              <w:rPr>
                <w:rFonts w:cs="Arial"/>
                <w:lang w:val="en-CA" w:eastAsia="ar-SA"/>
                <w:rPrChange w:id="5928" w:author="ilia kassianenko" w:date="2019-03-21T21:37:00Z">
                  <w:rPr>
                    <w:sz w:val="22"/>
                    <w:lang w:eastAsia="ar-SA"/>
                  </w:rPr>
                </w:rPrChange>
              </w:rPr>
              <w:pPrChange w:id="5929" w:author="outpost" w:date="2019-03-18T19:41:00Z">
                <w:pPr>
                  <w:pStyle w:val="BodyText"/>
                  <w:keepNext/>
                  <w:numPr>
                    <w:ilvl w:val="8"/>
                    <w:numId w:val="1"/>
                  </w:numPr>
                  <w:ind w:left="360" w:hanging="360"/>
                  <w:outlineLvl w:val="8"/>
                </w:pPr>
              </w:pPrChange>
            </w:pPr>
            <w:r w:rsidRPr="0047260E">
              <w:rPr>
                <w:rFonts w:cs="Arial"/>
                <w:lang w:val="en-CA" w:eastAsia="ar-SA"/>
                <w:rPrChange w:id="5930" w:author="ilia kassianenko" w:date="2019-03-21T21:37:00Z">
                  <w:rPr>
                    <w:lang w:eastAsia="ar-SA"/>
                  </w:rPr>
                </w:rPrChange>
              </w:rPr>
              <w:t>Y</w:t>
            </w:r>
          </w:p>
        </w:tc>
        <w:tc>
          <w:tcPr>
            <w:tcW w:w="2977" w:type="dxa"/>
            <w:tcPrChange w:id="5931" w:author="ilia kassianenko" w:date="2019-03-21T20:57:00Z">
              <w:tcPr>
                <w:tcW w:w="3231" w:type="dxa"/>
              </w:tcPr>
            </w:tcPrChange>
          </w:tcPr>
          <w:p w14:paraId="229D15CA" w14:textId="44291418" w:rsidR="00787888" w:rsidRPr="0047260E" w:rsidRDefault="00787888" w:rsidP="00463D4C">
            <w:pPr>
              <w:rPr>
                <w:lang w:val="en-CA" w:eastAsia="ar-SA"/>
                <w:rPrChange w:id="5932" w:author="ilia kassianenko" w:date="2019-03-21T21:37:00Z">
                  <w:rPr>
                    <w:sz w:val="22"/>
                    <w:lang w:eastAsia="ar-SA"/>
                  </w:rPr>
                </w:rPrChange>
              </w:rPr>
              <w:pPrChange w:id="5933" w:author="ilia kassianenko" w:date="2019-03-21T20:51:00Z">
                <w:pPr>
                  <w:pStyle w:val="BodyText"/>
                  <w:keepNext/>
                  <w:numPr>
                    <w:ilvl w:val="8"/>
                    <w:numId w:val="1"/>
                  </w:numPr>
                  <w:ind w:left="360" w:hanging="360"/>
                  <w:outlineLvl w:val="8"/>
                </w:pPr>
              </w:pPrChange>
            </w:pPr>
            <w:ins w:id="5934" w:author="Fritz Gyger" w:date="2019-03-11T20:10:00Z">
              <w:r w:rsidRPr="0047260E">
                <w:rPr>
                  <w:lang w:val="en-CA" w:eastAsia="ar-SA"/>
                  <w:rPrChange w:id="5935" w:author="ilia kassianenko" w:date="2019-03-21T21:37:00Z">
                    <w:rPr>
                      <w:lang w:eastAsia="ar-SA"/>
                    </w:rPr>
                  </w:rPrChange>
                </w:rPr>
                <w:t xml:space="preserve">Unknown type, unknown length – not used by our system </w:t>
              </w:r>
            </w:ins>
          </w:p>
        </w:tc>
      </w:tr>
      <w:tr w:rsidR="00B45947" w:rsidRPr="0047260E" w14:paraId="48D07CDA" w14:textId="77777777" w:rsidTr="00B45947">
        <w:tc>
          <w:tcPr>
            <w:tcW w:w="2093" w:type="dxa"/>
            <w:vAlign w:val="center"/>
            <w:tcPrChange w:id="5936" w:author="ilia kassianenko" w:date="2019-03-21T20:57:00Z">
              <w:tcPr>
                <w:tcW w:w="2093" w:type="dxa"/>
                <w:vAlign w:val="center"/>
              </w:tcPr>
            </w:tcPrChange>
          </w:tcPr>
          <w:p w14:paraId="2B64DF1D" w14:textId="77777777" w:rsidR="00787888" w:rsidRPr="0047260E" w:rsidRDefault="00787888">
            <w:pPr>
              <w:pStyle w:val="BodyText"/>
              <w:rPr>
                <w:rFonts w:cs="Arial"/>
                <w:lang w:val="en-CA" w:eastAsia="ar-SA"/>
                <w:rPrChange w:id="5937" w:author="ilia kassianenko" w:date="2019-03-21T21:37:00Z">
                  <w:rPr>
                    <w:rFonts w:cs="Arial"/>
                    <w:lang w:eastAsia="ar-SA"/>
                  </w:rPr>
                </w:rPrChange>
              </w:rPr>
            </w:pPr>
            <w:r w:rsidRPr="0047260E">
              <w:rPr>
                <w:rFonts w:cs="Arial"/>
                <w:color w:val="000000"/>
                <w:szCs w:val="22"/>
                <w:lang w:val="en-CA" w:eastAsia="en-CA"/>
                <w:rPrChange w:id="5938" w:author="ilia kassianenko" w:date="2019-03-21T21:37:00Z">
                  <w:rPr>
                    <w:rFonts w:ascii="Calibri" w:hAnsi="Calibri" w:cs="Calibri"/>
                    <w:color w:val="000000"/>
                    <w:szCs w:val="22"/>
                    <w:lang w:val="en-CA" w:eastAsia="en-CA"/>
                  </w:rPr>
                </w:rPrChange>
              </w:rPr>
              <w:t>Min Temp (°C)</w:t>
            </w:r>
          </w:p>
        </w:tc>
        <w:tc>
          <w:tcPr>
            <w:tcW w:w="1843" w:type="dxa"/>
            <w:tcPrChange w:id="5939" w:author="ilia kassianenko" w:date="2019-03-21T20:57:00Z">
              <w:tcPr>
                <w:tcW w:w="1843" w:type="dxa"/>
              </w:tcPr>
            </w:tcPrChange>
          </w:tcPr>
          <w:p w14:paraId="57D01F32" w14:textId="77777777" w:rsidR="00787888" w:rsidRPr="0047260E" w:rsidRDefault="00787888" w:rsidP="00787888">
            <w:pPr>
              <w:pStyle w:val="BodyText"/>
              <w:rPr>
                <w:rFonts w:cs="Arial"/>
                <w:lang w:val="en-CA" w:eastAsia="ar-SA"/>
                <w:rPrChange w:id="5940" w:author="ilia kassianenko" w:date="2019-03-21T21:37:00Z">
                  <w:rPr>
                    <w:sz w:val="22"/>
                    <w:lang w:eastAsia="ar-SA"/>
                  </w:rPr>
                </w:rPrChange>
              </w:rPr>
            </w:pPr>
            <w:r w:rsidRPr="0047260E">
              <w:rPr>
                <w:rFonts w:cs="Arial"/>
                <w:lang w:val="en-CA" w:eastAsia="ar-SA"/>
                <w:rPrChange w:id="5941" w:author="ilia kassianenko" w:date="2019-03-21T21:37:00Z">
                  <w:rPr>
                    <w:lang w:eastAsia="ar-SA"/>
                  </w:rPr>
                </w:rPrChange>
              </w:rPr>
              <w:t>DECIMAL</w:t>
            </w:r>
          </w:p>
        </w:tc>
        <w:tc>
          <w:tcPr>
            <w:tcW w:w="1275" w:type="dxa"/>
            <w:tcPrChange w:id="5942" w:author="ilia kassianenko" w:date="2019-03-21T20:57:00Z">
              <w:tcPr>
                <w:tcW w:w="1275" w:type="dxa"/>
              </w:tcPr>
            </w:tcPrChange>
          </w:tcPr>
          <w:p w14:paraId="66499BD3" w14:textId="77777777" w:rsidR="00787888" w:rsidRPr="0047260E" w:rsidRDefault="00787888" w:rsidP="00787888">
            <w:pPr>
              <w:pStyle w:val="BodyText"/>
              <w:rPr>
                <w:rFonts w:cs="Arial"/>
                <w:lang w:val="en-CA" w:eastAsia="ar-SA"/>
                <w:rPrChange w:id="5943" w:author="ilia kassianenko" w:date="2019-03-21T21:37:00Z">
                  <w:rPr>
                    <w:sz w:val="22"/>
                    <w:lang w:eastAsia="ar-SA"/>
                  </w:rPr>
                </w:rPrChange>
              </w:rPr>
            </w:pPr>
            <w:r w:rsidRPr="0047260E">
              <w:rPr>
                <w:rFonts w:cs="Arial"/>
                <w:lang w:val="en-CA" w:eastAsia="ar-SA"/>
                <w:rPrChange w:id="5944" w:author="ilia kassianenko" w:date="2019-03-21T21:37:00Z">
                  <w:rPr>
                    <w:lang w:eastAsia="ar-SA"/>
                  </w:rPr>
                </w:rPrChange>
              </w:rPr>
              <w:t>3,1</w:t>
            </w:r>
          </w:p>
        </w:tc>
        <w:tc>
          <w:tcPr>
            <w:tcW w:w="1134" w:type="dxa"/>
            <w:tcPrChange w:id="5945" w:author="ilia kassianenko" w:date="2019-03-21T20:57:00Z">
              <w:tcPr>
                <w:tcW w:w="1134" w:type="dxa"/>
              </w:tcPr>
            </w:tcPrChange>
          </w:tcPr>
          <w:p w14:paraId="30EBE59D" w14:textId="77777777" w:rsidR="00787888" w:rsidRPr="0047260E" w:rsidRDefault="00787888">
            <w:pPr>
              <w:pStyle w:val="BodyText"/>
              <w:jc w:val="center"/>
              <w:rPr>
                <w:rFonts w:cs="Arial"/>
                <w:lang w:val="en-CA" w:eastAsia="ar-SA"/>
                <w:rPrChange w:id="5946" w:author="ilia kassianenko" w:date="2019-03-21T21:37:00Z">
                  <w:rPr>
                    <w:sz w:val="22"/>
                    <w:lang w:eastAsia="ar-SA"/>
                  </w:rPr>
                </w:rPrChange>
              </w:rPr>
              <w:pPrChange w:id="5947" w:author="outpost" w:date="2019-03-18T19:41:00Z">
                <w:pPr>
                  <w:pStyle w:val="BodyText"/>
                  <w:keepNext/>
                  <w:numPr>
                    <w:ilvl w:val="8"/>
                    <w:numId w:val="1"/>
                  </w:numPr>
                  <w:ind w:left="360" w:hanging="360"/>
                  <w:outlineLvl w:val="8"/>
                </w:pPr>
              </w:pPrChange>
            </w:pPr>
            <w:r w:rsidRPr="0047260E">
              <w:rPr>
                <w:rFonts w:cs="Arial"/>
                <w:lang w:val="en-CA" w:eastAsia="ar-SA"/>
                <w:rPrChange w:id="5948" w:author="ilia kassianenko" w:date="2019-03-21T21:37:00Z">
                  <w:rPr>
                    <w:lang w:eastAsia="ar-SA"/>
                  </w:rPr>
                </w:rPrChange>
              </w:rPr>
              <w:t>Y</w:t>
            </w:r>
          </w:p>
        </w:tc>
        <w:tc>
          <w:tcPr>
            <w:tcW w:w="2977" w:type="dxa"/>
            <w:tcPrChange w:id="5949" w:author="ilia kassianenko" w:date="2019-03-21T20:57:00Z">
              <w:tcPr>
                <w:tcW w:w="3231" w:type="dxa"/>
              </w:tcPr>
            </w:tcPrChange>
          </w:tcPr>
          <w:p w14:paraId="64D48A74" w14:textId="77777777" w:rsidR="00787888" w:rsidRPr="0047260E" w:rsidRDefault="00787888" w:rsidP="00787888">
            <w:pPr>
              <w:pStyle w:val="BodyText"/>
              <w:rPr>
                <w:rFonts w:cs="Arial"/>
                <w:lang w:val="en-CA" w:eastAsia="ar-SA"/>
                <w:rPrChange w:id="5950" w:author="ilia kassianenko" w:date="2019-03-21T21:37:00Z">
                  <w:rPr>
                    <w:sz w:val="22"/>
                    <w:lang w:eastAsia="ar-SA"/>
                  </w:rPr>
                </w:rPrChange>
              </w:rPr>
            </w:pPr>
          </w:p>
        </w:tc>
      </w:tr>
      <w:tr w:rsidR="00B45947" w:rsidRPr="0047260E" w14:paraId="6969AEAA" w14:textId="77777777" w:rsidTr="00B45947">
        <w:tc>
          <w:tcPr>
            <w:tcW w:w="2093" w:type="dxa"/>
            <w:vAlign w:val="center"/>
            <w:tcPrChange w:id="5951" w:author="ilia kassianenko" w:date="2019-03-21T20:57:00Z">
              <w:tcPr>
                <w:tcW w:w="2093" w:type="dxa"/>
                <w:vAlign w:val="center"/>
              </w:tcPr>
            </w:tcPrChange>
          </w:tcPr>
          <w:p w14:paraId="01528294" w14:textId="77777777" w:rsidR="00787888" w:rsidRPr="0047260E" w:rsidRDefault="00787888">
            <w:pPr>
              <w:spacing w:before="0" w:after="0"/>
              <w:rPr>
                <w:rFonts w:cs="Arial"/>
                <w:color w:val="000000"/>
                <w:szCs w:val="22"/>
                <w:lang w:val="en-CA" w:eastAsia="en-CA"/>
                <w:rPrChange w:id="5952"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953" w:author="ilia kassianenko" w:date="2019-03-21T21:37:00Z">
                  <w:rPr>
                    <w:rFonts w:ascii="Calibri" w:hAnsi="Calibri" w:cs="Calibri"/>
                    <w:color w:val="000000"/>
                    <w:szCs w:val="22"/>
                    <w:lang w:val="en-CA" w:eastAsia="en-CA"/>
                  </w:rPr>
                </w:rPrChange>
              </w:rPr>
              <w:t>Min Temp Flag</w:t>
            </w:r>
          </w:p>
        </w:tc>
        <w:tc>
          <w:tcPr>
            <w:tcW w:w="1843" w:type="dxa"/>
            <w:tcPrChange w:id="5954" w:author="ilia kassianenko" w:date="2019-03-21T20:57:00Z">
              <w:tcPr>
                <w:tcW w:w="1843" w:type="dxa"/>
              </w:tcPr>
            </w:tcPrChange>
          </w:tcPr>
          <w:p w14:paraId="556810E6" w14:textId="59DA69B7" w:rsidR="00787888" w:rsidRPr="0047260E" w:rsidRDefault="00787888" w:rsidP="00463D4C">
            <w:pPr>
              <w:rPr>
                <w:lang w:val="en-CA" w:eastAsia="ar-SA"/>
                <w:rPrChange w:id="5955" w:author="ilia kassianenko" w:date="2019-03-21T21:37:00Z">
                  <w:rPr>
                    <w:sz w:val="22"/>
                    <w:lang w:eastAsia="ar-SA"/>
                  </w:rPr>
                </w:rPrChange>
              </w:rPr>
              <w:pPrChange w:id="5956" w:author="ilia kassianenko" w:date="2019-03-21T20:51:00Z">
                <w:pPr>
                  <w:pStyle w:val="BodyText"/>
                  <w:keepNext/>
                  <w:numPr>
                    <w:ilvl w:val="8"/>
                    <w:numId w:val="1"/>
                  </w:numPr>
                  <w:ind w:left="360" w:hanging="360"/>
                  <w:outlineLvl w:val="8"/>
                </w:pPr>
              </w:pPrChange>
            </w:pPr>
            <w:del w:id="5957" w:author="Fritz Gyger" w:date="2019-03-11T20:10:00Z">
              <w:r w:rsidRPr="0047260E" w:rsidDel="00787888">
                <w:rPr>
                  <w:lang w:val="en-CA" w:eastAsia="ar-SA"/>
                  <w:rPrChange w:id="5958" w:author="ilia kassianenko" w:date="2019-03-21T21:37:00Z">
                    <w:rPr>
                      <w:lang w:eastAsia="ar-SA"/>
                    </w:rPr>
                  </w:rPrChange>
                </w:rPr>
                <w:delText>??</w:delText>
              </w:r>
            </w:del>
            <w:ins w:id="5959" w:author="Fritz Gyger" w:date="2019-03-11T20:10:00Z">
              <w:r w:rsidRPr="0047260E">
                <w:rPr>
                  <w:lang w:val="en-CA" w:eastAsia="ar-SA"/>
                  <w:rPrChange w:id="5960" w:author="ilia kassianenko" w:date="2019-03-21T21:37:00Z">
                    <w:rPr>
                      <w:lang w:eastAsia="ar-SA"/>
                    </w:rPr>
                  </w:rPrChange>
                </w:rPr>
                <w:t xml:space="preserve"> </w:t>
              </w:r>
            </w:ins>
          </w:p>
        </w:tc>
        <w:tc>
          <w:tcPr>
            <w:tcW w:w="1275" w:type="dxa"/>
            <w:tcPrChange w:id="5961" w:author="ilia kassianenko" w:date="2019-03-21T20:57:00Z">
              <w:tcPr>
                <w:tcW w:w="1275" w:type="dxa"/>
              </w:tcPr>
            </w:tcPrChange>
          </w:tcPr>
          <w:p w14:paraId="145D3D0C" w14:textId="6E4F22EB" w:rsidR="00787888" w:rsidRPr="0047260E" w:rsidRDefault="00787888" w:rsidP="00463D4C">
            <w:pPr>
              <w:rPr>
                <w:lang w:val="en-CA" w:eastAsia="ar-SA"/>
                <w:rPrChange w:id="5962" w:author="ilia kassianenko" w:date="2019-03-21T21:37:00Z">
                  <w:rPr>
                    <w:sz w:val="22"/>
                    <w:lang w:eastAsia="ar-SA"/>
                  </w:rPr>
                </w:rPrChange>
              </w:rPr>
              <w:pPrChange w:id="5963" w:author="ilia kassianenko" w:date="2019-03-21T20:51:00Z">
                <w:pPr>
                  <w:pStyle w:val="BodyText"/>
                  <w:keepNext/>
                  <w:numPr>
                    <w:ilvl w:val="8"/>
                    <w:numId w:val="1"/>
                  </w:numPr>
                  <w:ind w:left="360" w:hanging="360"/>
                  <w:outlineLvl w:val="8"/>
                </w:pPr>
              </w:pPrChange>
            </w:pPr>
            <w:del w:id="5964" w:author="Fritz Gyger" w:date="2019-03-11T20:10:00Z">
              <w:r w:rsidRPr="0047260E" w:rsidDel="00787888">
                <w:rPr>
                  <w:lang w:val="en-CA" w:eastAsia="ar-SA"/>
                  <w:rPrChange w:id="5965" w:author="ilia kassianenko" w:date="2019-03-21T21:37:00Z">
                    <w:rPr>
                      <w:lang w:eastAsia="ar-SA"/>
                    </w:rPr>
                  </w:rPrChange>
                </w:rPr>
                <w:delText>??</w:delText>
              </w:r>
            </w:del>
            <w:ins w:id="5966" w:author="Fritz Gyger" w:date="2019-03-11T20:10:00Z">
              <w:r w:rsidRPr="0047260E">
                <w:rPr>
                  <w:lang w:val="en-CA" w:eastAsia="ar-SA"/>
                  <w:rPrChange w:id="5967" w:author="ilia kassianenko" w:date="2019-03-21T21:37:00Z">
                    <w:rPr>
                      <w:lang w:eastAsia="ar-SA"/>
                    </w:rPr>
                  </w:rPrChange>
                </w:rPr>
                <w:t xml:space="preserve"> </w:t>
              </w:r>
            </w:ins>
          </w:p>
        </w:tc>
        <w:tc>
          <w:tcPr>
            <w:tcW w:w="1134" w:type="dxa"/>
            <w:tcPrChange w:id="5968" w:author="ilia kassianenko" w:date="2019-03-21T20:57:00Z">
              <w:tcPr>
                <w:tcW w:w="1134" w:type="dxa"/>
              </w:tcPr>
            </w:tcPrChange>
          </w:tcPr>
          <w:p w14:paraId="57FBAD1B" w14:textId="77777777" w:rsidR="00787888" w:rsidRPr="0047260E" w:rsidRDefault="00787888">
            <w:pPr>
              <w:pStyle w:val="BodyText"/>
              <w:jc w:val="center"/>
              <w:rPr>
                <w:rFonts w:cs="Arial"/>
                <w:lang w:val="en-CA" w:eastAsia="ar-SA"/>
                <w:rPrChange w:id="5969" w:author="ilia kassianenko" w:date="2019-03-21T21:37:00Z">
                  <w:rPr>
                    <w:sz w:val="22"/>
                    <w:lang w:eastAsia="ar-SA"/>
                  </w:rPr>
                </w:rPrChange>
              </w:rPr>
              <w:pPrChange w:id="5970" w:author="outpost" w:date="2019-03-18T19:41:00Z">
                <w:pPr>
                  <w:pStyle w:val="BodyText"/>
                  <w:keepNext/>
                  <w:numPr>
                    <w:ilvl w:val="8"/>
                    <w:numId w:val="1"/>
                  </w:numPr>
                  <w:ind w:left="360" w:hanging="360"/>
                  <w:outlineLvl w:val="8"/>
                </w:pPr>
              </w:pPrChange>
            </w:pPr>
            <w:r w:rsidRPr="0047260E">
              <w:rPr>
                <w:rFonts w:cs="Arial"/>
                <w:lang w:val="en-CA" w:eastAsia="ar-SA"/>
                <w:rPrChange w:id="5971" w:author="ilia kassianenko" w:date="2019-03-21T21:37:00Z">
                  <w:rPr>
                    <w:lang w:eastAsia="ar-SA"/>
                  </w:rPr>
                </w:rPrChange>
              </w:rPr>
              <w:t>Y</w:t>
            </w:r>
          </w:p>
        </w:tc>
        <w:tc>
          <w:tcPr>
            <w:tcW w:w="2977" w:type="dxa"/>
            <w:tcPrChange w:id="5972" w:author="ilia kassianenko" w:date="2019-03-21T20:57:00Z">
              <w:tcPr>
                <w:tcW w:w="3231" w:type="dxa"/>
              </w:tcPr>
            </w:tcPrChange>
          </w:tcPr>
          <w:p w14:paraId="6D2CC40A" w14:textId="6AEE17F9" w:rsidR="00787888" w:rsidRPr="0047260E" w:rsidRDefault="00787888" w:rsidP="00463D4C">
            <w:pPr>
              <w:rPr>
                <w:lang w:val="en-CA" w:eastAsia="ar-SA"/>
                <w:rPrChange w:id="5973" w:author="ilia kassianenko" w:date="2019-03-21T21:37:00Z">
                  <w:rPr>
                    <w:sz w:val="22"/>
                    <w:lang w:eastAsia="ar-SA"/>
                  </w:rPr>
                </w:rPrChange>
              </w:rPr>
              <w:pPrChange w:id="5974" w:author="ilia kassianenko" w:date="2019-03-21T20:51:00Z">
                <w:pPr>
                  <w:pStyle w:val="BodyText"/>
                  <w:keepNext/>
                  <w:numPr>
                    <w:ilvl w:val="8"/>
                    <w:numId w:val="1"/>
                  </w:numPr>
                  <w:ind w:left="360" w:hanging="360"/>
                  <w:outlineLvl w:val="8"/>
                </w:pPr>
              </w:pPrChange>
            </w:pPr>
            <w:ins w:id="5975" w:author="Fritz Gyger" w:date="2019-03-11T20:10:00Z">
              <w:r w:rsidRPr="0047260E">
                <w:rPr>
                  <w:lang w:val="en-CA" w:eastAsia="ar-SA"/>
                  <w:rPrChange w:id="5976" w:author="ilia kassianenko" w:date="2019-03-21T21:37:00Z">
                    <w:rPr>
                      <w:lang w:eastAsia="ar-SA"/>
                    </w:rPr>
                  </w:rPrChange>
                </w:rPr>
                <w:t xml:space="preserve">Unknown type, unknown length – not used by our system </w:t>
              </w:r>
            </w:ins>
          </w:p>
        </w:tc>
      </w:tr>
      <w:tr w:rsidR="00B45947" w:rsidRPr="0047260E" w14:paraId="33A6334D" w14:textId="77777777" w:rsidTr="00B45947">
        <w:trPr>
          <w:trHeight w:val="269"/>
          <w:trPrChange w:id="5977" w:author="ilia kassianenko" w:date="2019-03-21T20:57:00Z">
            <w:trPr>
              <w:trHeight w:val="269"/>
            </w:trPr>
          </w:trPrChange>
        </w:trPr>
        <w:tc>
          <w:tcPr>
            <w:tcW w:w="2093" w:type="dxa"/>
            <w:vAlign w:val="center"/>
            <w:tcPrChange w:id="5978" w:author="ilia kassianenko" w:date="2019-03-21T20:57:00Z">
              <w:tcPr>
                <w:tcW w:w="2093" w:type="dxa"/>
                <w:vAlign w:val="center"/>
              </w:tcPr>
            </w:tcPrChange>
          </w:tcPr>
          <w:p w14:paraId="165E937E" w14:textId="77777777" w:rsidR="00787888" w:rsidRPr="0047260E" w:rsidRDefault="00787888">
            <w:pPr>
              <w:spacing w:before="0" w:after="0"/>
              <w:rPr>
                <w:rFonts w:cs="Arial"/>
                <w:color w:val="000000"/>
                <w:szCs w:val="22"/>
                <w:lang w:val="en-CA" w:eastAsia="en-CA"/>
                <w:rPrChange w:id="5979"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980" w:author="ilia kassianenko" w:date="2019-03-21T21:37:00Z">
                  <w:rPr>
                    <w:rFonts w:ascii="Calibri" w:hAnsi="Calibri" w:cs="Calibri"/>
                    <w:color w:val="000000"/>
                    <w:szCs w:val="22"/>
                    <w:lang w:val="en-CA" w:eastAsia="en-CA"/>
                  </w:rPr>
                </w:rPrChange>
              </w:rPr>
              <w:t>Mean Temp (°C)</w:t>
            </w:r>
          </w:p>
        </w:tc>
        <w:tc>
          <w:tcPr>
            <w:tcW w:w="1843" w:type="dxa"/>
            <w:tcPrChange w:id="5981" w:author="ilia kassianenko" w:date="2019-03-21T20:57:00Z">
              <w:tcPr>
                <w:tcW w:w="1843" w:type="dxa"/>
              </w:tcPr>
            </w:tcPrChange>
          </w:tcPr>
          <w:p w14:paraId="454CF32F" w14:textId="77777777" w:rsidR="00787888" w:rsidRPr="0047260E" w:rsidRDefault="00787888" w:rsidP="00787888">
            <w:pPr>
              <w:pStyle w:val="BodyText"/>
              <w:rPr>
                <w:rFonts w:cs="Arial"/>
                <w:lang w:val="en-CA" w:eastAsia="ar-SA"/>
                <w:rPrChange w:id="5982" w:author="ilia kassianenko" w:date="2019-03-21T21:37:00Z">
                  <w:rPr>
                    <w:sz w:val="22"/>
                    <w:lang w:eastAsia="ar-SA"/>
                  </w:rPr>
                </w:rPrChange>
              </w:rPr>
            </w:pPr>
            <w:r w:rsidRPr="0047260E">
              <w:rPr>
                <w:rFonts w:cs="Arial"/>
                <w:lang w:val="en-CA" w:eastAsia="ar-SA"/>
                <w:rPrChange w:id="5983" w:author="ilia kassianenko" w:date="2019-03-21T21:37:00Z">
                  <w:rPr>
                    <w:rFonts w:cs="Arial"/>
                    <w:lang w:eastAsia="ar-SA"/>
                  </w:rPr>
                </w:rPrChange>
              </w:rPr>
              <w:t>DECIMAL</w:t>
            </w:r>
          </w:p>
        </w:tc>
        <w:tc>
          <w:tcPr>
            <w:tcW w:w="1275" w:type="dxa"/>
            <w:tcPrChange w:id="5984" w:author="ilia kassianenko" w:date="2019-03-21T20:57:00Z">
              <w:tcPr>
                <w:tcW w:w="1275" w:type="dxa"/>
              </w:tcPr>
            </w:tcPrChange>
          </w:tcPr>
          <w:p w14:paraId="341A2492" w14:textId="77777777" w:rsidR="00787888" w:rsidRPr="0047260E" w:rsidRDefault="00787888" w:rsidP="00787888">
            <w:pPr>
              <w:pStyle w:val="BodyText"/>
              <w:rPr>
                <w:rFonts w:cs="Arial"/>
                <w:lang w:val="en-CA" w:eastAsia="ar-SA"/>
                <w:rPrChange w:id="5985" w:author="ilia kassianenko" w:date="2019-03-21T21:37:00Z">
                  <w:rPr>
                    <w:sz w:val="22"/>
                    <w:lang w:eastAsia="ar-SA"/>
                  </w:rPr>
                </w:rPrChange>
              </w:rPr>
            </w:pPr>
            <w:r w:rsidRPr="0047260E">
              <w:rPr>
                <w:rFonts w:cs="Arial"/>
                <w:lang w:val="en-CA" w:eastAsia="ar-SA"/>
                <w:rPrChange w:id="5986" w:author="ilia kassianenko" w:date="2019-03-21T21:37:00Z">
                  <w:rPr>
                    <w:lang w:eastAsia="ar-SA"/>
                  </w:rPr>
                </w:rPrChange>
              </w:rPr>
              <w:t>3,1</w:t>
            </w:r>
          </w:p>
        </w:tc>
        <w:tc>
          <w:tcPr>
            <w:tcW w:w="1134" w:type="dxa"/>
            <w:tcPrChange w:id="5987" w:author="ilia kassianenko" w:date="2019-03-21T20:57:00Z">
              <w:tcPr>
                <w:tcW w:w="1134" w:type="dxa"/>
              </w:tcPr>
            </w:tcPrChange>
          </w:tcPr>
          <w:p w14:paraId="69F9CE5A" w14:textId="77777777" w:rsidR="00787888" w:rsidRPr="0047260E" w:rsidRDefault="00787888">
            <w:pPr>
              <w:pStyle w:val="BodyText"/>
              <w:jc w:val="center"/>
              <w:rPr>
                <w:rFonts w:cs="Arial"/>
                <w:lang w:val="en-CA" w:eastAsia="ar-SA"/>
                <w:rPrChange w:id="5988" w:author="ilia kassianenko" w:date="2019-03-21T21:37:00Z">
                  <w:rPr>
                    <w:sz w:val="22"/>
                    <w:lang w:eastAsia="ar-SA"/>
                  </w:rPr>
                </w:rPrChange>
              </w:rPr>
              <w:pPrChange w:id="5989" w:author="outpost" w:date="2019-03-18T19:41:00Z">
                <w:pPr>
                  <w:pStyle w:val="BodyText"/>
                  <w:keepNext/>
                  <w:numPr>
                    <w:ilvl w:val="8"/>
                    <w:numId w:val="1"/>
                  </w:numPr>
                  <w:ind w:left="360" w:hanging="360"/>
                  <w:outlineLvl w:val="8"/>
                </w:pPr>
              </w:pPrChange>
            </w:pPr>
            <w:r w:rsidRPr="0047260E">
              <w:rPr>
                <w:rFonts w:cs="Arial"/>
                <w:lang w:val="en-CA" w:eastAsia="ar-SA"/>
                <w:rPrChange w:id="5990" w:author="ilia kassianenko" w:date="2019-03-21T21:37:00Z">
                  <w:rPr>
                    <w:lang w:eastAsia="ar-SA"/>
                  </w:rPr>
                </w:rPrChange>
              </w:rPr>
              <w:t>Y</w:t>
            </w:r>
          </w:p>
        </w:tc>
        <w:tc>
          <w:tcPr>
            <w:tcW w:w="2977" w:type="dxa"/>
            <w:tcPrChange w:id="5991" w:author="ilia kassianenko" w:date="2019-03-21T20:57:00Z">
              <w:tcPr>
                <w:tcW w:w="3231" w:type="dxa"/>
              </w:tcPr>
            </w:tcPrChange>
          </w:tcPr>
          <w:p w14:paraId="2F6E4051" w14:textId="77777777" w:rsidR="00787888" w:rsidRPr="0047260E" w:rsidRDefault="00787888" w:rsidP="00787888">
            <w:pPr>
              <w:pStyle w:val="BodyText"/>
              <w:rPr>
                <w:rFonts w:cs="Arial"/>
                <w:lang w:val="en-CA" w:eastAsia="ar-SA"/>
                <w:rPrChange w:id="5992" w:author="ilia kassianenko" w:date="2019-03-21T21:37:00Z">
                  <w:rPr>
                    <w:sz w:val="22"/>
                    <w:lang w:eastAsia="ar-SA"/>
                  </w:rPr>
                </w:rPrChange>
              </w:rPr>
            </w:pPr>
          </w:p>
        </w:tc>
      </w:tr>
      <w:tr w:rsidR="00B45947" w:rsidRPr="0047260E" w14:paraId="5B626F58" w14:textId="77777777" w:rsidTr="00B45947">
        <w:trPr>
          <w:trHeight w:val="269"/>
          <w:trPrChange w:id="5993" w:author="ilia kassianenko" w:date="2019-03-21T20:57:00Z">
            <w:trPr>
              <w:trHeight w:val="269"/>
            </w:trPr>
          </w:trPrChange>
        </w:trPr>
        <w:tc>
          <w:tcPr>
            <w:tcW w:w="2093" w:type="dxa"/>
            <w:vAlign w:val="center"/>
            <w:tcPrChange w:id="5994" w:author="ilia kassianenko" w:date="2019-03-21T20:57:00Z">
              <w:tcPr>
                <w:tcW w:w="2093" w:type="dxa"/>
                <w:vAlign w:val="center"/>
              </w:tcPr>
            </w:tcPrChange>
          </w:tcPr>
          <w:p w14:paraId="0A0ADC94" w14:textId="77777777" w:rsidR="00787888" w:rsidRPr="0047260E" w:rsidRDefault="00787888">
            <w:pPr>
              <w:spacing w:before="0" w:after="0"/>
              <w:rPr>
                <w:rFonts w:cs="Arial"/>
                <w:color w:val="000000"/>
                <w:szCs w:val="22"/>
                <w:lang w:val="en-CA" w:eastAsia="en-CA"/>
                <w:rPrChange w:id="5995"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5996" w:author="ilia kassianenko" w:date="2019-03-21T21:37:00Z">
                  <w:rPr>
                    <w:rFonts w:ascii="Calibri" w:hAnsi="Calibri" w:cs="Calibri"/>
                    <w:color w:val="000000"/>
                    <w:szCs w:val="22"/>
                    <w:lang w:val="en-CA" w:eastAsia="en-CA"/>
                  </w:rPr>
                </w:rPrChange>
              </w:rPr>
              <w:t>Mean Temp Flag</w:t>
            </w:r>
          </w:p>
        </w:tc>
        <w:tc>
          <w:tcPr>
            <w:tcW w:w="1843" w:type="dxa"/>
            <w:tcPrChange w:id="5997" w:author="ilia kassianenko" w:date="2019-03-21T20:57:00Z">
              <w:tcPr>
                <w:tcW w:w="1843" w:type="dxa"/>
              </w:tcPr>
            </w:tcPrChange>
          </w:tcPr>
          <w:p w14:paraId="5DBCD7CE" w14:textId="32C97A74" w:rsidR="00787888" w:rsidRPr="0047260E" w:rsidRDefault="00787888" w:rsidP="00463D4C">
            <w:pPr>
              <w:rPr>
                <w:lang w:val="en-CA" w:eastAsia="ar-SA"/>
                <w:rPrChange w:id="5998" w:author="ilia kassianenko" w:date="2019-03-21T21:37:00Z">
                  <w:rPr>
                    <w:sz w:val="22"/>
                    <w:lang w:eastAsia="ar-SA"/>
                  </w:rPr>
                </w:rPrChange>
              </w:rPr>
              <w:pPrChange w:id="5999" w:author="ilia kassianenko" w:date="2019-03-21T20:51:00Z">
                <w:pPr>
                  <w:pStyle w:val="BodyText"/>
                  <w:keepNext/>
                  <w:numPr>
                    <w:ilvl w:val="8"/>
                    <w:numId w:val="1"/>
                  </w:numPr>
                  <w:ind w:left="360" w:hanging="360"/>
                  <w:outlineLvl w:val="8"/>
                </w:pPr>
              </w:pPrChange>
            </w:pPr>
            <w:del w:id="6000" w:author="Fritz Gyger" w:date="2019-03-11T20:10:00Z">
              <w:r w:rsidRPr="0047260E" w:rsidDel="00787888">
                <w:rPr>
                  <w:lang w:val="en-CA" w:eastAsia="ar-SA"/>
                  <w:rPrChange w:id="6001" w:author="ilia kassianenko" w:date="2019-03-21T21:37:00Z">
                    <w:rPr>
                      <w:lang w:eastAsia="ar-SA"/>
                    </w:rPr>
                  </w:rPrChange>
                </w:rPr>
                <w:delText>??</w:delText>
              </w:r>
            </w:del>
            <w:ins w:id="6002" w:author="Fritz Gyger" w:date="2019-03-11T20:10:00Z">
              <w:r w:rsidRPr="0047260E">
                <w:rPr>
                  <w:lang w:val="en-CA" w:eastAsia="ar-SA"/>
                  <w:rPrChange w:id="6003" w:author="ilia kassianenko" w:date="2019-03-21T21:37:00Z">
                    <w:rPr>
                      <w:lang w:eastAsia="ar-SA"/>
                    </w:rPr>
                  </w:rPrChange>
                </w:rPr>
                <w:t xml:space="preserve"> </w:t>
              </w:r>
            </w:ins>
          </w:p>
        </w:tc>
        <w:tc>
          <w:tcPr>
            <w:tcW w:w="1275" w:type="dxa"/>
            <w:tcPrChange w:id="6004" w:author="ilia kassianenko" w:date="2019-03-21T20:57:00Z">
              <w:tcPr>
                <w:tcW w:w="1275" w:type="dxa"/>
              </w:tcPr>
            </w:tcPrChange>
          </w:tcPr>
          <w:p w14:paraId="30AFE2F6" w14:textId="3E7DE384" w:rsidR="00787888" w:rsidRPr="0047260E" w:rsidRDefault="00787888" w:rsidP="00463D4C">
            <w:pPr>
              <w:rPr>
                <w:lang w:val="en-CA" w:eastAsia="ar-SA"/>
                <w:rPrChange w:id="6005" w:author="ilia kassianenko" w:date="2019-03-21T21:37:00Z">
                  <w:rPr>
                    <w:sz w:val="22"/>
                    <w:lang w:eastAsia="ar-SA"/>
                  </w:rPr>
                </w:rPrChange>
              </w:rPr>
              <w:pPrChange w:id="6006" w:author="ilia kassianenko" w:date="2019-03-21T20:51:00Z">
                <w:pPr>
                  <w:pStyle w:val="BodyText"/>
                  <w:keepNext/>
                  <w:numPr>
                    <w:ilvl w:val="8"/>
                    <w:numId w:val="1"/>
                  </w:numPr>
                  <w:ind w:left="360" w:hanging="360"/>
                  <w:outlineLvl w:val="8"/>
                </w:pPr>
              </w:pPrChange>
            </w:pPr>
            <w:del w:id="6007" w:author="Fritz Gyger" w:date="2019-03-11T20:10:00Z">
              <w:r w:rsidRPr="0047260E" w:rsidDel="00787888">
                <w:rPr>
                  <w:lang w:val="en-CA" w:eastAsia="ar-SA"/>
                  <w:rPrChange w:id="6008" w:author="ilia kassianenko" w:date="2019-03-21T21:37:00Z">
                    <w:rPr>
                      <w:lang w:eastAsia="ar-SA"/>
                    </w:rPr>
                  </w:rPrChange>
                </w:rPr>
                <w:delText>??</w:delText>
              </w:r>
            </w:del>
            <w:ins w:id="6009" w:author="Fritz Gyger" w:date="2019-03-11T20:10:00Z">
              <w:r w:rsidRPr="0047260E">
                <w:rPr>
                  <w:lang w:val="en-CA" w:eastAsia="ar-SA"/>
                  <w:rPrChange w:id="6010" w:author="ilia kassianenko" w:date="2019-03-21T21:37:00Z">
                    <w:rPr>
                      <w:lang w:eastAsia="ar-SA"/>
                    </w:rPr>
                  </w:rPrChange>
                </w:rPr>
                <w:t xml:space="preserve"> </w:t>
              </w:r>
            </w:ins>
          </w:p>
        </w:tc>
        <w:tc>
          <w:tcPr>
            <w:tcW w:w="1134" w:type="dxa"/>
            <w:tcPrChange w:id="6011" w:author="ilia kassianenko" w:date="2019-03-21T20:57:00Z">
              <w:tcPr>
                <w:tcW w:w="1134" w:type="dxa"/>
              </w:tcPr>
            </w:tcPrChange>
          </w:tcPr>
          <w:p w14:paraId="66A2CB23" w14:textId="77777777" w:rsidR="00787888" w:rsidRPr="0047260E" w:rsidRDefault="00787888">
            <w:pPr>
              <w:pStyle w:val="BodyText"/>
              <w:jc w:val="center"/>
              <w:rPr>
                <w:rFonts w:cs="Arial"/>
                <w:lang w:val="en-CA" w:eastAsia="ar-SA"/>
                <w:rPrChange w:id="6012" w:author="ilia kassianenko" w:date="2019-03-21T21:37:00Z">
                  <w:rPr>
                    <w:sz w:val="22"/>
                    <w:lang w:eastAsia="ar-SA"/>
                  </w:rPr>
                </w:rPrChange>
              </w:rPr>
              <w:pPrChange w:id="6013" w:author="outpost" w:date="2019-03-18T19:41:00Z">
                <w:pPr>
                  <w:pStyle w:val="BodyText"/>
                  <w:keepNext/>
                  <w:numPr>
                    <w:ilvl w:val="8"/>
                    <w:numId w:val="1"/>
                  </w:numPr>
                  <w:ind w:left="360" w:hanging="360"/>
                  <w:outlineLvl w:val="8"/>
                </w:pPr>
              </w:pPrChange>
            </w:pPr>
            <w:r w:rsidRPr="0047260E">
              <w:rPr>
                <w:rFonts w:cs="Arial"/>
                <w:lang w:val="en-CA" w:eastAsia="ar-SA"/>
                <w:rPrChange w:id="6014" w:author="ilia kassianenko" w:date="2019-03-21T21:37:00Z">
                  <w:rPr>
                    <w:lang w:eastAsia="ar-SA"/>
                  </w:rPr>
                </w:rPrChange>
              </w:rPr>
              <w:t>Y</w:t>
            </w:r>
          </w:p>
        </w:tc>
        <w:tc>
          <w:tcPr>
            <w:tcW w:w="2977" w:type="dxa"/>
            <w:tcPrChange w:id="6015" w:author="ilia kassianenko" w:date="2019-03-21T20:57:00Z">
              <w:tcPr>
                <w:tcW w:w="3231" w:type="dxa"/>
              </w:tcPr>
            </w:tcPrChange>
          </w:tcPr>
          <w:p w14:paraId="0E57DA68" w14:textId="75C47A3A" w:rsidR="00787888" w:rsidRPr="0047260E" w:rsidRDefault="00787888" w:rsidP="00463D4C">
            <w:pPr>
              <w:rPr>
                <w:lang w:val="en-CA" w:eastAsia="ar-SA"/>
                <w:rPrChange w:id="6016" w:author="ilia kassianenko" w:date="2019-03-21T21:37:00Z">
                  <w:rPr>
                    <w:sz w:val="22"/>
                    <w:lang w:eastAsia="ar-SA"/>
                  </w:rPr>
                </w:rPrChange>
              </w:rPr>
              <w:pPrChange w:id="6017" w:author="ilia kassianenko" w:date="2019-03-21T20:51:00Z">
                <w:pPr>
                  <w:pStyle w:val="BodyText"/>
                  <w:keepNext/>
                  <w:numPr>
                    <w:ilvl w:val="8"/>
                    <w:numId w:val="1"/>
                  </w:numPr>
                  <w:ind w:left="360" w:hanging="360"/>
                  <w:outlineLvl w:val="8"/>
                </w:pPr>
              </w:pPrChange>
            </w:pPr>
            <w:ins w:id="6018" w:author="Fritz Gyger" w:date="2019-03-11T20:10:00Z">
              <w:r w:rsidRPr="0047260E">
                <w:rPr>
                  <w:lang w:val="en-CA" w:eastAsia="ar-SA"/>
                  <w:rPrChange w:id="6019" w:author="ilia kassianenko" w:date="2019-03-21T21:37:00Z">
                    <w:rPr>
                      <w:lang w:eastAsia="ar-SA"/>
                    </w:rPr>
                  </w:rPrChange>
                </w:rPr>
                <w:t xml:space="preserve">Unknown type, unknown length – not used by our system </w:t>
              </w:r>
            </w:ins>
          </w:p>
        </w:tc>
      </w:tr>
      <w:tr w:rsidR="00B45947" w:rsidRPr="0047260E" w14:paraId="4BFD5935" w14:textId="77777777" w:rsidTr="00B45947">
        <w:tc>
          <w:tcPr>
            <w:tcW w:w="2093" w:type="dxa"/>
            <w:vAlign w:val="center"/>
            <w:tcPrChange w:id="6020" w:author="ilia kassianenko" w:date="2019-03-21T20:57:00Z">
              <w:tcPr>
                <w:tcW w:w="2093" w:type="dxa"/>
                <w:vAlign w:val="center"/>
              </w:tcPr>
            </w:tcPrChange>
          </w:tcPr>
          <w:p w14:paraId="6A565935" w14:textId="77777777" w:rsidR="00787888" w:rsidRPr="0047260E" w:rsidRDefault="00787888">
            <w:pPr>
              <w:spacing w:before="0" w:after="0"/>
              <w:rPr>
                <w:rFonts w:cs="Arial"/>
                <w:color w:val="000000"/>
                <w:szCs w:val="22"/>
                <w:lang w:val="en-CA" w:eastAsia="en-CA"/>
                <w:rPrChange w:id="6021"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022" w:author="ilia kassianenko" w:date="2019-03-21T21:37:00Z">
                  <w:rPr>
                    <w:rFonts w:ascii="Calibri" w:hAnsi="Calibri" w:cs="Calibri"/>
                    <w:color w:val="000000"/>
                    <w:szCs w:val="22"/>
                    <w:lang w:val="en-CA" w:eastAsia="en-CA"/>
                  </w:rPr>
                </w:rPrChange>
              </w:rPr>
              <w:t xml:space="preserve">Heat </w:t>
            </w:r>
            <w:proofErr w:type="spellStart"/>
            <w:r w:rsidRPr="0047260E">
              <w:rPr>
                <w:rFonts w:cs="Arial"/>
                <w:color w:val="000000"/>
                <w:szCs w:val="22"/>
                <w:lang w:val="en-CA" w:eastAsia="en-CA"/>
                <w:rPrChange w:id="6023" w:author="ilia kassianenko" w:date="2019-03-21T21:37:00Z">
                  <w:rPr>
                    <w:rFonts w:ascii="Calibri" w:hAnsi="Calibri" w:cs="Calibri"/>
                    <w:color w:val="000000"/>
                    <w:szCs w:val="22"/>
                    <w:lang w:val="en-CA" w:eastAsia="en-CA"/>
                  </w:rPr>
                </w:rPrChange>
              </w:rPr>
              <w:t>Deg</w:t>
            </w:r>
            <w:proofErr w:type="spellEnd"/>
            <w:r w:rsidRPr="0047260E">
              <w:rPr>
                <w:rFonts w:cs="Arial"/>
                <w:color w:val="000000"/>
                <w:szCs w:val="22"/>
                <w:lang w:val="en-CA" w:eastAsia="en-CA"/>
                <w:rPrChange w:id="6024" w:author="ilia kassianenko" w:date="2019-03-21T21:37:00Z">
                  <w:rPr>
                    <w:rFonts w:ascii="Calibri" w:hAnsi="Calibri" w:cs="Calibri"/>
                    <w:color w:val="000000"/>
                    <w:szCs w:val="22"/>
                    <w:lang w:val="en-CA" w:eastAsia="en-CA"/>
                  </w:rPr>
                </w:rPrChange>
              </w:rPr>
              <w:t xml:space="preserve"> Days (°C)</w:t>
            </w:r>
          </w:p>
        </w:tc>
        <w:tc>
          <w:tcPr>
            <w:tcW w:w="1843" w:type="dxa"/>
            <w:tcPrChange w:id="6025" w:author="ilia kassianenko" w:date="2019-03-21T20:57:00Z">
              <w:tcPr>
                <w:tcW w:w="1843" w:type="dxa"/>
              </w:tcPr>
            </w:tcPrChange>
          </w:tcPr>
          <w:p w14:paraId="0DA94915" w14:textId="77777777" w:rsidR="00787888" w:rsidRPr="0047260E" w:rsidRDefault="00787888" w:rsidP="00787888">
            <w:pPr>
              <w:pStyle w:val="BodyText"/>
              <w:rPr>
                <w:rFonts w:cs="Arial"/>
                <w:lang w:val="en-CA" w:eastAsia="ar-SA"/>
                <w:rPrChange w:id="6026" w:author="ilia kassianenko" w:date="2019-03-21T21:37:00Z">
                  <w:rPr>
                    <w:sz w:val="22"/>
                    <w:lang w:eastAsia="ar-SA"/>
                  </w:rPr>
                </w:rPrChange>
              </w:rPr>
            </w:pPr>
            <w:r w:rsidRPr="0047260E">
              <w:rPr>
                <w:rFonts w:cs="Arial"/>
                <w:lang w:val="en-CA" w:eastAsia="ar-SA"/>
                <w:rPrChange w:id="6027" w:author="ilia kassianenko" w:date="2019-03-21T21:37:00Z">
                  <w:rPr>
                    <w:rFonts w:cs="Arial"/>
                    <w:lang w:eastAsia="ar-SA"/>
                  </w:rPr>
                </w:rPrChange>
              </w:rPr>
              <w:t>DECIMAL</w:t>
            </w:r>
          </w:p>
        </w:tc>
        <w:tc>
          <w:tcPr>
            <w:tcW w:w="1275" w:type="dxa"/>
            <w:tcPrChange w:id="6028" w:author="ilia kassianenko" w:date="2019-03-21T20:57:00Z">
              <w:tcPr>
                <w:tcW w:w="1275" w:type="dxa"/>
              </w:tcPr>
            </w:tcPrChange>
          </w:tcPr>
          <w:p w14:paraId="326563A7" w14:textId="77777777" w:rsidR="00787888" w:rsidRPr="0047260E" w:rsidRDefault="00787888" w:rsidP="00787888">
            <w:pPr>
              <w:pStyle w:val="BodyText"/>
              <w:rPr>
                <w:rFonts w:cs="Arial"/>
                <w:lang w:val="en-CA" w:eastAsia="ar-SA"/>
                <w:rPrChange w:id="6029" w:author="ilia kassianenko" w:date="2019-03-21T21:37:00Z">
                  <w:rPr>
                    <w:sz w:val="22"/>
                    <w:lang w:eastAsia="ar-SA"/>
                  </w:rPr>
                </w:rPrChange>
              </w:rPr>
            </w:pPr>
            <w:r w:rsidRPr="0047260E">
              <w:rPr>
                <w:rFonts w:cs="Arial"/>
                <w:lang w:val="en-CA" w:eastAsia="ar-SA"/>
                <w:rPrChange w:id="6030" w:author="ilia kassianenko" w:date="2019-03-21T21:37:00Z">
                  <w:rPr>
                    <w:lang w:eastAsia="ar-SA"/>
                  </w:rPr>
                </w:rPrChange>
              </w:rPr>
              <w:t>3,1</w:t>
            </w:r>
          </w:p>
        </w:tc>
        <w:tc>
          <w:tcPr>
            <w:tcW w:w="1134" w:type="dxa"/>
            <w:tcPrChange w:id="6031" w:author="ilia kassianenko" w:date="2019-03-21T20:57:00Z">
              <w:tcPr>
                <w:tcW w:w="1134" w:type="dxa"/>
              </w:tcPr>
            </w:tcPrChange>
          </w:tcPr>
          <w:p w14:paraId="76ACB9E8" w14:textId="77777777" w:rsidR="00787888" w:rsidRPr="0047260E" w:rsidRDefault="00787888">
            <w:pPr>
              <w:pStyle w:val="BodyText"/>
              <w:jc w:val="center"/>
              <w:rPr>
                <w:rFonts w:cs="Arial"/>
                <w:lang w:val="en-CA" w:eastAsia="ar-SA"/>
                <w:rPrChange w:id="6032" w:author="ilia kassianenko" w:date="2019-03-21T21:37:00Z">
                  <w:rPr>
                    <w:sz w:val="22"/>
                    <w:lang w:eastAsia="ar-SA"/>
                  </w:rPr>
                </w:rPrChange>
              </w:rPr>
              <w:pPrChange w:id="6033" w:author="outpost" w:date="2019-03-18T19:41:00Z">
                <w:pPr>
                  <w:pStyle w:val="BodyText"/>
                  <w:keepNext/>
                  <w:numPr>
                    <w:ilvl w:val="8"/>
                    <w:numId w:val="1"/>
                  </w:numPr>
                  <w:ind w:left="360" w:hanging="360"/>
                  <w:outlineLvl w:val="8"/>
                </w:pPr>
              </w:pPrChange>
            </w:pPr>
            <w:r w:rsidRPr="0047260E">
              <w:rPr>
                <w:rFonts w:cs="Arial"/>
                <w:lang w:val="en-CA" w:eastAsia="ar-SA"/>
                <w:rPrChange w:id="6034" w:author="ilia kassianenko" w:date="2019-03-21T21:37:00Z">
                  <w:rPr>
                    <w:lang w:eastAsia="ar-SA"/>
                  </w:rPr>
                </w:rPrChange>
              </w:rPr>
              <w:t>Y</w:t>
            </w:r>
          </w:p>
        </w:tc>
        <w:tc>
          <w:tcPr>
            <w:tcW w:w="2977" w:type="dxa"/>
            <w:tcPrChange w:id="6035" w:author="ilia kassianenko" w:date="2019-03-21T20:57:00Z">
              <w:tcPr>
                <w:tcW w:w="3231" w:type="dxa"/>
              </w:tcPr>
            </w:tcPrChange>
          </w:tcPr>
          <w:p w14:paraId="5B64FAFB" w14:textId="77777777" w:rsidR="00787888" w:rsidRPr="0047260E" w:rsidRDefault="00787888" w:rsidP="00787888">
            <w:pPr>
              <w:spacing w:before="0" w:after="0"/>
              <w:rPr>
                <w:rFonts w:cs="Arial"/>
                <w:color w:val="000000"/>
                <w:szCs w:val="22"/>
                <w:lang w:val="en-CA"/>
                <w:rPrChange w:id="6036" w:author="ilia kassianenko" w:date="2019-03-21T21:37:00Z">
                  <w:rPr>
                    <w:rFonts w:ascii="Calibri" w:hAnsi="Calibri" w:cs="Calibri"/>
                    <w:color w:val="000000"/>
                    <w:sz w:val="22"/>
                    <w:szCs w:val="22"/>
                    <w:lang w:val="fr-CA"/>
                  </w:rPr>
                </w:rPrChange>
              </w:rPr>
            </w:pPr>
          </w:p>
        </w:tc>
      </w:tr>
      <w:tr w:rsidR="00B45947" w:rsidRPr="0047260E" w14:paraId="74870B10" w14:textId="77777777" w:rsidTr="00B45947">
        <w:tc>
          <w:tcPr>
            <w:tcW w:w="2093" w:type="dxa"/>
            <w:vAlign w:val="center"/>
            <w:tcPrChange w:id="6037" w:author="ilia kassianenko" w:date="2019-03-21T20:57:00Z">
              <w:tcPr>
                <w:tcW w:w="2093" w:type="dxa"/>
                <w:vAlign w:val="center"/>
              </w:tcPr>
            </w:tcPrChange>
          </w:tcPr>
          <w:p w14:paraId="515420EB" w14:textId="77777777" w:rsidR="00787888" w:rsidRPr="0047260E" w:rsidRDefault="00787888">
            <w:pPr>
              <w:spacing w:before="0" w:after="0"/>
              <w:rPr>
                <w:rFonts w:cs="Arial"/>
                <w:color w:val="000000"/>
                <w:szCs w:val="22"/>
                <w:lang w:val="en-CA" w:eastAsia="en-CA"/>
                <w:rPrChange w:id="6038"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039" w:author="ilia kassianenko" w:date="2019-03-21T21:37:00Z">
                  <w:rPr>
                    <w:rFonts w:ascii="Calibri" w:hAnsi="Calibri" w:cs="Calibri"/>
                    <w:color w:val="000000"/>
                    <w:szCs w:val="22"/>
                    <w:lang w:val="en-CA" w:eastAsia="en-CA"/>
                  </w:rPr>
                </w:rPrChange>
              </w:rPr>
              <w:t xml:space="preserve">Heat </w:t>
            </w:r>
            <w:proofErr w:type="spellStart"/>
            <w:r w:rsidRPr="0047260E">
              <w:rPr>
                <w:rFonts w:cs="Arial"/>
                <w:color w:val="000000"/>
                <w:szCs w:val="22"/>
                <w:lang w:val="en-CA" w:eastAsia="en-CA"/>
                <w:rPrChange w:id="6040" w:author="ilia kassianenko" w:date="2019-03-21T21:37:00Z">
                  <w:rPr>
                    <w:rFonts w:ascii="Calibri" w:hAnsi="Calibri" w:cs="Calibri"/>
                    <w:color w:val="000000"/>
                    <w:szCs w:val="22"/>
                    <w:lang w:val="en-CA" w:eastAsia="en-CA"/>
                  </w:rPr>
                </w:rPrChange>
              </w:rPr>
              <w:t>Deg</w:t>
            </w:r>
            <w:proofErr w:type="spellEnd"/>
            <w:r w:rsidRPr="0047260E">
              <w:rPr>
                <w:rFonts w:cs="Arial"/>
                <w:color w:val="000000"/>
                <w:szCs w:val="22"/>
                <w:lang w:val="en-CA" w:eastAsia="en-CA"/>
                <w:rPrChange w:id="6041" w:author="ilia kassianenko" w:date="2019-03-21T21:37:00Z">
                  <w:rPr>
                    <w:rFonts w:ascii="Calibri" w:hAnsi="Calibri" w:cs="Calibri"/>
                    <w:color w:val="000000"/>
                    <w:szCs w:val="22"/>
                    <w:lang w:val="en-CA" w:eastAsia="en-CA"/>
                  </w:rPr>
                </w:rPrChange>
              </w:rPr>
              <w:t xml:space="preserve"> Days Flag</w:t>
            </w:r>
          </w:p>
        </w:tc>
        <w:tc>
          <w:tcPr>
            <w:tcW w:w="1843" w:type="dxa"/>
            <w:tcPrChange w:id="6042" w:author="ilia kassianenko" w:date="2019-03-21T20:57:00Z">
              <w:tcPr>
                <w:tcW w:w="1843" w:type="dxa"/>
              </w:tcPr>
            </w:tcPrChange>
          </w:tcPr>
          <w:p w14:paraId="237FA8F8" w14:textId="5BB49FB0" w:rsidR="00787888" w:rsidRPr="0047260E" w:rsidRDefault="00787888" w:rsidP="00787888">
            <w:pPr>
              <w:pStyle w:val="BodyText"/>
              <w:rPr>
                <w:rFonts w:cs="Arial"/>
                <w:lang w:val="en-CA" w:eastAsia="ar-SA"/>
                <w:rPrChange w:id="6043" w:author="ilia kassianenko" w:date="2019-03-21T21:37:00Z">
                  <w:rPr>
                    <w:sz w:val="22"/>
                    <w:lang w:eastAsia="ar-SA"/>
                  </w:rPr>
                </w:rPrChange>
              </w:rPr>
            </w:pPr>
            <w:del w:id="6044" w:author="Fritz Gyger" w:date="2019-03-11T20:10:00Z">
              <w:r w:rsidRPr="0047260E" w:rsidDel="00787888">
                <w:rPr>
                  <w:rFonts w:cs="Arial"/>
                  <w:lang w:val="en-CA" w:eastAsia="ar-SA"/>
                  <w:rPrChange w:id="6045" w:author="ilia kassianenko" w:date="2019-03-21T21:37:00Z">
                    <w:rPr>
                      <w:rFonts w:cs="Arial"/>
                      <w:lang w:eastAsia="ar-SA"/>
                    </w:rPr>
                  </w:rPrChange>
                </w:rPr>
                <w:delText>??</w:delText>
              </w:r>
            </w:del>
            <w:ins w:id="6046" w:author="Fritz Gyger" w:date="2019-03-11T20:10:00Z">
              <w:r w:rsidRPr="0047260E">
                <w:rPr>
                  <w:rFonts w:cs="Arial"/>
                  <w:lang w:val="en-CA" w:eastAsia="ar-SA"/>
                  <w:rPrChange w:id="6047" w:author="ilia kassianenko" w:date="2019-03-21T21:37:00Z">
                    <w:rPr>
                      <w:lang w:eastAsia="ar-SA"/>
                    </w:rPr>
                  </w:rPrChange>
                </w:rPr>
                <w:t xml:space="preserve"> </w:t>
              </w:r>
            </w:ins>
          </w:p>
        </w:tc>
        <w:tc>
          <w:tcPr>
            <w:tcW w:w="1275" w:type="dxa"/>
            <w:tcPrChange w:id="6048" w:author="ilia kassianenko" w:date="2019-03-21T20:57:00Z">
              <w:tcPr>
                <w:tcW w:w="1275" w:type="dxa"/>
              </w:tcPr>
            </w:tcPrChange>
          </w:tcPr>
          <w:p w14:paraId="73820483" w14:textId="359A5EB9" w:rsidR="00787888" w:rsidRPr="0047260E" w:rsidRDefault="00787888" w:rsidP="00463D4C">
            <w:pPr>
              <w:rPr>
                <w:lang w:val="en-CA" w:eastAsia="ar-SA"/>
                <w:rPrChange w:id="6049" w:author="ilia kassianenko" w:date="2019-03-21T21:37:00Z">
                  <w:rPr>
                    <w:sz w:val="22"/>
                    <w:lang w:eastAsia="ar-SA"/>
                  </w:rPr>
                </w:rPrChange>
              </w:rPr>
              <w:pPrChange w:id="6050" w:author="ilia kassianenko" w:date="2019-03-21T20:51:00Z">
                <w:pPr>
                  <w:pStyle w:val="BodyText"/>
                  <w:keepNext/>
                  <w:numPr>
                    <w:ilvl w:val="8"/>
                    <w:numId w:val="1"/>
                  </w:numPr>
                  <w:ind w:left="360" w:hanging="360"/>
                  <w:outlineLvl w:val="8"/>
                </w:pPr>
              </w:pPrChange>
            </w:pPr>
            <w:del w:id="6051" w:author="Fritz Gyger" w:date="2019-03-11T20:10:00Z">
              <w:r w:rsidRPr="0047260E" w:rsidDel="00787888">
                <w:rPr>
                  <w:lang w:val="en-CA" w:eastAsia="ar-SA"/>
                  <w:rPrChange w:id="6052" w:author="ilia kassianenko" w:date="2019-03-21T21:37:00Z">
                    <w:rPr>
                      <w:lang w:eastAsia="ar-SA"/>
                    </w:rPr>
                  </w:rPrChange>
                </w:rPr>
                <w:delText>??</w:delText>
              </w:r>
            </w:del>
            <w:ins w:id="6053" w:author="Fritz Gyger" w:date="2019-03-11T20:10:00Z">
              <w:r w:rsidRPr="0047260E">
                <w:rPr>
                  <w:lang w:val="en-CA" w:eastAsia="ar-SA"/>
                  <w:rPrChange w:id="6054" w:author="ilia kassianenko" w:date="2019-03-21T21:37:00Z">
                    <w:rPr>
                      <w:lang w:eastAsia="ar-SA"/>
                    </w:rPr>
                  </w:rPrChange>
                </w:rPr>
                <w:t xml:space="preserve"> </w:t>
              </w:r>
            </w:ins>
          </w:p>
        </w:tc>
        <w:tc>
          <w:tcPr>
            <w:tcW w:w="1134" w:type="dxa"/>
            <w:tcPrChange w:id="6055" w:author="ilia kassianenko" w:date="2019-03-21T20:57:00Z">
              <w:tcPr>
                <w:tcW w:w="1134" w:type="dxa"/>
              </w:tcPr>
            </w:tcPrChange>
          </w:tcPr>
          <w:p w14:paraId="5DF40E4C" w14:textId="77777777" w:rsidR="00787888" w:rsidRPr="0047260E" w:rsidRDefault="00787888">
            <w:pPr>
              <w:pStyle w:val="BodyText"/>
              <w:jc w:val="center"/>
              <w:rPr>
                <w:rFonts w:cs="Arial"/>
                <w:lang w:val="en-CA" w:eastAsia="ar-SA"/>
                <w:rPrChange w:id="6056" w:author="ilia kassianenko" w:date="2019-03-21T21:37:00Z">
                  <w:rPr>
                    <w:sz w:val="22"/>
                    <w:lang w:eastAsia="ar-SA"/>
                  </w:rPr>
                </w:rPrChange>
              </w:rPr>
              <w:pPrChange w:id="6057" w:author="outpost" w:date="2019-03-18T19:41:00Z">
                <w:pPr>
                  <w:pStyle w:val="BodyText"/>
                  <w:keepNext/>
                  <w:numPr>
                    <w:ilvl w:val="8"/>
                    <w:numId w:val="1"/>
                  </w:numPr>
                  <w:ind w:left="360" w:hanging="360"/>
                  <w:outlineLvl w:val="8"/>
                </w:pPr>
              </w:pPrChange>
            </w:pPr>
            <w:r w:rsidRPr="0047260E">
              <w:rPr>
                <w:rFonts w:cs="Arial"/>
                <w:lang w:val="en-CA" w:eastAsia="ar-SA"/>
                <w:rPrChange w:id="6058" w:author="ilia kassianenko" w:date="2019-03-21T21:37:00Z">
                  <w:rPr>
                    <w:lang w:eastAsia="ar-SA"/>
                  </w:rPr>
                </w:rPrChange>
              </w:rPr>
              <w:t>Y</w:t>
            </w:r>
          </w:p>
        </w:tc>
        <w:tc>
          <w:tcPr>
            <w:tcW w:w="2977" w:type="dxa"/>
            <w:tcPrChange w:id="6059" w:author="ilia kassianenko" w:date="2019-03-21T20:57:00Z">
              <w:tcPr>
                <w:tcW w:w="3231" w:type="dxa"/>
              </w:tcPr>
            </w:tcPrChange>
          </w:tcPr>
          <w:p w14:paraId="76D56B6C" w14:textId="187C2C63" w:rsidR="00787888" w:rsidRPr="0047260E" w:rsidRDefault="00787888" w:rsidP="00463D4C">
            <w:pPr>
              <w:rPr>
                <w:lang w:val="en-CA" w:eastAsia="ar-SA"/>
                <w:rPrChange w:id="6060" w:author="ilia kassianenko" w:date="2019-03-21T21:37:00Z">
                  <w:rPr>
                    <w:sz w:val="22"/>
                    <w:lang w:eastAsia="ar-SA"/>
                  </w:rPr>
                </w:rPrChange>
              </w:rPr>
              <w:pPrChange w:id="6061" w:author="ilia kassianenko" w:date="2019-03-21T20:51:00Z">
                <w:pPr>
                  <w:pStyle w:val="BodyText"/>
                  <w:keepNext/>
                  <w:numPr>
                    <w:ilvl w:val="8"/>
                    <w:numId w:val="1"/>
                  </w:numPr>
                  <w:ind w:left="360" w:hanging="360"/>
                  <w:outlineLvl w:val="8"/>
                </w:pPr>
              </w:pPrChange>
            </w:pPr>
            <w:ins w:id="6062" w:author="Fritz Gyger" w:date="2019-03-11T20:10:00Z">
              <w:r w:rsidRPr="0047260E">
                <w:rPr>
                  <w:lang w:val="en-CA" w:eastAsia="ar-SA"/>
                  <w:rPrChange w:id="6063" w:author="ilia kassianenko" w:date="2019-03-21T21:37:00Z">
                    <w:rPr>
                      <w:lang w:eastAsia="ar-SA"/>
                    </w:rPr>
                  </w:rPrChange>
                </w:rPr>
                <w:t xml:space="preserve">Unknown type, unknown length – not used by our system </w:t>
              </w:r>
            </w:ins>
          </w:p>
        </w:tc>
      </w:tr>
      <w:tr w:rsidR="00B45947" w:rsidRPr="0047260E" w14:paraId="0102579F" w14:textId="77777777" w:rsidTr="00B45947">
        <w:tc>
          <w:tcPr>
            <w:tcW w:w="2093" w:type="dxa"/>
            <w:vAlign w:val="center"/>
            <w:tcPrChange w:id="6064" w:author="ilia kassianenko" w:date="2019-03-21T20:57:00Z">
              <w:tcPr>
                <w:tcW w:w="2093" w:type="dxa"/>
                <w:vAlign w:val="center"/>
              </w:tcPr>
            </w:tcPrChange>
          </w:tcPr>
          <w:p w14:paraId="7BC05653" w14:textId="77777777" w:rsidR="00787888" w:rsidRPr="0047260E" w:rsidRDefault="00787888">
            <w:pPr>
              <w:spacing w:before="0" w:after="0"/>
              <w:rPr>
                <w:rFonts w:cs="Arial"/>
                <w:color w:val="000000"/>
                <w:szCs w:val="22"/>
                <w:lang w:val="en-CA" w:eastAsia="en-CA"/>
                <w:rPrChange w:id="6065"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066" w:author="ilia kassianenko" w:date="2019-03-21T21:37:00Z">
                  <w:rPr>
                    <w:rFonts w:ascii="Calibri" w:hAnsi="Calibri" w:cs="Calibri"/>
                    <w:color w:val="000000"/>
                    <w:szCs w:val="22"/>
                    <w:lang w:val="en-CA" w:eastAsia="en-CA"/>
                  </w:rPr>
                </w:rPrChange>
              </w:rPr>
              <w:t xml:space="preserve">Cool </w:t>
            </w:r>
            <w:proofErr w:type="spellStart"/>
            <w:r w:rsidRPr="0047260E">
              <w:rPr>
                <w:rFonts w:cs="Arial"/>
                <w:color w:val="000000"/>
                <w:szCs w:val="22"/>
                <w:lang w:val="en-CA" w:eastAsia="en-CA"/>
                <w:rPrChange w:id="6067" w:author="ilia kassianenko" w:date="2019-03-21T21:37:00Z">
                  <w:rPr>
                    <w:rFonts w:ascii="Calibri" w:hAnsi="Calibri" w:cs="Calibri"/>
                    <w:color w:val="000000"/>
                    <w:szCs w:val="22"/>
                    <w:lang w:val="en-CA" w:eastAsia="en-CA"/>
                  </w:rPr>
                </w:rPrChange>
              </w:rPr>
              <w:t>Deg</w:t>
            </w:r>
            <w:proofErr w:type="spellEnd"/>
            <w:r w:rsidRPr="0047260E">
              <w:rPr>
                <w:rFonts w:cs="Arial"/>
                <w:color w:val="000000"/>
                <w:szCs w:val="22"/>
                <w:lang w:val="en-CA" w:eastAsia="en-CA"/>
                <w:rPrChange w:id="6068" w:author="ilia kassianenko" w:date="2019-03-21T21:37:00Z">
                  <w:rPr>
                    <w:rFonts w:ascii="Calibri" w:hAnsi="Calibri" w:cs="Calibri"/>
                    <w:color w:val="000000"/>
                    <w:szCs w:val="22"/>
                    <w:lang w:val="en-CA" w:eastAsia="en-CA"/>
                  </w:rPr>
                </w:rPrChange>
              </w:rPr>
              <w:t xml:space="preserve"> Days (°C)</w:t>
            </w:r>
          </w:p>
        </w:tc>
        <w:tc>
          <w:tcPr>
            <w:tcW w:w="1843" w:type="dxa"/>
            <w:tcPrChange w:id="6069" w:author="ilia kassianenko" w:date="2019-03-21T20:57:00Z">
              <w:tcPr>
                <w:tcW w:w="1843" w:type="dxa"/>
              </w:tcPr>
            </w:tcPrChange>
          </w:tcPr>
          <w:p w14:paraId="1CBCB58D" w14:textId="77777777" w:rsidR="00787888" w:rsidRPr="0047260E" w:rsidRDefault="00787888" w:rsidP="00787888">
            <w:pPr>
              <w:pStyle w:val="BodyText"/>
              <w:rPr>
                <w:rFonts w:cs="Arial"/>
                <w:lang w:val="en-CA" w:eastAsia="ar-SA"/>
                <w:rPrChange w:id="6070" w:author="ilia kassianenko" w:date="2019-03-21T21:37:00Z">
                  <w:rPr>
                    <w:sz w:val="22"/>
                    <w:lang w:eastAsia="ar-SA"/>
                  </w:rPr>
                </w:rPrChange>
              </w:rPr>
            </w:pPr>
            <w:r w:rsidRPr="0047260E">
              <w:rPr>
                <w:rFonts w:cs="Arial"/>
                <w:lang w:val="en-CA" w:eastAsia="ar-SA"/>
                <w:rPrChange w:id="6071" w:author="ilia kassianenko" w:date="2019-03-21T21:37:00Z">
                  <w:rPr>
                    <w:rFonts w:cs="Arial"/>
                    <w:lang w:eastAsia="ar-SA"/>
                  </w:rPr>
                </w:rPrChange>
              </w:rPr>
              <w:t>DECIMAL</w:t>
            </w:r>
          </w:p>
        </w:tc>
        <w:tc>
          <w:tcPr>
            <w:tcW w:w="1275" w:type="dxa"/>
            <w:tcPrChange w:id="6072" w:author="ilia kassianenko" w:date="2019-03-21T20:57:00Z">
              <w:tcPr>
                <w:tcW w:w="1275" w:type="dxa"/>
              </w:tcPr>
            </w:tcPrChange>
          </w:tcPr>
          <w:p w14:paraId="0E8D9E65" w14:textId="77777777" w:rsidR="00787888" w:rsidRPr="0047260E" w:rsidRDefault="00787888" w:rsidP="00787888">
            <w:pPr>
              <w:pStyle w:val="BodyText"/>
              <w:rPr>
                <w:rFonts w:cs="Arial"/>
                <w:lang w:val="en-CA" w:eastAsia="ar-SA"/>
                <w:rPrChange w:id="6073" w:author="ilia kassianenko" w:date="2019-03-21T21:37:00Z">
                  <w:rPr>
                    <w:sz w:val="22"/>
                    <w:lang w:eastAsia="ar-SA"/>
                  </w:rPr>
                </w:rPrChange>
              </w:rPr>
            </w:pPr>
            <w:r w:rsidRPr="0047260E">
              <w:rPr>
                <w:rFonts w:cs="Arial"/>
                <w:lang w:val="en-CA" w:eastAsia="ar-SA"/>
                <w:rPrChange w:id="6074" w:author="ilia kassianenko" w:date="2019-03-21T21:37:00Z">
                  <w:rPr>
                    <w:lang w:eastAsia="ar-SA"/>
                  </w:rPr>
                </w:rPrChange>
              </w:rPr>
              <w:t>3,1</w:t>
            </w:r>
          </w:p>
        </w:tc>
        <w:tc>
          <w:tcPr>
            <w:tcW w:w="1134" w:type="dxa"/>
            <w:tcPrChange w:id="6075" w:author="ilia kassianenko" w:date="2019-03-21T20:57:00Z">
              <w:tcPr>
                <w:tcW w:w="1134" w:type="dxa"/>
              </w:tcPr>
            </w:tcPrChange>
          </w:tcPr>
          <w:p w14:paraId="6A0236B2" w14:textId="77777777" w:rsidR="00787888" w:rsidRPr="0047260E" w:rsidRDefault="00787888">
            <w:pPr>
              <w:pStyle w:val="BodyText"/>
              <w:jc w:val="center"/>
              <w:rPr>
                <w:rFonts w:cs="Arial"/>
                <w:lang w:val="en-CA" w:eastAsia="ar-SA"/>
                <w:rPrChange w:id="6076" w:author="ilia kassianenko" w:date="2019-03-21T21:37:00Z">
                  <w:rPr>
                    <w:sz w:val="22"/>
                    <w:lang w:eastAsia="ar-SA"/>
                  </w:rPr>
                </w:rPrChange>
              </w:rPr>
              <w:pPrChange w:id="6077" w:author="outpost" w:date="2019-03-18T19:41:00Z">
                <w:pPr>
                  <w:pStyle w:val="BodyText"/>
                  <w:keepNext/>
                  <w:numPr>
                    <w:ilvl w:val="8"/>
                    <w:numId w:val="1"/>
                  </w:numPr>
                  <w:ind w:left="360" w:hanging="360"/>
                  <w:outlineLvl w:val="8"/>
                </w:pPr>
              </w:pPrChange>
            </w:pPr>
            <w:r w:rsidRPr="0047260E">
              <w:rPr>
                <w:rFonts w:cs="Arial"/>
                <w:lang w:val="en-CA" w:eastAsia="ar-SA"/>
                <w:rPrChange w:id="6078" w:author="ilia kassianenko" w:date="2019-03-21T21:37:00Z">
                  <w:rPr>
                    <w:lang w:eastAsia="ar-SA"/>
                  </w:rPr>
                </w:rPrChange>
              </w:rPr>
              <w:t>Y</w:t>
            </w:r>
          </w:p>
        </w:tc>
        <w:tc>
          <w:tcPr>
            <w:tcW w:w="2977" w:type="dxa"/>
            <w:tcPrChange w:id="6079" w:author="ilia kassianenko" w:date="2019-03-21T20:57:00Z">
              <w:tcPr>
                <w:tcW w:w="3231" w:type="dxa"/>
              </w:tcPr>
            </w:tcPrChange>
          </w:tcPr>
          <w:p w14:paraId="71F938BB" w14:textId="4E3BBA55" w:rsidR="00787888" w:rsidRPr="0047260E" w:rsidRDefault="00787888" w:rsidP="00787888">
            <w:pPr>
              <w:pStyle w:val="BodyText"/>
              <w:rPr>
                <w:rFonts w:cs="Arial"/>
                <w:lang w:val="en-CA" w:eastAsia="ar-SA"/>
                <w:rPrChange w:id="6080" w:author="ilia kassianenko" w:date="2019-03-21T21:37:00Z">
                  <w:rPr>
                    <w:sz w:val="22"/>
                    <w:lang w:eastAsia="ar-SA"/>
                  </w:rPr>
                </w:rPrChange>
              </w:rPr>
            </w:pPr>
            <w:r w:rsidRPr="0047260E">
              <w:rPr>
                <w:rFonts w:cs="Arial"/>
                <w:lang w:val="en-CA" w:eastAsia="ar-SA"/>
                <w:rPrChange w:id="6081" w:author="ilia kassianenko" w:date="2019-03-21T21:37:00Z">
                  <w:rPr>
                    <w:lang w:eastAsia="ar-SA"/>
                  </w:rPr>
                </w:rPrChange>
              </w:rPr>
              <w:t xml:space="preserve">Always </w:t>
            </w:r>
            <w:ins w:id="6082" w:author="ilia kassianenko" w:date="2019-03-21T21:06:00Z">
              <w:r w:rsidR="00F07AC1" w:rsidRPr="0047260E">
                <w:rPr>
                  <w:rFonts w:cs="Arial"/>
                  <w:lang w:val="en-CA" w:eastAsia="ar-SA"/>
                  <w:rPrChange w:id="6083" w:author="ilia kassianenko" w:date="2019-03-21T21:37:00Z">
                    <w:rPr>
                      <w:rFonts w:cs="Arial"/>
                      <w:lang w:eastAsia="ar-SA"/>
                    </w:rPr>
                  </w:rPrChange>
                </w:rPr>
                <w:t>“</w:t>
              </w:r>
            </w:ins>
            <w:r w:rsidRPr="0047260E">
              <w:rPr>
                <w:rFonts w:cs="Arial"/>
                <w:lang w:val="en-CA" w:eastAsia="ar-SA"/>
                <w:rPrChange w:id="6084" w:author="ilia kassianenko" w:date="2019-03-21T21:37:00Z">
                  <w:rPr>
                    <w:lang w:eastAsia="ar-SA"/>
                  </w:rPr>
                </w:rPrChange>
              </w:rPr>
              <w:t>0</w:t>
            </w:r>
            <w:ins w:id="6085" w:author="ilia kassianenko" w:date="2019-03-21T21:06:00Z">
              <w:r w:rsidR="00F07AC1" w:rsidRPr="0047260E">
                <w:rPr>
                  <w:rFonts w:cs="Arial"/>
                  <w:lang w:val="en-CA" w:eastAsia="ar-SA"/>
                  <w:rPrChange w:id="6086" w:author="ilia kassianenko" w:date="2019-03-21T21:37:00Z">
                    <w:rPr>
                      <w:rFonts w:cs="Arial"/>
                      <w:lang w:eastAsia="ar-SA"/>
                    </w:rPr>
                  </w:rPrChange>
                </w:rPr>
                <w:t>”</w:t>
              </w:r>
            </w:ins>
          </w:p>
        </w:tc>
      </w:tr>
      <w:tr w:rsidR="00B45947" w:rsidRPr="0047260E" w14:paraId="22484B40" w14:textId="77777777" w:rsidTr="00B45947">
        <w:tc>
          <w:tcPr>
            <w:tcW w:w="2093" w:type="dxa"/>
            <w:vAlign w:val="center"/>
            <w:tcPrChange w:id="6087" w:author="ilia kassianenko" w:date="2019-03-21T20:57:00Z">
              <w:tcPr>
                <w:tcW w:w="2093" w:type="dxa"/>
                <w:vAlign w:val="center"/>
              </w:tcPr>
            </w:tcPrChange>
          </w:tcPr>
          <w:p w14:paraId="51E821A3" w14:textId="77777777" w:rsidR="00787888" w:rsidRPr="0047260E" w:rsidRDefault="00787888">
            <w:pPr>
              <w:spacing w:before="0" w:after="0"/>
              <w:rPr>
                <w:rFonts w:cs="Arial"/>
                <w:color w:val="000000"/>
                <w:szCs w:val="22"/>
                <w:lang w:val="en-CA" w:eastAsia="en-CA"/>
                <w:rPrChange w:id="6088"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089" w:author="ilia kassianenko" w:date="2019-03-21T21:37:00Z">
                  <w:rPr>
                    <w:rFonts w:ascii="Calibri" w:hAnsi="Calibri" w:cs="Calibri"/>
                    <w:color w:val="000000"/>
                    <w:szCs w:val="22"/>
                    <w:lang w:val="en-CA" w:eastAsia="en-CA"/>
                  </w:rPr>
                </w:rPrChange>
              </w:rPr>
              <w:t xml:space="preserve">Cool </w:t>
            </w:r>
            <w:proofErr w:type="spellStart"/>
            <w:r w:rsidRPr="0047260E">
              <w:rPr>
                <w:rFonts w:cs="Arial"/>
                <w:color w:val="000000"/>
                <w:szCs w:val="22"/>
                <w:lang w:val="en-CA" w:eastAsia="en-CA"/>
                <w:rPrChange w:id="6090" w:author="ilia kassianenko" w:date="2019-03-21T21:37:00Z">
                  <w:rPr>
                    <w:rFonts w:ascii="Calibri" w:hAnsi="Calibri" w:cs="Calibri"/>
                    <w:color w:val="000000"/>
                    <w:szCs w:val="22"/>
                    <w:lang w:val="en-CA" w:eastAsia="en-CA"/>
                  </w:rPr>
                </w:rPrChange>
              </w:rPr>
              <w:t>Deg</w:t>
            </w:r>
            <w:proofErr w:type="spellEnd"/>
            <w:r w:rsidRPr="0047260E">
              <w:rPr>
                <w:rFonts w:cs="Arial"/>
                <w:color w:val="000000"/>
                <w:szCs w:val="22"/>
                <w:lang w:val="en-CA" w:eastAsia="en-CA"/>
                <w:rPrChange w:id="6091" w:author="ilia kassianenko" w:date="2019-03-21T21:37:00Z">
                  <w:rPr>
                    <w:rFonts w:ascii="Calibri" w:hAnsi="Calibri" w:cs="Calibri"/>
                    <w:color w:val="000000"/>
                    <w:szCs w:val="22"/>
                    <w:lang w:val="en-CA" w:eastAsia="en-CA"/>
                  </w:rPr>
                </w:rPrChange>
              </w:rPr>
              <w:t xml:space="preserve"> Days Flag</w:t>
            </w:r>
          </w:p>
        </w:tc>
        <w:tc>
          <w:tcPr>
            <w:tcW w:w="1843" w:type="dxa"/>
            <w:tcPrChange w:id="6092" w:author="ilia kassianenko" w:date="2019-03-21T20:57:00Z">
              <w:tcPr>
                <w:tcW w:w="1843" w:type="dxa"/>
              </w:tcPr>
            </w:tcPrChange>
          </w:tcPr>
          <w:p w14:paraId="515F50DE" w14:textId="452D1BB3" w:rsidR="00787888" w:rsidRPr="0047260E" w:rsidRDefault="00787888" w:rsidP="00B45947">
            <w:pPr>
              <w:rPr>
                <w:lang w:val="en-CA" w:eastAsia="ar-SA"/>
                <w:rPrChange w:id="6093" w:author="ilia kassianenko" w:date="2019-03-21T21:37:00Z">
                  <w:rPr>
                    <w:sz w:val="22"/>
                    <w:lang w:eastAsia="ar-SA"/>
                  </w:rPr>
                </w:rPrChange>
              </w:rPr>
              <w:pPrChange w:id="6094" w:author="ilia kassianenko" w:date="2019-03-21T20:56:00Z">
                <w:pPr>
                  <w:pStyle w:val="BodyText"/>
                  <w:keepNext/>
                  <w:numPr>
                    <w:ilvl w:val="8"/>
                    <w:numId w:val="1"/>
                  </w:numPr>
                  <w:ind w:left="360" w:hanging="360"/>
                  <w:outlineLvl w:val="8"/>
                </w:pPr>
              </w:pPrChange>
            </w:pPr>
            <w:del w:id="6095" w:author="Fritz Gyger" w:date="2019-03-11T20:11:00Z">
              <w:r w:rsidRPr="0047260E" w:rsidDel="00787888">
                <w:rPr>
                  <w:lang w:val="en-CA" w:eastAsia="ar-SA"/>
                  <w:rPrChange w:id="6096" w:author="ilia kassianenko" w:date="2019-03-21T21:37:00Z">
                    <w:rPr>
                      <w:lang w:eastAsia="ar-SA"/>
                    </w:rPr>
                  </w:rPrChange>
                </w:rPr>
                <w:delText>??</w:delText>
              </w:r>
            </w:del>
            <w:ins w:id="6097" w:author="Fritz Gyger" w:date="2019-03-11T20:11:00Z">
              <w:r w:rsidRPr="0047260E">
                <w:rPr>
                  <w:lang w:val="en-CA" w:eastAsia="ar-SA"/>
                  <w:rPrChange w:id="6098" w:author="ilia kassianenko" w:date="2019-03-21T21:37:00Z">
                    <w:rPr>
                      <w:lang w:eastAsia="ar-SA"/>
                    </w:rPr>
                  </w:rPrChange>
                </w:rPr>
                <w:t xml:space="preserve"> </w:t>
              </w:r>
            </w:ins>
          </w:p>
        </w:tc>
        <w:tc>
          <w:tcPr>
            <w:tcW w:w="1275" w:type="dxa"/>
            <w:tcPrChange w:id="6099" w:author="ilia kassianenko" w:date="2019-03-21T20:57:00Z">
              <w:tcPr>
                <w:tcW w:w="1275" w:type="dxa"/>
              </w:tcPr>
            </w:tcPrChange>
          </w:tcPr>
          <w:p w14:paraId="50AE341B" w14:textId="014CE8E8" w:rsidR="00787888" w:rsidRPr="0047260E" w:rsidRDefault="00787888" w:rsidP="00B45947">
            <w:pPr>
              <w:rPr>
                <w:lang w:val="en-CA" w:eastAsia="ar-SA"/>
                <w:rPrChange w:id="6100" w:author="ilia kassianenko" w:date="2019-03-21T21:37:00Z">
                  <w:rPr>
                    <w:sz w:val="22"/>
                    <w:lang w:eastAsia="ar-SA"/>
                  </w:rPr>
                </w:rPrChange>
              </w:rPr>
              <w:pPrChange w:id="6101" w:author="ilia kassianenko" w:date="2019-03-21T20:56:00Z">
                <w:pPr>
                  <w:pStyle w:val="BodyText"/>
                  <w:keepNext/>
                  <w:numPr>
                    <w:ilvl w:val="8"/>
                    <w:numId w:val="1"/>
                  </w:numPr>
                  <w:ind w:left="360" w:hanging="360"/>
                  <w:outlineLvl w:val="8"/>
                </w:pPr>
              </w:pPrChange>
            </w:pPr>
            <w:del w:id="6102" w:author="Fritz Gyger" w:date="2019-03-11T20:10:00Z">
              <w:r w:rsidRPr="0047260E" w:rsidDel="00787888">
                <w:rPr>
                  <w:lang w:val="en-CA" w:eastAsia="ar-SA"/>
                  <w:rPrChange w:id="6103" w:author="ilia kassianenko" w:date="2019-03-21T21:37:00Z">
                    <w:rPr>
                      <w:lang w:eastAsia="ar-SA"/>
                    </w:rPr>
                  </w:rPrChange>
                </w:rPr>
                <w:delText>??</w:delText>
              </w:r>
            </w:del>
            <w:ins w:id="6104" w:author="Fritz Gyger" w:date="2019-03-11T20:10:00Z">
              <w:r w:rsidRPr="0047260E">
                <w:rPr>
                  <w:lang w:val="en-CA" w:eastAsia="ar-SA"/>
                  <w:rPrChange w:id="6105" w:author="ilia kassianenko" w:date="2019-03-21T21:37:00Z">
                    <w:rPr>
                      <w:lang w:eastAsia="ar-SA"/>
                    </w:rPr>
                  </w:rPrChange>
                </w:rPr>
                <w:t xml:space="preserve"> </w:t>
              </w:r>
            </w:ins>
          </w:p>
        </w:tc>
        <w:tc>
          <w:tcPr>
            <w:tcW w:w="1134" w:type="dxa"/>
            <w:tcPrChange w:id="6106" w:author="ilia kassianenko" w:date="2019-03-21T20:57:00Z">
              <w:tcPr>
                <w:tcW w:w="1134" w:type="dxa"/>
              </w:tcPr>
            </w:tcPrChange>
          </w:tcPr>
          <w:p w14:paraId="4611D962" w14:textId="77777777" w:rsidR="00787888" w:rsidRPr="0047260E" w:rsidRDefault="00787888">
            <w:pPr>
              <w:pStyle w:val="BodyText"/>
              <w:jc w:val="center"/>
              <w:rPr>
                <w:rFonts w:cs="Arial"/>
                <w:lang w:val="en-CA" w:eastAsia="ar-SA"/>
                <w:rPrChange w:id="6107" w:author="ilia kassianenko" w:date="2019-03-21T21:37:00Z">
                  <w:rPr>
                    <w:sz w:val="22"/>
                    <w:lang w:eastAsia="ar-SA"/>
                  </w:rPr>
                </w:rPrChange>
              </w:rPr>
              <w:pPrChange w:id="6108" w:author="outpost" w:date="2019-03-18T19:41:00Z">
                <w:pPr>
                  <w:pStyle w:val="BodyText"/>
                  <w:keepNext/>
                  <w:numPr>
                    <w:ilvl w:val="8"/>
                    <w:numId w:val="1"/>
                  </w:numPr>
                  <w:ind w:left="360" w:hanging="360"/>
                  <w:outlineLvl w:val="8"/>
                </w:pPr>
              </w:pPrChange>
            </w:pPr>
            <w:r w:rsidRPr="0047260E">
              <w:rPr>
                <w:rFonts w:cs="Arial"/>
                <w:lang w:val="en-CA" w:eastAsia="ar-SA"/>
                <w:rPrChange w:id="6109" w:author="ilia kassianenko" w:date="2019-03-21T21:37:00Z">
                  <w:rPr>
                    <w:lang w:eastAsia="ar-SA"/>
                  </w:rPr>
                </w:rPrChange>
              </w:rPr>
              <w:t>Y</w:t>
            </w:r>
          </w:p>
        </w:tc>
        <w:tc>
          <w:tcPr>
            <w:tcW w:w="2977" w:type="dxa"/>
            <w:tcPrChange w:id="6110" w:author="ilia kassianenko" w:date="2019-03-21T20:57:00Z">
              <w:tcPr>
                <w:tcW w:w="3231" w:type="dxa"/>
              </w:tcPr>
            </w:tcPrChange>
          </w:tcPr>
          <w:p w14:paraId="35CD5BD2" w14:textId="77777777" w:rsidR="00787888" w:rsidRPr="0047260E" w:rsidRDefault="00787888" w:rsidP="00787888">
            <w:pPr>
              <w:pStyle w:val="BodyText"/>
              <w:rPr>
                <w:rFonts w:cs="Arial"/>
                <w:lang w:val="en-CA" w:eastAsia="ar-SA"/>
                <w:rPrChange w:id="6111" w:author="ilia kassianenko" w:date="2019-03-21T21:37:00Z">
                  <w:rPr>
                    <w:sz w:val="22"/>
                    <w:lang w:eastAsia="ar-SA"/>
                  </w:rPr>
                </w:rPrChange>
              </w:rPr>
            </w:pPr>
            <w:r w:rsidRPr="0047260E">
              <w:rPr>
                <w:rFonts w:cs="Arial"/>
                <w:lang w:val="en-CA" w:eastAsia="ar-SA"/>
                <w:rPrChange w:id="6112" w:author="ilia kassianenko" w:date="2019-03-21T21:37:00Z">
                  <w:rPr>
                    <w:lang w:eastAsia="ar-SA"/>
                  </w:rPr>
                </w:rPrChange>
              </w:rPr>
              <w:t>Always blank</w:t>
            </w:r>
          </w:p>
        </w:tc>
      </w:tr>
      <w:tr w:rsidR="00B45947" w:rsidRPr="0047260E" w14:paraId="32492785" w14:textId="77777777" w:rsidTr="00B45947">
        <w:trPr>
          <w:trHeight w:val="562"/>
          <w:trPrChange w:id="6113" w:author="ilia kassianenko" w:date="2019-03-21T20:57:00Z">
            <w:trPr>
              <w:trHeight w:val="562"/>
            </w:trPr>
          </w:trPrChange>
        </w:trPr>
        <w:tc>
          <w:tcPr>
            <w:tcW w:w="2093" w:type="dxa"/>
            <w:vAlign w:val="center"/>
            <w:tcPrChange w:id="6114" w:author="ilia kassianenko" w:date="2019-03-21T20:57:00Z">
              <w:tcPr>
                <w:tcW w:w="2093" w:type="dxa"/>
                <w:vAlign w:val="center"/>
              </w:tcPr>
            </w:tcPrChange>
          </w:tcPr>
          <w:p w14:paraId="4A7BA66C" w14:textId="77777777" w:rsidR="00787888" w:rsidRPr="0047260E" w:rsidRDefault="00787888">
            <w:pPr>
              <w:spacing w:before="0" w:after="0"/>
              <w:rPr>
                <w:rFonts w:cs="Arial"/>
                <w:color w:val="000000"/>
                <w:szCs w:val="22"/>
                <w:lang w:val="en-CA" w:eastAsia="en-CA"/>
                <w:rPrChange w:id="6115"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116" w:author="ilia kassianenko" w:date="2019-03-21T21:37:00Z">
                  <w:rPr>
                    <w:rFonts w:ascii="Calibri" w:hAnsi="Calibri" w:cs="Calibri"/>
                    <w:color w:val="000000"/>
                    <w:szCs w:val="22"/>
                    <w:lang w:val="en-CA" w:eastAsia="en-CA"/>
                  </w:rPr>
                </w:rPrChange>
              </w:rPr>
              <w:t>Total Rain (mm)</w:t>
            </w:r>
          </w:p>
        </w:tc>
        <w:tc>
          <w:tcPr>
            <w:tcW w:w="1843" w:type="dxa"/>
            <w:tcPrChange w:id="6117" w:author="ilia kassianenko" w:date="2019-03-21T20:57:00Z">
              <w:tcPr>
                <w:tcW w:w="1843" w:type="dxa"/>
              </w:tcPr>
            </w:tcPrChange>
          </w:tcPr>
          <w:p w14:paraId="04AC64B7" w14:textId="5DEC859A" w:rsidR="00787888" w:rsidRPr="0047260E" w:rsidRDefault="00787888" w:rsidP="00B45947">
            <w:pPr>
              <w:rPr>
                <w:lang w:val="en-CA" w:eastAsia="ar-SA"/>
                <w:rPrChange w:id="6118" w:author="ilia kassianenko" w:date="2019-03-21T21:37:00Z">
                  <w:rPr>
                    <w:sz w:val="22"/>
                    <w:lang w:eastAsia="ar-SA"/>
                  </w:rPr>
                </w:rPrChange>
              </w:rPr>
              <w:pPrChange w:id="6119" w:author="ilia kassianenko" w:date="2019-03-21T20:56:00Z">
                <w:pPr>
                  <w:pStyle w:val="BodyText"/>
                  <w:keepNext/>
                  <w:numPr>
                    <w:ilvl w:val="8"/>
                    <w:numId w:val="1"/>
                  </w:numPr>
                  <w:ind w:left="360" w:hanging="360"/>
                  <w:outlineLvl w:val="8"/>
                </w:pPr>
              </w:pPrChange>
            </w:pPr>
            <w:del w:id="6120" w:author="Fritz Gyger" w:date="2019-03-11T20:11:00Z">
              <w:r w:rsidRPr="0047260E" w:rsidDel="00787888">
                <w:rPr>
                  <w:lang w:val="en-CA" w:eastAsia="ar-SA"/>
                  <w:rPrChange w:id="6121" w:author="ilia kassianenko" w:date="2019-03-21T21:37:00Z">
                    <w:rPr>
                      <w:lang w:eastAsia="ar-SA"/>
                    </w:rPr>
                  </w:rPrChange>
                </w:rPr>
                <w:delText>??</w:delText>
              </w:r>
            </w:del>
            <w:ins w:id="6122" w:author="Fritz Gyger" w:date="2019-03-11T20:11:00Z">
              <w:r w:rsidRPr="0047260E">
                <w:rPr>
                  <w:lang w:val="en-CA" w:eastAsia="ar-SA"/>
                  <w:rPrChange w:id="6123" w:author="ilia kassianenko" w:date="2019-03-21T21:37:00Z">
                    <w:rPr>
                      <w:lang w:eastAsia="ar-SA"/>
                    </w:rPr>
                  </w:rPrChange>
                </w:rPr>
                <w:t xml:space="preserve"> </w:t>
              </w:r>
            </w:ins>
          </w:p>
        </w:tc>
        <w:tc>
          <w:tcPr>
            <w:tcW w:w="1275" w:type="dxa"/>
            <w:tcPrChange w:id="6124" w:author="ilia kassianenko" w:date="2019-03-21T20:57:00Z">
              <w:tcPr>
                <w:tcW w:w="1275" w:type="dxa"/>
              </w:tcPr>
            </w:tcPrChange>
          </w:tcPr>
          <w:p w14:paraId="64A06E09" w14:textId="7B89673A" w:rsidR="00787888" w:rsidRPr="0047260E" w:rsidRDefault="00787888" w:rsidP="00B45947">
            <w:pPr>
              <w:rPr>
                <w:lang w:val="en-CA" w:eastAsia="ar-SA"/>
                <w:rPrChange w:id="6125" w:author="ilia kassianenko" w:date="2019-03-21T21:37:00Z">
                  <w:rPr>
                    <w:sz w:val="22"/>
                    <w:lang w:eastAsia="ar-SA"/>
                  </w:rPr>
                </w:rPrChange>
              </w:rPr>
              <w:pPrChange w:id="6126" w:author="ilia kassianenko" w:date="2019-03-21T20:56:00Z">
                <w:pPr>
                  <w:pStyle w:val="BodyText"/>
                  <w:keepNext/>
                  <w:numPr>
                    <w:ilvl w:val="8"/>
                    <w:numId w:val="1"/>
                  </w:numPr>
                  <w:ind w:left="360" w:hanging="360"/>
                  <w:outlineLvl w:val="8"/>
                </w:pPr>
              </w:pPrChange>
            </w:pPr>
            <w:del w:id="6127" w:author="Fritz Gyger" w:date="2019-03-11T20:10:00Z">
              <w:r w:rsidRPr="0047260E" w:rsidDel="00787888">
                <w:rPr>
                  <w:lang w:val="en-CA" w:eastAsia="ar-SA"/>
                  <w:rPrChange w:id="6128" w:author="ilia kassianenko" w:date="2019-03-21T21:37:00Z">
                    <w:rPr>
                      <w:lang w:eastAsia="ar-SA"/>
                    </w:rPr>
                  </w:rPrChange>
                </w:rPr>
                <w:delText>??</w:delText>
              </w:r>
            </w:del>
            <w:ins w:id="6129" w:author="Fritz Gyger" w:date="2019-03-11T20:10:00Z">
              <w:r w:rsidRPr="0047260E">
                <w:rPr>
                  <w:lang w:val="en-CA" w:eastAsia="ar-SA"/>
                  <w:rPrChange w:id="6130" w:author="ilia kassianenko" w:date="2019-03-21T21:37:00Z">
                    <w:rPr>
                      <w:lang w:eastAsia="ar-SA"/>
                    </w:rPr>
                  </w:rPrChange>
                </w:rPr>
                <w:t xml:space="preserve"> </w:t>
              </w:r>
            </w:ins>
          </w:p>
        </w:tc>
        <w:tc>
          <w:tcPr>
            <w:tcW w:w="1134" w:type="dxa"/>
            <w:tcPrChange w:id="6131" w:author="ilia kassianenko" w:date="2019-03-21T20:57:00Z">
              <w:tcPr>
                <w:tcW w:w="1134" w:type="dxa"/>
              </w:tcPr>
            </w:tcPrChange>
          </w:tcPr>
          <w:p w14:paraId="79AA39E4" w14:textId="77777777" w:rsidR="00787888" w:rsidRPr="0047260E" w:rsidRDefault="00787888">
            <w:pPr>
              <w:pStyle w:val="BodyText"/>
              <w:jc w:val="center"/>
              <w:rPr>
                <w:rFonts w:cs="Arial"/>
                <w:lang w:val="en-CA" w:eastAsia="ar-SA"/>
                <w:rPrChange w:id="6132" w:author="ilia kassianenko" w:date="2019-03-21T21:37:00Z">
                  <w:rPr>
                    <w:sz w:val="22"/>
                    <w:lang w:eastAsia="ar-SA"/>
                  </w:rPr>
                </w:rPrChange>
              </w:rPr>
              <w:pPrChange w:id="6133" w:author="outpost" w:date="2019-03-18T19:41:00Z">
                <w:pPr>
                  <w:pStyle w:val="BodyText"/>
                  <w:keepNext/>
                  <w:numPr>
                    <w:ilvl w:val="8"/>
                    <w:numId w:val="1"/>
                  </w:numPr>
                  <w:ind w:left="360" w:hanging="360"/>
                  <w:outlineLvl w:val="8"/>
                </w:pPr>
              </w:pPrChange>
            </w:pPr>
            <w:r w:rsidRPr="0047260E">
              <w:rPr>
                <w:rFonts w:cs="Arial"/>
                <w:lang w:val="en-CA" w:eastAsia="ar-SA"/>
                <w:rPrChange w:id="6134" w:author="ilia kassianenko" w:date="2019-03-21T21:37:00Z">
                  <w:rPr>
                    <w:lang w:eastAsia="ar-SA"/>
                  </w:rPr>
                </w:rPrChange>
              </w:rPr>
              <w:t>Y</w:t>
            </w:r>
          </w:p>
        </w:tc>
        <w:tc>
          <w:tcPr>
            <w:tcW w:w="2977" w:type="dxa"/>
            <w:tcPrChange w:id="6135" w:author="ilia kassianenko" w:date="2019-03-21T20:57:00Z">
              <w:tcPr>
                <w:tcW w:w="3231" w:type="dxa"/>
              </w:tcPr>
            </w:tcPrChange>
          </w:tcPr>
          <w:p w14:paraId="127BCBE1" w14:textId="605E2E3E" w:rsidR="00787888" w:rsidRPr="0047260E" w:rsidRDefault="00787888" w:rsidP="00B45947">
            <w:pPr>
              <w:rPr>
                <w:lang w:val="en-CA" w:eastAsia="ar-SA"/>
                <w:rPrChange w:id="6136" w:author="ilia kassianenko" w:date="2019-03-21T21:37:00Z">
                  <w:rPr>
                    <w:sz w:val="22"/>
                    <w:lang w:eastAsia="ar-SA"/>
                  </w:rPr>
                </w:rPrChange>
              </w:rPr>
              <w:pPrChange w:id="6137" w:author="ilia kassianenko" w:date="2019-03-21T20:56:00Z">
                <w:pPr>
                  <w:pStyle w:val="BodyText"/>
                  <w:keepNext/>
                  <w:numPr>
                    <w:ilvl w:val="8"/>
                    <w:numId w:val="1"/>
                  </w:numPr>
                  <w:ind w:left="360" w:hanging="360"/>
                  <w:outlineLvl w:val="8"/>
                </w:pPr>
              </w:pPrChange>
            </w:pPr>
            <w:ins w:id="6138" w:author="Fritz Gyger" w:date="2019-03-11T20:10:00Z">
              <w:r w:rsidRPr="0047260E">
                <w:rPr>
                  <w:lang w:val="en-CA" w:eastAsia="ar-SA"/>
                  <w:rPrChange w:id="6139" w:author="ilia kassianenko" w:date="2019-03-21T21:37:00Z">
                    <w:rPr>
                      <w:lang w:eastAsia="ar-SA"/>
                    </w:rPr>
                  </w:rPrChange>
                </w:rPr>
                <w:t xml:space="preserve">Unknown type, unknown length – not used by our system </w:t>
              </w:r>
            </w:ins>
          </w:p>
        </w:tc>
      </w:tr>
      <w:tr w:rsidR="00B45947" w:rsidRPr="0047260E" w14:paraId="7AECD20E" w14:textId="77777777" w:rsidTr="00B45947">
        <w:tc>
          <w:tcPr>
            <w:tcW w:w="2093" w:type="dxa"/>
            <w:vAlign w:val="center"/>
            <w:tcPrChange w:id="6140" w:author="ilia kassianenko" w:date="2019-03-21T20:57:00Z">
              <w:tcPr>
                <w:tcW w:w="2093" w:type="dxa"/>
                <w:vAlign w:val="center"/>
              </w:tcPr>
            </w:tcPrChange>
          </w:tcPr>
          <w:p w14:paraId="3B7DD64F" w14:textId="77777777" w:rsidR="00787888" w:rsidRPr="0047260E" w:rsidRDefault="00787888">
            <w:pPr>
              <w:spacing w:before="0" w:after="0"/>
              <w:rPr>
                <w:rFonts w:cs="Arial"/>
                <w:color w:val="000000"/>
                <w:szCs w:val="22"/>
                <w:lang w:val="en-CA" w:eastAsia="en-CA"/>
                <w:rPrChange w:id="6141"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142" w:author="ilia kassianenko" w:date="2019-03-21T21:37:00Z">
                  <w:rPr>
                    <w:rFonts w:ascii="Calibri" w:hAnsi="Calibri" w:cs="Calibri"/>
                    <w:color w:val="000000"/>
                    <w:szCs w:val="22"/>
                    <w:lang w:val="en-CA" w:eastAsia="en-CA"/>
                  </w:rPr>
                </w:rPrChange>
              </w:rPr>
              <w:t>Total Rain Flag</w:t>
            </w:r>
          </w:p>
        </w:tc>
        <w:tc>
          <w:tcPr>
            <w:tcW w:w="1843" w:type="dxa"/>
            <w:tcPrChange w:id="6143" w:author="ilia kassianenko" w:date="2019-03-21T20:57:00Z">
              <w:tcPr>
                <w:tcW w:w="1843" w:type="dxa"/>
              </w:tcPr>
            </w:tcPrChange>
          </w:tcPr>
          <w:p w14:paraId="659368FE" w14:textId="24202FFB" w:rsidR="00787888" w:rsidRPr="0047260E" w:rsidRDefault="00787888" w:rsidP="00463D4C">
            <w:pPr>
              <w:rPr>
                <w:lang w:val="en-CA" w:eastAsia="ar-SA"/>
                <w:rPrChange w:id="6144" w:author="ilia kassianenko" w:date="2019-03-21T21:37:00Z">
                  <w:rPr>
                    <w:sz w:val="22"/>
                    <w:lang w:eastAsia="ar-SA"/>
                  </w:rPr>
                </w:rPrChange>
              </w:rPr>
              <w:pPrChange w:id="6145" w:author="ilia kassianenko" w:date="2019-03-21T20:52:00Z">
                <w:pPr>
                  <w:pStyle w:val="BodyText"/>
                  <w:keepNext/>
                  <w:numPr>
                    <w:ilvl w:val="8"/>
                    <w:numId w:val="1"/>
                  </w:numPr>
                  <w:ind w:left="360" w:hanging="360"/>
                  <w:outlineLvl w:val="8"/>
                </w:pPr>
              </w:pPrChange>
            </w:pPr>
            <w:del w:id="6146" w:author="Fritz Gyger" w:date="2019-03-11T20:11:00Z">
              <w:r w:rsidRPr="0047260E" w:rsidDel="00787888">
                <w:rPr>
                  <w:lang w:val="en-CA" w:eastAsia="ar-SA"/>
                  <w:rPrChange w:id="6147" w:author="ilia kassianenko" w:date="2019-03-21T21:37:00Z">
                    <w:rPr>
                      <w:lang w:eastAsia="ar-SA"/>
                    </w:rPr>
                  </w:rPrChange>
                </w:rPr>
                <w:delText>??</w:delText>
              </w:r>
            </w:del>
            <w:ins w:id="6148" w:author="Fritz Gyger" w:date="2019-03-11T20:11:00Z">
              <w:r w:rsidRPr="0047260E">
                <w:rPr>
                  <w:lang w:val="en-CA" w:eastAsia="ar-SA"/>
                  <w:rPrChange w:id="6149" w:author="ilia kassianenko" w:date="2019-03-21T21:37:00Z">
                    <w:rPr>
                      <w:lang w:eastAsia="ar-SA"/>
                    </w:rPr>
                  </w:rPrChange>
                </w:rPr>
                <w:t xml:space="preserve"> </w:t>
              </w:r>
            </w:ins>
          </w:p>
        </w:tc>
        <w:tc>
          <w:tcPr>
            <w:tcW w:w="1275" w:type="dxa"/>
            <w:tcPrChange w:id="6150" w:author="ilia kassianenko" w:date="2019-03-21T20:57:00Z">
              <w:tcPr>
                <w:tcW w:w="1275" w:type="dxa"/>
              </w:tcPr>
            </w:tcPrChange>
          </w:tcPr>
          <w:p w14:paraId="632FBF5F" w14:textId="29A63BF9" w:rsidR="00787888" w:rsidRPr="0047260E" w:rsidRDefault="00787888" w:rsidP="00B45947">
            <w:pPr>
              <w:rPr>
                <w:lang w:val="en-CA" w:eastAsia="ar-SA"/>
                <w:rPrChange w:id="6151" w:author="ilia kassianenko" w:date="2019-03-21T21:37:00Z">
                  <w:rPr>
                    <w:sz w:val="22"/>
                    <w:lang w:eastAsia="ar-SA"/>
                  </w:rPr>
                </w:rPrChange>
              </w:rPr>
              <w:pPrChange w:id="6152" w:author="ilia kassianenko" w:date="2019-03-21T20:56:00Z">
                <w:pPr>
                  <w:pStyle w:val="BodyText"/>
                  <w:keepNext/>
                  <w:numPr>
                    <w:ilvl w:val="8"/>
                    <w:numId w:val="1"/>
                  </w:numPr>
                  <w:ind w:left="360" w:hanging="360"/>
                  <w:outlineLvl w:val="8"/>
                </w:pPr>
              </w:pPrChange>
            </w:pPr>
            <w:del w:id="6153" w:author="Fritz Gyger" w:date="2019-03-11T20:10:00Z">
              <w:r w:rsidRPr="0047260E" w:rsidDel="00787888">
                <w:rPr>
                  <w:lang w:val="en-CA" w:eastAsia="ar-SA"/>
                  <w:rPrChange w:id="6154" w:author="ilia kassianenko" w:date="2019-03-21T21:37:00Z">
                    <w:rPr>
                      <w:lang w:eastAsia="ar-SA"/>
                    </w:rPr>
                  </w:rPrChange>
                </w:rPr>
                <w:delText>??</w:delText>
              </w:r>
            </w:del>
            <w:ins w:id="6155" w:author="Fritz Gyger" w:date="2019-03-11T20:10:00Z">
              <w:r w:rsidRPr="0047260E">
                <w:rPr>
                  <w:lang w:val="en-CA" w:eastAsia="ar-SA"/>
                  <w:rPrChange w:id="6156" w:author="ilia kassianenko" w:date="2019-03-21T21:37:00Z">
                    <w:rPr>
                      <w:lang w:eastAsia="ar-SA"/>
                    </w:rPr>
                  </w:rPrChange>
                </w:rPr>
                <w:t xml:space="preserve"> </w:t>
              </w:r>
            </w:ins>
          </w:p>
        </w:tc>
        <w:tc>
          <w:tcPr>
            <w:tcW w:w="1134" w:type="dxa"/>
            <w:tcPrChange w:id="6157" w:author="ilia kassianenko" w:date="2019-03-21T20:57:00Z">
              <w:tcPr>
                <w:tcW w:w="1134" w:type="dxa"/>
              </w:tcPr>
            </w:tcPrChange>
          </w:tcPr>
          <w:p w14:paraId="39CD9D51" w14:textId="77777777" w:rsidR="00787888" w:rsidRPr="0047260E" w:rsidRDefault="00787888">
            <w:pPr>
              <w:pStyle w:val="BodyText"/>
              <w:jc w:val="center"/>
              <w:rPr>
                <w:rFonts w:cs="Arial"/>
                <w:lang w:val="en-CA" w:eastAsia="ar-SA"/>
                <w:rPrChange w:id="6158" w:author="ilia kassianenko" w:date="2019-03-21T21:37:00Z">
                  <w:rPr>
                    <w:sz w:val="22"/>
                    <w:lang w:eastAsia="ar-SA"/>
                  </w:rPr>
                </w:rPrChange>
              </w:rPr>
              <w:pPrChange w:id="6159" w:author="outpost" w:date="2019-03-18T19:41:00Z">
                <w:pPr>
                  <w:pStyle w:val="BodyText"/>
                  <w:keepNext/>
                  <w:numPr>
                    <w:ilvl w:val="8"/>
                    <w:numId w:val="1"/>
                  </w:numPr>
                  <w:ind w:left="360" w:hanging="360"/>
                  <w:outlineLvl w:val="8"/>
                </w:pPr>
              </w:pPrChange>
            </w:pPr>
            <w:r w:rsidRPr="0047260E">
              <w:rPr>
                <w:rFonts w:cs="Arial"/>
                <w:lang w:val="en-CA" w:eastAsia="ar-SA"/>
                <w:rPrChange w:id="6160" w:author="ilia kassianenko" w:date="2019-03-21T21:37:00Z">
                  <w:rPr>
                    <w:lang w:eastAsia="ar-SA"/>
                  </w:rPr>
                </w:rPrChange>
              </w:rPr>
              <w:t>Y</w:t>
            </w:r>
          </w:p>
        </w:tc>
        <w:tc>
          <w:tcPr>
            <w:tcW w:w="2977" w:type="dxa"/>
            <w:tcPrChange w:id="6161" w:author="ilia kassianenko" w:date="2019-03-21T20:57:00Z">
              <w:tcPr>
                <w:tcW w:w="3231" w:type="dxa"/>
              </w:tcPr>
            </w:tcPrChange>
          </w:tcPr>
          <w:p w14:paraId="2019054B" w14:textId="45860499" w:rsidR="00787888" w:rsidRPr="0047260E" w:rsidRDefault="00787888" w:rsidP="00B45947">
            <w:pPr>
              <w:rPr>
                <w:lang w:val="en-CA" w:eastAsia="ar-SA"/>
                <w:rPrChange w:id="6162" w:author="ilia kassianenko" w:date="2019-03-21T21:37:00Z">
                  <w:rPr>
                    <w:sz w:val="22"/>
                    <w:lang w:eastAsia="ar-SA"/>
                  </w:rPr>
                </w:rPrChange>
              </w:rPr>
              <w:pPrChange w:id="6163" w:author="ilia kassianenko" w:date="2019-03-21T20:56:00Z">
                <w:pPr>
                  <w:pStyle w:val="BodyText"/>
                  <w:keepNext/>
                  <w:numPr>
                    <w:ilvl w:val="8"/>
                    <w:numId w:val="1"/>
                  </w:numPr>
                  <w:ind w:left="360" w:hanging="360"/>
                  <w:outlineLvl w:val="8"/>
                </w:pPr>
              </w:pPrChange>
            </w:pPr>
            <w:ins w:id="6164" w:author="Fritz Gyger" w:date="2019-03-11T20:10:00Z">
              <w:r w:rsidRPr="0047260E">
                <w:rPr>
                  <w:lang w:val="en-CA" w:eastAsia="ar-SA"/>
                  <w:rPrChange w:id="6165" w:author="ilia kassianenko" w:date="2019-03-21T21:37:00Z">
                    <w:rPr>
                      <w:lang w:eastAsia="ar-SA"/>
                    </w:rPr>
                  </w:rPrChange>
                </w:rPr>
                <w:t xml:space="preserve">Unknown type, unknown length – not used by our system </w:t>
              </w:r>
            </w:ins>
          </w:p>
        </w:tc>
      </w:tr>
      <w:tr w:rsidR="00B45947" w:rsidRPr="0047260E" w14:paraId="6B20E4FB" w14:textId="77777777" w:rsidTr="00B45947">
        <w:tc>
          <w:tcPr>
            <w:tcW w:w="2093" w:type="dxa"/>
            <w:vAlign w:val="center"/>
            <w:tcPrChange w:id="6166" w:author="ilia kassianenko" w:date="2019-03-21T20:57:00Z">
              <w:tcPr>
                <w:tcW w:w="2093" w:type="dxa"/>
                <w:vAlign w:val="center"/>
              </w:tcPr>
            </w:tcPrChange>
          </w:tcPr>
          <w:p w14:paraId="6A434BAF" w14:textId="77777777" w:rsidR="00787888" w:rsidRPr="0047260E" w:rsidRDefault="00787888">
            <w:pPr>
              <w:spacing w:before="0" w:after="0"/>
              <w:rPr>
                <w:rFonts w:cs="Arial"/>
                <w:color w:val="000000"/>
                <w:szCs w:val="22"/>
                <w:lang w:val="en-CA" w:eastAsia="en-CA"/>
                <w:rPrChange w:id="6167"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168" w:author="ilia kassianenko" w:date="2019-03-21T21:37:00Z">
                  <w:rPr>
                    <w:rFonts w:ascii="Calibri" w:hAnsi="Calibri" w:cs="Calibri"/>
                    <w:color w:val="000000"/>
                    <w:szCs w:val="22"/>
                    <w:lang w:val="en-CA" w:eastAsia="en-CA"/>
                  </w:rPr>
                </w:rPrChange>
              </w:rPr>
              <w:t>Total Snow (cm)</w:t>
            </w:r>
          </w:p>
        </w:tc>
        <w:tc>
          <w:tcPr>
            <w:tcW w:w="1843" w:type="dxa"/>
            <w:tcPrChange w:id="6169" w:author="ilia kassianenko" w:date="2019-03-21T20:57:00Z">
              <w:tcPr>
                <w:tcW w:w="1843" w:type="dxa"/>
              </w:tcPr>
            </w:tcPrChange>
          </w:tcPr>
          <w:p w14:paraId="32BB684B" w14:textId="3AAA393E" w:rsidR="00787888" w:rsidRPr="0047260E" w:rsidRDefault="00787888" w:rsidP="00463D4C">
            <w:pPr>
              <w:rPr>
                <w:lang w:val="en-CA" w:eastAsia="ar-SA"/>
                <w:rPrChange w:id="6170" w:author="ilia kassianenko" w:date="2019-03-21T21:37:00Z">
                  <w:rPr>
                    <w:sz w:val="22"/>
                    <w:lang w:eastAsia="ar-SA"/>
                  </w:rPr>
                </w:rPrChange>
              </w:rPr>
              <w:pPrChange w:id="6171" w:author="ilia kassianenko" w:date="2019-03-21T20:52:00Z">
                <w:pPr>
                  <w:pStyle w:val="BodyText"/>
                  <w:keepNext/>
                  <w:numPr>
                    <w:ilvl w:val="8"/>
                    <w:numId w:val="1"/>
                  </w:numPr>
                  <w:ind w:left="360" w:hanging="360"/>
                  <w:outlineLvl w:val="8"/>
                </w:pPr>
              </w:pPrChange>
            </w:pPr>
            <w:del w:id="6172" w:author="Fritz Gyger" w:date="2019-03-11T20:11:00Z">
              <w:r w:rsidRPr="0047260E" w:rsidDel="00787888">
                <w:rPr>
                  <w:lang w:val="en-CA" w:eastAsia="ar-SA"/>
                  <w:rPrChange w:id="6173" w:author="ilia kassianenko" w:date="2019-03-21T21:37:00Z">
                    <w:rPr>
                      <w:lang w:eastAsia="ar-SA"/>
                    </w:rPr>
                  </w:rPrChange>
                </w:rPr>
                <w:delText>??</w:delText>
              </w:r>
            </w:del>
            <w:ins w:id="6174" w:author="Fritz Gyger" w:date="2019-03-11T20:11:00Z">
              <w:r w:rsidRPr="0047260E">
                <w:rPr>
                  <w:lang w:val="en-CA" w:eastAsia="ar-SA"/>
                  <w:rPrChange w:id="6175" w:author="ilia kassianenko" w:date="2019-03-21T21:37:00Z">
                    <w:rPr>
                      <w:lang w:eastAsia="ar-SA"/>
                    </w:rPr>
                  </w:rPrChange>
                </w:rPr>
                <w:t xml:space="preserve"> </w:t>
              </w:r>
            </w:ins>
          </w:p>
        </w:tc>
        <w:tc>
          <w:tcPr>
            <w:tcW w:w="1275" w:type="dxa"/>
            <w:tcPrChange w:id="6176" w:author="ilia kassianenko" w:date="2019-03-21T20:57:00Z">
              <w:tcPr>
                <w:tcW w:w="1275" w:type="dxa"/>
              </w:tcPr>
            </w:tcPrChange>
          </w:tcPr>
          <w:p w14:paraId="5A9CD86A" w14:textId="1E241B0A" w:rsidR="00787888" w:rsidRPr="0047260E" w:rsidRDefault="00787888" w:rsidP="00B45947">
            <w:pPr>
              <w:rPr>
                <w:lang w:val="en-CA" w:eastAsia="ar-SA"/>
                <w:rPrChange w:id="6177" w:author="ilia kassianenko" w:date="2019-03-21T21:37:00Z">
                  <w:rPr>
                    <w:sz w:val="22"/>
                    <w:lang w:eastAsia="ar-SA"/>
                  </w:rPr>
                </w:rPrChange>
              </w:rPr>
              <w:pPrChange w:id="6178" w:author="ilia kassianenko" w:date="2019-03-21T20:56:00Z">
                <w:pPr>
                  <w:pStyle w:val="BodyText"/>
                  <w:keepNext/>
                  <w:numPr>
                    <w:ilvl w:val="8"/>
                    <w:numId w:val="1"/>
                  </w:numPr>
                  <w:ind w:left="360" w:hanging="360"/>
                  <w:outlineLvl w:val="8"/>
                </w:pPr>
              </w:pPrChange>
            </w:pPr>
            <w:del w:id="6179" w:author="Fritz Gyger" w:date="2019-03-11T20:10:00Z">
              <w:r w:rsidRPr="0047260E" w:rsidDel="00787888">
                <w:rPr>
                  <w:lang w:val="en-CA" w:eastAsia="ar-SA"/>
                  <w:rPrChange w:id="6180" w:author="ilia kassianenko" w:date="2019-03-21T21:37:00Z">
                    <w:rPr>
                      <w:lang w:eastAsia="ar-SA"/>
                    </w:rPr>
                  </w:rPrChange>
                </w:rPr>
                <w:delText>??</w:delText>
              </w:r>
            </w:del>
            <w:ins w:id="6181" w:author="Fritz Gyger" w:date="2019-03-11T20:10:00Z">
              <w:r w:rsidRPr="0047260E">
                <w:rPr>
                  <w:lang w:val="en-CA" w:eastAsia="ar-SA"/>
                  <w:rPrChange w:id="6182" w:author="ilia kassianenko" w:date="2019-03-21T21:37:00Z">
                    <w:rPr>
                      <w:lang w:eastAsia="ar-SA"/>
                    </w:rPr>
                  </w:rPrChange>
                </w:rPr>
                <w:t xml:space="preserve"> </w:t>
              </w:r>
            </w:ins>
          </w:p>
        </w:tc>
        <w:tc>
          <w:tcPr>
            <w:tcW w:w="1134" w:type="dxa"/>
            <w:tcPrChange w:id="6183" w:author="ilia kassianenko" w:date="2019-03-21T20:57:00Z">
              <w:tcPr>
                <w:tcW w:w="1134" w:type="dxa"/>
              </w:tcPr>
            </w:tcPrChange>
          </w:tcPr>
          <w:p w14:paraId="4E274C2C" w14:textId="77777777" w:rsidR="00787888" w:rsidRPr="0047260E" w:rsidRDefault="00787888">
            <w:pPr>
              <w:pStyle w:val="BodyText"/>
              <w:jc w:val="center"/>
              <w:rPr>
                <w:rFonts w:cs="Arial"/>
                <w:lang w:val="en-CA" w:eastAsia="ar-SA"/>
                <w:rPrChange w:id="6184" w:author="ilia kassianenko" w:date="2019-03-21T21:37:00Z">
                  <w:rPr>
                    <w:sz w:val="22"/>
                    <w:lang w:eastAsia="ar-SA"/>
                  </w:rPr>
                </w:rPrChange>
              </w:rPr>
              <w:pPrChange w:id="6185" w:author="outpost" w:date="2019-03-18T19:41:00Z">
                <w:pPr>
                  <w:pStyle w:val="BodyText"/>
                  <w:keepNext/>
                  <w:numPr>
                    <w:ilvl w:val="8"/>
                    <w:numId w:val="1"/>
                  </w:numPr>
                  <w:ind w:left="360" w:hanging="360"/>
                  <w:outlineLvl w:val="8"/>
                </w:pPr>
              </w:pPrChange>
            </w:pPr>
            <w:r w:rsidRPr="0047260E">
              <w:rPr>
                <w:rFonts w:cs="Arial"/>
                <w:lang w:val="en-CA" w:eastAsia="ar-SA"/>
                <w:rPrChange w:id="6186" w:author="ilia kassianenko" w:date="2019-03-21T21:37:00Z">
                  <w:rPr>
                    <w:lang w:eastAsia="ar-SA"/>
                  </w:rPr>
                </w:rPrChange>
              </w:rPr>
              <w:t>Y</w:t>
            </w:r>
          </w:p>
        </w:tc>
        <w:tc>
          <w:tcPr>
            <w:tcW w:w="2977" w:type="dxa"/>
            <w:tcPrChange w:id="6187" w:author="ilia kassianenko" w:date="2019-03-21T20:57:00Z">
              <w:tcPr>
                <w:tcW w:w="3231" w:type="dxa"/>
              </w:tcPr>
            </w:tcPrChange>
          </w:tcPr>
          <w:p w14:paraId="54A222E1" w14:textId="779C46DB" w:rsidR="00787888" w:rsidRPr="0047260E" w:rsidRDefault="00787888" w:rsidP="00B45947">
            <w:pPr>
              <w:rPr>
                <w:lang w:val="en-CA" w:eastAsia="ar-SA"/>
                <w:rPrChange w:id="6188" w:author="ilia kassianenko" w:date="2019-03-21T21:37:00Z">
                  <w:rPr>
                    <w:sz w:val="22"/>
                    <w:lang w:eastAsia="ar-SA"/>
                  </w:rPr>
                </w:rPrChange>
              </w:rPr>
              <w:pPrChange w:id="6189" w:author="ilia kassianenko" w:date="2019-03-21T20:56:00Z">
                <w:pPr>
                  <w:pStyle w:val="BodyText"/>
                  <w:keepNext/>
                  <w:numPr>
                    <w:ilvl w:val="8"/>
                    <w:numId w:val="1"/>
                  </w:numPr>
                  <w:ind w:left="360" w:hanging="360"/>
                  <w:outlineLvl w:val="8"/>
                </w:pPr>
              </w:pPrChange>
            </w:pPr>
            <w:ins w:id="6190" w:author="Fritz Gyger" w:date="2019-03-11T20:10:00Z">
              <w:r w:rsidRPr="0047260E">
                <w:rPr>
                  <w:lang w:val="en-CA" w:eastAsia="ar-SA"/>
                  <w:rPrChange w:id="6191" w:author="ilia kassianenko" w:date="2019-03-21T21:37:00Z">
                    <w:rPr>
                      <w:lang w:eastAsia="ar-SA"/>
                    </w:rPr>
                  </w:rPrChange>
                </w:rPr>
                <w:t xml:space="preserve">Unknown type, unknown length – not used by our system </w:t>
              </w:r>
            </w:ins>
          </w:p>
        </w:tc>
      </w:tr>
      <w:tr w:rsidR="00B45947" w:rsidRPr="0047260E" w14:paraId="5002BEA0" w14:textId="77777777" w:rsidTr="00B45947">
        <w:tc>
          <w:tcPr>
            <w:tcW w:w="2093" w:type="dxa"/>
            <w:vAlign w:val="center"/>
            <w:tcPrChange w:id="6192" w:author="ilia kassianenko" w:date="2019-03-21T20:57:00Z">
              <w:tcPr>
                <w:tcW w:w="2093" w:type="dxa"/>
                <w:vAlign w:val="center"/>
              </w:tcPr>
            </w:tcPrChange>
          </w:tcPr>
          <w:p w14:paraId="67FD69D1" w14:textId="77777777" w:rsidR="00787888" w:rsidRPr="0047260E" w:rsidRDefault="00787888">
            <w:pPr>
              <w:spacing w:before="0" w:after="0"/>
              <w:rPr>
                <w:rFonts w:cs="Arial"/>
                <w:color w:val="000000"/>
                <w:szCs w:val="22"/>
                <w:lang w:val="en-CA" w:eastAsia="en-CA"/>
                <w:rPrChange w:id="6193"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194" w:author="ilia kassianenko" w:date="2019-03-21T21:37:00Z">
                  <w:rPr>
                    <w:rFonts w:ascii="Calibri" w:hAnsi="Calibri" w:cs="Calibri"/>
                    <w:color w:val="000000"/>
                    <w:szCs w:val="22"/>
                    <w:lang w:val="en-CA" w:eastAsia="en-CA"/>
                  </w:rPr>
                </w:rPrChange>
              </w:rPr>
              <w:t>Total Snow Flag</w:t>
            </w:r>
          </w:p>
        </w:tc>
        <w:tc>
          <w:tcPr>
            <w:tcW w:w="1843" w:type="dxa"/>
            <w:tcPrChange w:id="6195" w:author="ilia kassianenko" w:date="2019-03-21T20:57:00Z">
              <w:tcPr>
                <w:tcW w:w="1843" w:type="dxa"/>
              </w:tcPr>
            </w:tcPrChange>
          </w:tcPr>
          <w:p w14:paraId="7FD161D8" w14:textId="77777777" w:rsidR="00787888" w:rsidRPr="0047260E" w:rsidRDefault="00787888" w:rsidP="00787888">
            <w:pPr>
              <w:pStyle w:val="BodyText"/>
              <w:rPr>
                <w:rFonts w:cs="Arial"/>
                <w:lang w:val="en-CA" w:eastAsia="ar-SA"/>
                <w:rPrChange w:id="6196" w:author="ilia kassianenko" w:date="2019-03-21T21:37:00Z">
                  <w:rPr>
                    <w:sz w:val="22"/>
                    <w:lang w:eastAsia="ar-SA"/>
                  </w:rPr>
                </w:rPrChange>
              </w:rPr>
            </w:pPr>
            <w:r w:rsidRPr="0047260E">
              <w:rPr>
                <w:rFonts w:cs="Arial"/>
                <w:lang w:val="en-CA" w:eastAsia="ar-SA"/>
                <w:rPrChange w:id="6197" w:author="ilia kassianenko" w:date="2019-03-21T21:37:00Z">
                  <w:rPr>
                    <w:rFonts w:cs="Arial"/>
                    <w:lang w:eastAsia="ar-SA"/>
                  </w:rPr>
                </w:rPrChange>
              </w:rPr>
              <w:t>CHAR</w:t>
            </w:r>
          </w:p>
        </w:tc>
        <w:tc>
          <w:tcPr>
            <w:tcW w:w="1275" w:type="dxa"/>
            <w:tcPrChange w:id="6198" w:author="ilia kassianenko" w:date="2019-03-21T20:57:00Z">
              <w:tcPr>
                <w:tcW w:w="1275" w:type="dxa"/>
              </w:tcPr>
            </w:tcPrChange>
          </w:tcPr>
          <w:p w14:paraId="1EA3A364" w14:textId="77777777" w:rsidR="00787888" w:rsidRPr="0047260E" w:rsidRDefault="00787888" w:rsidP="00787888">
            <w:pPr>
              <w:pStyle w:val="BodyText"/>
              <w:rPr>
                <w:rFonts w:cs="Arial"/>
                <w:lang w:val="en-CA" w:eastAsia="ar-SA"/>
                <w:rPrChange w:id="6199" w:author="ilia kassianenko" w:date="2019-03-21T21:37:00Z">
                  <w:rPr>
                    <w:sz w:val="22"/>
                    <w:lang w:eastAsia="ar-SA"/>
                  </w:rPr>
                </w:rPrChange>
              </w:rPr>
            </w:pPr>
            <w:r w:rsidRPr="0047260E">
              <w:rPr>
                <w:rFonts w:cs="Arial"/>
                <w:lang w:val="en-CA" w:eastAsia="ar-SA"/>
                <w:rPrChange w:id="6200" w:author="ilia kassianenko" w:date="2019-03-21T21:37:00Z">
                  <w:rPr>
                    <w:lang w:eastAsia="ar-SA"/>
                  </w:rPr>
                </w:rPrChange>
              </w:rPr>
              <w:t>1</w:t>
            </w:r>
          </w:p>
        </w:tc>
        <w:tc>
          <w:tcPr>
            <w:tcW w:w="1134" w:type="dxa"/>
            <w:tcPrChange w:id="6201" w:author="ilia kassianenko" w:date="2019-03-21T20:57:00Z">
              <w:tcPr>
                <w:tcW w:w="1134" w:type="dxa"/>
              </w:tcPr>
            </w:tcPrChange>
          </w:tcPr>
          <w:p w14:paraId="06BFF9FD" w14:textId="77777777" w:rsidR="00787888" w:rsidRPr="0047260E" w:rsidRDefault="00787888">
            <w:pPr>
              <w:pStyle w:val="BodyText"/>
              <w:jc w:val="center"/>
              <w:rPr>
                <w:rFonts w:cs="Arial"/>
                <w:lang w:val="en-CA" w:eastAsia="ar-SA"/>
                <w:rPrChange w:id="6202" w:author="ilia kassianenko" w:date="2019-03-21T21:37:00Z">
                  <w:rPr>
                    <w:sz w:val="22"/>
                    <w:lang w:eastAsia="ar-SA"/>
                  </w:rPr>
                </w:rPrChange>
              </w:rPr>
              <w:pPrChange w:id="6203" w:author="outpost" w:date="2019-03-18T19:41:00Z">
                <w:pPr>
                  <w:pStyle w:val="BodyText"/>
                  <w:keepNext/>
                  <w:numPr>
                    <w:ilvl w:val="8"/>
                    <w:numId w:val="1"/>
                  </w:numPr>
                  <w:ind w:left="360" w:hanging="360"/>
                  <w:outlineLvl w:val="8"/>
                </w:pPr>
              </w:pPrChange>
            </w:pPr>
            <w:r w:rsidRPr="0047260E">
              <w:rPr>
                <w:rFonts w:cs="Arial"/>
                <w:lang w:val="en-CA" w:eastAsia="ar-SA"/>
                <w:rPrChange w:id="6204" w:author="ilia kassianenko" w:date="2019-03-21T21:37:00Z">
                  <w:rPr>
                    <w:lang w:eastAsia="ar-SA"/>
                  </w:rPr>
                </w:rPrChange>
              </w:rPr>
              <w:t>Y</w:t>
            </w:r>
          </w:p>
        </w:tc>
        <w:tc>
          <w:tcPr>
            <w:tcW w:w="2977" w:type="dxa"/>
            <w:tcPrChange w:id="6205" w:author="ilia kassianenko" w:date="2019-03-21T20:57:00Z">
              <w:tcPr>
                <w:tcW w:w="3231" w:type="dxa"/>
              </w:tcPr>
            </w:tcPrChange>
          </w:tcPr>
          <w:p w14:paraId="0DE61D67" w14:textId="090726BD" w:rsidR="00787888" w:rsidRPr="0047260E" w:rsidRDefault="00787888" w:rsidP="00787888">
            <w:pPr>
              <w:pStyle w:val="BodyText"/>
              <w:rPr>
                <w:rFonts w:cs="Arial"/>
                <w:lang w:val="en-CA" w:eastAsia="ar-SA"/>
                <w:rPrChange w:id="6206" w:author="ilia kassianenko" w:date="2019-03-21T21:37:00Z">
                  <w:rPr>
                    <w:sz w:val="22"/>
                    <w:lang w:eastAsia="ar-SA"/>
                  </w:rPr>
                </w:rPrChange>
              </w:rPr>
            </w:pPr>
            <w:r w:rsidRPr="0047260E">
              <w:rPr>
                <w:rFonts w:cs="Arial"/>
                <w:lang w:val="en-CA" w:eastAsia="ar-SA"/>
                <w:rPrChange w:id="6207" w:author="ilia kassianenko" w:date="2019-03-21T21:37:00Z">
                  <w:rPr>
                    <w:lang w:eastAsia="ar-SA"/>
                  </w:rPr>
                </w:rPrChange>
              </w:rPr>
              <w:t>Value</w:t>
            </w:r>
            <w:del w:id="6208" w:author="ilia kassianenko" w:date="2019-03-21T21:06:00Z">
              <w:r w:rsidRPr="0047260E" w:rsidDel="00F07AC1">
                <w:rPr>
                  <w:rFonts w:cs="Arial"/>
                  <w:lang w:val="en-CA" w:eastAsia="ar-SA"/>
                  <w:rPrChange w:id="6209" w:author="ilia kassianenko" w:date="2019-03-21T21:37:00Z">
                    <w:rPr>
                      <w:lang w:eastAsia="ar-SA"/>
                    </w:rPr>
                  </w:rPrChange>
                </w:rPr>
                <w:delText xml:space="preserve"> </w:delText>
              </w:r>
            </w:del>
            <w:r w:rsidRPr="0047260E">
              <w:rPr>
                <w:rFonts w:cs="Arial"/>
                <w:lang w:val="en-CA" w:eastAsia="ar-SA"/>
                <w:rPrChange w:id="6210" w:author="ilia kassianenko" w:date="2019-03-21T21:37:00Z">
                  <w:rPr>
                    <w:lang w:eastAsia="ar-SA"/>
                  </w:rPr>
                </w:rPrChange>
              </w:rPr>
              <w:t xml:space="preserve">: </w:t>
            </w:r>
            <w:ins w:id="6211" w:author="ilia kassianenko" w:date="2019-03-21T21:06:00Z">
              <w:r w:rsidR="00F07AC1" w:rsidRPr="0047260E">
                <w:rPr>
                  <w:rFonts w:cs="Arial"/>
                  <w:lang w:val="en-CA" w:eastAsia="ar-SA"/>
                  <w:rPrChange w:id="6212" w:author="ilia kassianenko" w:date="2019-03-21T21:37:00Z">
                    <w:rPr>
                      <w:rFonts w:cs="Arial"/>
                      <w:lang w:eastAsia="ar-SA"/>
                    </w:rPr>
                  </w:rPrChange>
                </w:rPr>
                <w:t>“</w:t>
              </w:r>
            </w:ins>
            <w:r w:rsidRPr="0047260E">
              <w:rPr>
                <w:rFonts w:cs="Arial"/>
                <w:lang w:val="en-CA" w:eastAsia="ar-SA"/>
                <w:rPrChange w:id="6213" w:author="ilia kassianenko" w:date="2019-03-21T21:37:00Z">
                  <w:rPr>
                    <w:lang w:eastAsia="ar-SA"/>
                  </w:rPr>
                </w:rPrChange>
              </w:rPr>
              <w:t>M</w:t>
            </w:r>
            <w:ins w:id="6214" w:author="ilia kassianenko" w:date="2019-03-21T21:06:00Z">
              <w:r w:rsidR="00F07AC1" w:rsidRPr="0047260E">
                <w:rPr>
                  <w:rFonts w:cs="Arial"/>
                  <w:lang w:val="en-CA" w:eastAsia="ar-SA"/>
                  <w:rPrChange w:id="6215" w:author="ilia kassianenko" w:date="2019-03-21T21:37:00Z">
                    <w:rPr>
                      <w:rFonts w:cs="Arial"/>
                      <w:lang w:eastAsia="ar-SA"/>
                    </w:rPr>
                  </w:rPrChange>
                </w:rPr>
                <w:t>”</w:t>
              </w:r>
            </w:ins>
          </w:p>
        </w:tc>
      </w:tr>
      <w:tr w:rsidR="00B45947" w:rsidRPr="0047260E" w14:paraId="23FC883A" w14:textId="77777777" w:rsidTr="00B45947">
        <w:tc>
          <w:tcPr>
            <w:tcW w:w="2093" w:type="dxa"/>
            <w:vAlign w:val="center"/>
            <w:tcPrChange w:id="6216" w:author="ilia kassianenko" w:date="2019-03-21T20:57:00Z">
              <w:tcPr>
                <w:tcW w:w="2093" w:type="dxa"/>
                <w:vAlign w:val="center"/>
              </w:tcPr>
            </w:tcPrChange>
          </w:tcPr>
          <w:p w14:paraId="1457E189" w14:textId="77777777" w:rsidR="00787888" w:rsidRPr="0047260E" w:rsidRDefault="00787888">
            <w:pPr>
              <w:spacing w:before="0" w:after="0"/>
              <w:rPr>
                <w:rFonts w:cs="Arial"/>
                <w:color w:val="000000"/>
                <w:szCs w:val="22"/>
                <w:lang w:val="en-CA" w:eastAsia="en-CA"/>
                <w:rPrChange w:id="6217"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218" w:author="ilia kassianenko" w:date="2019-03-21T21:37:00Z">
                  <w:rPr>
                    <w:rFonts w:ascii="Calibri" w:hAnsi="Calibri" w:cs="Calibri"/>
                    <w:color w:val="000000"/>
                    <w:szCs w:val="22"/>
                    <w:lang w:val="en-CA" w:eastAsia="en-CA"/>
                  </w:rPr>
                </w:rPrChange>
              </w:rPr>
              <w:t xml:space="preserve">Total </w:t>
            </w:r>
            <w:proofErr w:type="spellStart"/>
            <w:r w:rsidRPr="0047260E">
              <w:rPr>
                <w:rFonts w:cs="Arial"/>
                <w:color w:val="000000"/>
                <w:szCs w:val="22"/>
                <w:lang w:val="en-CA" w:eastAsia="en-CA"/>
                <w:rPrChange w:id="6219" w:author="ilia kassianenko" w:date="2019-03-21T21:37:00Z">
                  <w:rPr>
                    <w:rFonts w:ascii="Calibri" w:hAnsi="Calibri" w:cs="Calibri"/>
                    <w:color w:val="000000"/>
                    <w:szCs w:val="22"/>
                    <w:lang w:val="en-CA" w:eastAsia="en-CA"/>
                  </w:rPr>
                </w:rPrChange>
              </w:rPr>
              <w:t>Precip</w:t>
            </w:r>
            <w:proofErr w:type="spellEnd"/>
            <w:r w:rsidRPr="0047260E">
              <w:rPr>
                <w:rFonts w:cs="Arial"/>
                <w:color w:val="000000"/>
                <w:szCs w:val="22"/>
                <w:lang w:val="en-CA" w:eastAsia="en-CA"/>
                <w:rPrChange w:id="6220" w:author="ilia kassianenko" w:date="2019-03-21T21:37:00Z">
                  <w:rPr>
                    <w:rFonts w:ascii="Calibri" w:hAnsi="Calibri" w:cs="Calibri"/>
                    <w:color w:val="000000"/>
                    <w:szCs w:val="22"/>
                    <w:lang w:val="en-CA" w:eastAsia="en-CA"/>
                  </w:rPr>
                </w:rPrChange>
              </w:rPr>
              <w:t xml:space="preserve"> (mm)</w:t>
            </w:r>
          </w:p>
        </w:tc>
        <w:tc>
          <w:tcPr>
            <w:tcW w:w="1843" w:type="dxa"/>
            <w:tcPrChange w:id="6221" w:author="ilia kassianenko" w:date="2019-03-21T20:57:00Z">
              <w:tcPr>
                <w:tcW w:w="1843" w:type="dxa"/>
              </w:tcPr>
            </w:tcPrChange>
          </w:tcPr>
          <w:p w14:paraId="0A73FD58" w14:textId="77777777" w:rsidR="00787888" w:rsidRPr="0047260E" w:rsidRDefault="00787888" w:rsidP="00787888">
            <w:pPr>
              <w:pStyle w:val="BodyText"/>
              <w:rPr>
                <w:rFonts w:cs="Arial"/>
                <w:lang w:val="en-CA" w:eastAsia="ar-SA"/>
                <w:rPrChange w:id="6222" w:author="ilia kassianenko" w:date="2019-03-21T21:37:00Z">
                  <w:rPr>
                    <w:sz w:val="22"/>
                    <w:lang w:eastAsia="ar-SA"/>
                  </w:rPr>
                </w:rPrChange>
              </w:rPr>
            </w:pPr>
            <w:r w:rsidRPr="0047260E">
              <w:rPr>
                <w:rFonts w:cs="Arial"/>
                <w:lang w:val="en-CA" w:eastAsia="ar-SA"/>
                <w:rPrChange w:id="6223" w:author="ilia kassianenko" w:date="2019-03-21T21:37:00Z">
                  <w:rPr>
                    <w:rFonts w:cs="Arial"/>
                    <w:lang w:eastAsia="ar-SA"/>
                  </w:rPr>
                </w:rPrChange>
              </w:rPr>
              <w:t>DECIMAL</w:t>
            </w:r>
          </w:p>
        </w:tc>
        <w:tc>
          <w:tcPr>
            <w:tcW w:w="1275" w:type="dxa"/>
            <w:tcPrChange w:id="6224" w:author="ilia kassianenko" w:date="2019-03-21T20:57:00Z">
              <w:tcPr>
                <w:tcW w:w="1275" w:type="dxa"/>
              </w:tcPr>
            </w:tcPrChange>
          </w:tcPr>
          <w:p w14:paraId="1ECAD1C4" w14:textId="77777777" w:rsidR="00787888" w:rsidRPr="0047260E" w:rsidRDefault="00787888" w:rsidP="00787888">
            <w:pPr>
              <w:pStyle w:val="BodyText"/>
              <w:rPr>
                <w:rFonts w:cs="Arial"/>
                <w:lang w:val="en-CA" w:eastAsia="ar-SA"/>
                <w:rPrChange w:id="6225" w:author="ilia kassianenko" w:date="2019-03-21T21:37:00Z">
                  <w:rPr>
                    <w:sz w:val="22"/>
                    <w:lang w:eastAsia="ar-SA"/>
                  </w:rPr>
                </w:rPrChange>
              </w:rPr>
            </w:pPr>
            <w:r w:rsidRPr="0047260E">
              <w:rPr>
                <w:rFonts w:cs="Arial"/>
                <w:lang w:val="en-CA" w:eastAsia="ar-SA"/>
                <w:rPrChange w:id="6226" w:author="ilia kassianenko" w:date="2019-03-21T21:37:00Z">
                  <w:rPr>
                    <w:lang w:eastAsia="ar-SA"/>
                  </w:rPr>
                </w:rPrChange>
              </w:rPr>
              <w:t>3,1</w:t>
            </w:r>
          </w:p>
        </w:tc>
        <w:tc>
          <w:tcPr>
            <w:tcW w:w="1134" w:type="dxa"/>
            <w:tcPrChange w:id="6227" w:author="ilia kassianenko" w:date="2019-03-21T20:57:00Z">
              <w:tcPr>
                <w:tcW w:w="1134" w:type="dxa"/>
              </w:tcPr>
            </w:tcPrChange>
          </w:tcPr>
          <w:p w14:paraId="65DE19E7" w14:textId="77777777" w:rsidR="00787888" w:rsidRPr="0047260E" w:rsidRDefault="00787888">
            <w:pPr>
              <w:pStyle w:val="BodyText"/>
              <w:jc w:val="center"/>
              <w:rPr>
                <w:rFonts w:cs="Arial"/>
                <w:lang w:val="en-CA" w:eastAsia="ar-SA"/>
                <w:rPrChange w:id="6228" w:author="ilia kassianenko" w:date="2019-03-21T21:37:00Z">
                  <w:rPr>
                    <w:sz w:val="22"/>
                    <w:lang w:eastAsia="ar-SA"/>
                  </w:rPr>
                </w:rPrChange>
              </w:rPr>
              <w:pPrChange w:id="6229" w:author="outpost" w:date="2019-03-18T19:41:00Z">
                <w:pPr>
                  <w:pStyle w:val="BodyText"/>
                  <w:keepNext/>
                  <w:numPr>
                    <w:ilvl w:val="8"/>
                    <w:numId w:val="1"/>
                  </w:numPr>
                  <w:ind w:left="360" w:hanging="360"/>
                  <w:outlineLvl w:val="8"/>
                </w:pPr>
              </w:pPrChange>
            </w:pPr>
            <w:r w:rsidRPr="0047260E">
              <w:rPr>
                <w:rFonts w:cs="Arial"/>
                <w:lang w:val="en-CA" w:eastAsia="ar-SA"/>
                <w:rPrChange w:id="6230" w:author="ilia kassianenko" w:date="2019-03-21T21:37:00Z">
                  <w:rPr>
                    <w:lang w:eastAsia="ar-SA"/>
                  </w:rPr>
                </w:rPrChange>
              </w:rPr>
              <w:t>Y</w:t>
            </w:r>
          </w:p>
        </w:tc>
        <w:tc>
          <w:tcPr>
            <w:tcW w:w="2977" w:type="dxa"/>
            <w:tcPrChange w:id="6231" w:author="ilia kassianenko" w:date="2019-03-21T20:57:00Z">
              <w:tcPr>
                <w:tcW w:w="3231" w:type="dxa"/>
              </w:tcPr>
            </w:tcPrChange>
          </w:tcPr>
          <w:p w14:paraId="14949A9F" w14:textId="77777777" w:rsidR="00787888" w:rsidRPr="0047260E" w:rsidRDefault="00787888" w:rsidP="00787888">
            <w:pPr>
              <w:pStyle w:val="BodyText"/>
              <w:rPr>
                <w:rFonts w:cs="Arial"/>
                <w:lang w:val="en-CA" w:eastAsia="ar-SA"/>
                <w:rPrChange w:id="6232" w:author="ilia kassianenko" w:date="2019-03-21T21:37:00Z">
                  <w:rPr>
                    <w:sz w:val="22"/>
                    <w:lang w:eastAsia="ar-SA"/>
                  </w:rPr>
                </w:rPrChange>
              </w:rPr>
            </w:pPr>
          </w:p>
        </w:tc>
      </w:tr>
      <w:tr w:rsidR="00B45947" w:rsidRPr="0047260E" w14:paraId="12E38E19" w14:textId="77777777" w:rsidTr="00B45947">
        <w:tc>
          <w:tcPr>
            <w:tcW w:w="2093" w:type="dxa"/>
            <w:vAlign w:val="center"/>
            <w:tcPrChange w:id="6233" w:author="ilia kassianenko" w:date="2019-03-21T20:57:00Z">
              <w:tcPr>
                <w:tcW w:w="2093" w:type="dxa"/>
                <w:vAlign w:val="center"/>
              </w:tcPr>
            </w:tcPrChange>
          </w:tcPr>
          <w:p w14:paraId="2A02D0F8" w14:textId="77777777" w:rsidR="00787888" w:rsidRPr="0047260E" w:rsidRDefault="00787888">
            <w:pPr>
              <w:spacing w:before="0" w:after="0"/>
              <w:rPr>
                <w:rFonts w:cs="Arial"/>
                <w:color w:val="000000"/>
                <w:szCs w:val="22"/>
                <w:lang w:val="en-CA" w:eastAsia="en-CA"/>
                <w:rPrChange w:id="6234"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235" w:author="ilia kassianenko" w:date="2019-03-21T21:37:00Z">
                  <w:rPr>
                    <w:rFonts w:ascii="Calibri" w:hAnsi="Calibri" w:cs="Calibri"/>
                    <w:color w:val="000000"/>
                    <w:szCs w:val="22"/>
                    <w:lang w:val="en-CA" w:eastAsia="en-CA"/>
                  </w:rPr>
                </w:rPrChange>
              </w:rPr>
              <w:t xml:space="preserve">Total </w:t>
            </w:r>
            <w:proofErr w:type="spellStart"/>
            <w:r w:rsidRPr="0047260E">
              <w:rPr>
                <w:rFonts w:cs="Arial"/>
                <w:color w:val="000000"/>
                <w:szCs w:val="22"/>
                <w:lang w:val="en-CA" w:eastAsia="en-CA"/>
                <w:rPrChange w:id="6236" w:author="ilia kassianenko" w:date="2019-03-21T21:37:00Z">
                  <w:rPr>
                    <w:rFonts w:ascii="Calibri" w:hAnsi="Calibri" w:cs="Calibri"/>
                    <w:color w:val="000000"/>
                    <w:szCs w:val="22"/>
                    <w:lang w:val="en-CA" w:eastAsia="en-CA"/>
                  </w:rPr>
                </w:rPrChange>
              </w:rPr>
              <w:t>Precip</w:t>
            </w:r>
            <w:proofErr w:type="spellEnd"/>
            <w:r w:rsidRPr="0047260E">
              <w:rPr>
                <w:rFonts w:cs="Arial"/>
                <w:color w:val="000000"/>
                <w:szCs w:val="22"/>
                <w:lang w:val="en-CA" w:eastAsia="en-CA"/>
                <w:rPrChange w:id="6237" w:author="ilia kassianenko" w:date="2019-03-21T21:37:00Z">
                  <w:rPr>
                    <w:rFonts w:ascii="Calibri" w:hAnsi="Calibri" w:cs="Calibri"/>
                    <w:color w:val="000000"/>
                    <w:szCs w:val="22"/>
                    <w:lang w:val="en-CA" w:eastAsia="en-CA"/>
                  </w:rPr>
                </w:rPrChange>
              </w:rPr>
              <w:t xml:space="preserve"> Flag</w:t>
            </w:r>
          </w:p>
        </w:tc>
        <w:tc>
          <w:tcPr>
            <w:tcW w:w="1843" w:type="dxa"/>
            <w:tcPrChange w:id="6238" w:author="ilia kassianenko" w:date="2019-03-21T20:57:00Z">
              <w:tcPr>
                <w:tcW w:w="1843" w:type="dxa"/>
              </w:tcPr>
            </w:tcPrChange>
          </w:tcPr>
          <w:p w14:paraId="491780E7" w14:textId="77777777" w:rsidR="00787888" w:rsidRPr="0047260E" w:rsidRDefault="00787888" w:rsidP="00787888">
            <w:pPr>
              <w:pStyle w:val="BodyText"/>
              <w:rPr>
                <w:rFonts w:cs="Arial"/>
                <w:lang w:val="en-CA" w:eastAsia="ar-SA"/>
                <w:rPrChange w:id="6239" w:author="ilia kassianenko" w:date="2019-03-21T21:37:00Z">
                  <w:rPr>
                    <w:sz w:val="22"/>
                    <w:lang w:eastAsia="ar-SA"/>
                  </w:rPr>
                </w:rPrChange>
              </w:rPr>
            </w:pPr>
            <w:r w:rsidRPr="0047260E">
              <w:rPr>
                <w:rFonts w:cs="Arial"/>
                <w:lang w:val="en-CA" w:eastAsia="ar-SA"/>
                <w:rPrChange w:id="6240" w:author="ilia kassianenko" w:date="2019-03-21T21:37:00Z">
                  <w:rPr>
                    <w:rFonts w:cs="Arial"/>
                    <w:lang w:eastAsia="ar-SA"/>
                  </w:rPr>
                </w:rPrChange>
              </w:rPr>
              <w:t>CHAR</w:t>
            </w:r>
          </w:p>
        </w:tc>
        <w:tc>
          <w:tcPr>
            <w:tcW w:w="1275" w:type="dxa"/>
            <w:tcPrChange w:id="6241" w:author="ilia kassianenko" w:date="2019-03-21T20:57:00Z">
              <w:tcPr>
                <w:tcW w:w="1275" w:type="dxa"/>
              </w:tcPr>
            </w:tcPrChange>
          </w:tcPr>
          <w:p w14:paraId="25B8EA59" w14:textId="77777777" w:rsidR="00787888" w:rsidRPr="0047260E" w:rsidRDefault="00787888" w:rsidP="00787888">
            <w:pPr>
              <w:pStyle w:val="BodyText"/>
              <w:rPr>
                <w:rFonts w:cs="Arial"/>
                <w:lang w:val="en-CA" w:eastAsia="ar-SA"/>
                <w:rPrChange w:id="6242" w:author="ilia kassianenko" w:date="2019-03-21T21:37:00Z">
                  <w:rPr>
                    <w:sz w:val="22"/>
                    <w:lang w:eastAsia="ar-SA"/>
                  </w:rPr>
                </w:rPrChange>
              </w:rPr>
            </w:pPr>
            <w:r w:rsidRPr="0047260E">
              <w:rPr>
                <w:rFonts w:cs="Arial"/>
                <w:lang w:val="en-CA" w:eastAsia="ar-SA"/>
                <w:rPrChange w:id="6243" w:author="ilia kassianenko" w:date="2019-03-21T21:37:00Z">
                  <w:rPr>
                    <w:lang w:eastAsia="ar-SA"/>
                  </w:rPr>
                </w:rPrChange>
              </w:rPr>
              <w:t>1</w:t>
            </w:r>
          </w:p>
        </w:tc>
        <w:tc>
          <w:tcPr>
            <w:tcW w:w="1134" w:type="dxa"/>
            <w:tcPrChange w:id="6244" w:author="ilia kassianenko" w:date="2019-03-21T20:57:00Z">
              <w:tcPr>
                <w:tcW w:w="1134" w:type="dxa"/>
              </w:tcPr>
            </w:tcPrChange>
          </w:tcPr>
          <w:p w14:paraId="4203164C" w14:textId="77777777" w:rsidR="00787888" w:rsidRPr="0047260E" w:rsidRDefault="00787888">
            <w:pPr>
              <w:pStyle w:val="BodyText"/>
              <w:jc w:val="center"/>
              <w:rPr>
                <w:rFonts w:cs="Arial"/>
                <w:lang w:val="en-CA" w:eastAsia="ar-SA"/>
                <w:rPrChange w:id="6245" w:author="ilia kassianenko" w:date="2019-03-21T21:37:00Z">
                  <w:rPr>
                    <w:sz w:val="22"/>
                    <w:lang w:eastAsia="ar-SA"/>
                  </w:rPr>
                </w:rPrChange>
              </w:rPr>
              <w:pPrChange w:id="6246" w:author="outpost" w:date="2019-03-18T19:41:00Z">
                <w:pPr>
                  <w:pStyle w:val="BodyText"/>
                  <w:keepNext/>
                  <w:numPr>
                    <w:ilvl w:val="8"/>
                    <w:numId w:val="1"/>
                  </w:numPr>
                  <w:ind w:left="360" w:hanging="360"/>
                  <w:outlineLvl w:val="8"/>
                </w:pPr>
              </w:pPrChange>
            </w:pPr>
            <w:r w:rsidRPr="0047260E">
              <w:rPr>
                <w:rFonts w:cs="Arial"/>
                <w:lang w:val="en-CA" w:eastAsia="ar-SA"/>
                <w:rPrChange w:id="6247" w:author="ilia kassianenko" w:date="2019-03-21T21:37:00Z">
                  <w:rPr>
                    <w:lang w:eastAsia="ar-SA"/>
                  </w:rPr>
                </w:rPrChange>
              </w:rPr>
              <w:t>Y</w:t>
            </w:r>
          </w:p>
        </w:tc>
        <w:tc>
          <w:tcPr>
            <w:tcW w:w="2977" w:type="dxa"/>
            <w:tcPrChange w:id="6248" w:author="ilia kassianenko" w:date="2019-03-21T20:57:00Z">
              <w:tcPr>
                <w:tcW w:w="3231" w:type="dxa"/>
              </w:tcPr>
            </w:tcPrChange>
          </w:tcPr>
          <w:p w14:paraId="0B7B43C5" w14:textId="2A2D4E70" w:rsidR="00787888" w:rsidRPr="0047260E" w:rsidRDefault="00787888" w:rsidP="00787888">
            <w:pPr>
              <w:pStyle w:val="BodyText"/>
              <w:rPr>
                <w:rFonts w:cs="Arial"/>
                <w:lang w:val="en-CA" w:eastAsia="ar-SA"/>
                <w:rPrChange w:id="6249" w:author="ilia kassianenko" w:date="2019-03-21T21:37:00Z">
                  <w:rPr>
                    <w:sz w:val="22"/>
                    <w:lang w:eastAsia="ar-SA"/>
                  </w:rPr>
                </w:rPrChange>
              </w:rPr>
            </w:pPr>
            <w:r w:rsidRPr="0047260E">
              <w:rPr>
                <w:rFonts w:cs="Arial"/>
                <w:lang w:val="en-CA" w:eastAsia="ar-SA"/>
                <w:rPrChange w:id="6250" w:author="ilia kassianenko" w:date="2019-03-21T21:37:00Z">
                  <w:rPr>
                    <w:lang w:eastAsia="ar-SA"/>
                  </w:rPr>
                </w:rPrChange>
              </w:rPr>
              <w:t>Value</w:t>
            </w:r>
            <w:del w:id="6251" w:author="ilia kassianenko" w:date="2019-03-21T21:07:00Z">
              <w:r w:rsidRPr="0047260E" w:rsidDel="00F07AC1">
                <w:rPr>
                  <w:rFonts w:cs="Arial"/>
                  <w:lang w:val="en-CA" w:eastAsia="ar-SA"/>
                  <w:rPrChange w:id="6252" w:author="ilia kassianenko" w:date="2019-03-21T21:37:00Z">
                    <w:rPr>
                      <w:lang w:eastAsia="ar-SA"/>
                    </w:rPr>
                  </w:rPrChange>
                </w:rPr>
                <w:delText xml:space="preserve"> </w:delText>
              </w:r>
            </w:del>
            <w:r w:rsidRPr="0047260E">
              <w:rPr>
                <w:rFonts w:cs="Arial"/>
                <w:lang w:val="en-CA" w:eastAsia="ar-SA"/>
                <w:rPrChange w:id="6253" w:author="ilia kassianenko" w:date="2019-03-21T21:37:00Z">
                  <w:rPr>
                    <w:lang w:eastAsia="ar-SA"/>
                  </w:rPr>
                </w:rPrChange>
              </w:rPr>
              <w:t xml:space="preserve">: </w:t>
            </w:r>
            <w:ins w:id="6254" w:author="ilia kassianenko" w:date="2019-03-21T21:07:00Z">
              <w:r w:rsidR="00F07AC1" w:rsidRPr="0047260E">
                <w:rPr>
                  <w:rFonts w:cs="Arial"/>
                  <w:lang w:val="en-CA" w:eastAsia="ar-SA"/>
                  <w:rPrChange w:id="6255" w:author="ilia kassianenko" w:date="2019-03-21T21:37:00Z">
                    <w:rPr>
                      <w:rFonts w:cs="Arial"/>
                      <w:lang w:eastAsia="ar-SA"/>
                    </w:rPr>
                  </w:rPrChange>
                </w:rPr>
                <w:t>“</w:t>
              </w:r>
            </w:ins>
            <w:r w:rsidRPr="0047260E">
              <w:rPr>
                <w:rFonts w:cs="Arial"/>
                <w:lang w:val="en-CA" w:eastAsia="ar-SA"/>
                <w:rPrChange w:id="6256" w:author="ilia kassianenko" w:date="2019-03-21T21:37:00Z">
                  <w:rPr>
                    <w:lang w:eastAsia="ar-SA"/>
                  </w:rPr>
                </w:rPrChange>
              </w:rPr>
              <w:t>M</w:t>
            </w:r>
            <w:ins w:id="6257" w:author="ilia kassianenko" w:date="2019-03-21T21:07:00Z">
              <w:r w:rsidR="00F07AC1" w:rsidRPr="0047260E">
                <w:rPr>
                  <w:rFonts w:cs="Arial"/>
                  <w:lang w:val="en-CA" w:eastAsia="ar-SA"/>
                  <w:rPrChange w:id="6258" w:author="ilia kassianenko" w:date="2019-03-21T21:37:00Z">
                    <w:rPr>
                      <w:rFonts w:cs="Arial"/>
                      <w:lang w:eastAsia="ar-SA"/>
                    </w:rPr>
                  </w:rPrChange>
                </w:rPr>
                <w:t>”</w:t>
              </w:r>
            </w:ins>
          </w:p>
        </w:tc>
      </w:tr>
      <w:tr w:rsidR="00B45947" w:rsidRPr="0047260E" w14:paraId="02B0854F" w14:textId="77777777" w:rsidTr="00B45947">
        <w:tc>
          <w:tcPr>
            <w:tcW w:w="2093" w:type="dxa"/>
            <w:vAlign w:val="center"/>
            <w:tcPrChange w:id="6259" w:author="ilia kassianenko" w:date="2019-03-21T20:57:00Z">
              <w:tcPr>
                <w:tcW w:w="2093" w:type="dxa"/>
                <w:vAlign w:val="center"/>
              </w:tcPr>
            </w:tcPrChange>
          </w:tcPr>
          <w:p w14:paraId="3ECF0B08" w14:textId="77777777" w:rsidR="00787888" w:rsidRPr="0047260E" w:rsidRDefault="00787888">
            <w:pPr>
              <w:spacing w:before="0" w:after="0"/>
              <w:rPr>
                <w:rFonts w:cs="Arial"/>
                <w:color w:val="000000"/>
                <w:szCs w:val="22"/>
                <w:lang w:val="en-CA" w:eastAsia="en-CA"/>
                <w:rPrChange w:id="6260"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261" w:author="ilia kassianenko" w:date="2019-03-21T21:37:00Z">
                  <w:rPr>
                    <w:rFonts w:ascii="Calibri" w:hAnsi="Calibri" w:cs="Calibri"/>
                    <w:color w:val="000000"/>
                    <w:szCs w:val="22"/>
                    <w:lang w:val="en-CA" w:eastAsia="en-CA"/>
                  </w:rPr>
                </w:rPrChange>
              </w:rPr>
              <w:t xml:space="preserve">Snow on </w:t>
            </w:r>
            <w:proofErr w:type="spellStart"/>
            <w:r w:rsidRPr="0047260E">
              <w:rPr>
                <w:rFonts w:cs="Arial"/>
                <w:color w:val="000000"/>
                <w:szCs w:val="22"/>
                <w:lang w:val="en-CA" w:eastAsia="en-CA"/>
                <w:rPrChange w:id="6262" w:author="ilia kassianenko" w:date="2019-03-21T21:37:00Z">
                  <w:rPr>
                    <w:rFonts w:ascii="Calibri" w:hAnsi="Calibri" w:cs="Calibri"/>
                    <w:color w:val="000000"/>
                    <w:szCs w:val="22"/>
                    <w:lang w:val="en-CA" w:eastAsia="en-CA"/>
                  </w:rPr>
                </w:rPrChange>
              </w:rPr>
              <w:t>Grnd</w:t>
            </w:r>
            <w:proofErr w:type="spellEnd"/>
            <w:r w:rsidRPr="0047260E">
              <w:rPr>
                <w:rFonts w:cs="Arial"/>
                <w:color w:val="000000"/>
                <w:szCs w:val="22"/>
                <w:lang w:val="en-CA" w:eastAsia="en-CA"/>
                <w:rPrChange w:id="6263" w:author="ilia kassianenko" w:date="2019-03-21T21:37:00Z">
                  <w:rPr>
                    <w:rFonts w:ascii="Calibri" w:hAnsi="Calibri" w:cs="Calibri"/>
                    <w:color w:val="000000"/>
                    <w:szCs w:val="22"/>
                    <w:lang w:val="en-CA" w:eastAsia="en-CA"/>
                  </w:rPr>
                </w:rPrChange>
              </w:rPr>
              <w:t xml:space="preserve"> (cm)</w:t>
            </w:r>
          </w:p>
        </w:tc>
        <w:tc>
          <w:tcPr>
            <w:tcW w:w="1843" w:type="dxa"/>
            <w:tcPrChange w:id="6264" w:author="ilia kassianenko" w:date="2019-03-21T20:57:00Z">
              <w:tcPr>
                <w:tcW w:w="1843" w:type="dxa"/>
              </w:tcPr>
            </w:tcPrChange>
          </w:tcPr>
          <w:p w14:paraId="27E7035B" w14:textId="77777777" w:rsidR="00787888" w:rsidRPr="0047260E" w:rsidRDefault="00787888" w:rsidP="00787888">
            <w:pPr>
              <w:pStyle w:val="BodyText"/>
              <w:rPr>
                <w:rFonts w:cs="Arial"/>
                <w:lang w:val="en-CA" w:eastAsia="ar-SA"/>
                <w:rPrChange w:id="6265" w:author="ilia kassianenko" w:date="2019-03-21T21:37:00Z">
                  <w:rPr>
                    <w:sz w:val="22"/>
                    <w:lang w:eastAsia="ar-SA"/>
                  </w:rPr>
                </w:rPrChange>
              </w:rPr>
            </w:pPr>
            <w:r w:rsidRPr="0047260E">
              <w:rPr>
                <w:rFonts w:cs="Arial"/>
                <w:lang w:val="en-CA" w:eastAsia="ar-SA"/>
                <w:rPrChange w:id="6266" w:author="ilia kassianenko" w:date="2019-03-21T21:37:00Z">
                  <w:rPr>
                    <w:rFonts w:cs="Arial"/>
                    <w:lang w:eastAsia="ar-SA"/>
                  </w:rPr>
                </w:rPrChange>
              </w:rPr>
              <w:t>INT</w:t>
            </w:r>
          </w:p>
        </w:tc>
        <w:tc>
          <w:tcPr>
            <w:tcW w:w="1275" w:type="dxa"/>
            <w:tcPrChange w:id="6267" w:author="ilia kassianenko" w:date="2019-03-21T20:57:00Z">
              <w:tcPr>
                <w:tcW w:w="1275" w:type="dxa"/>
              </w:tcPr>
            </w:tcPrChange>
          </w:tcPr>
          <w:p w14:paraId="64787E8B" w14:textId="77777777" w:rsidR="00787888" w:rsidRPr="0047260E" w:rsidRDefault="00787888" w:rsidP="00787888">
            <w:pPr>
              <w:pStyle w:val="BodyText"/>
              <w:rPr>
                <w:rFonts w:cs="Arial"/>
                <w:lang w:val="en-CA" w:eastAsia="ar-SA"/>
                <w:rPrChange w:id="6268" w:author="ilia kassianenko" w:date="2019-03-21T21:37:00Z">
                  <w:rPr>
                    <w:sz w:val="22"/>
                    <w:lang w:eastAsia="ar-SA"/>
                  </w:rPr>
                </w:rPrChange>
              </w:rPr>
            </w:pPr>
            <w:r w:rsidRPr="0047260E">
              <w:rPr>
                <w:rFonts w:cs="Arial"/>
                <w:lang w:val="en-CA" w:eastAsia="ar-SA"/>
                <w:rPrChange w:id="6269" w:author="ilia kassianenko" w:date="2019-03-21T21:37:00Z">
                  <w:rPr>
                    <w:lang w:eastAsia="ar-SA"/>
                  </w:rPr>
                </w:rPrChange>
              </w:rPr>
              <w:t>2</w:t>
            </w:r>
          </w:p>
        </w:tc>
        <w:tc>
          <w:tcPr>
            <w:tcW w:w="1134" w:type="dxa"/>
            <w:tcPrChange w:id="6270" w:author="ilia kassianenko" w:date="2019-03-21T20:57:00Z">
              <w:tcPr>
                <w:tcW w:w="1134" w:type="dxa"/>
              </w:tcPr>
            </w:tcPrChange>
          </w:tcPr>
          <w:p w14:paraId="7D9B7515" w14:textId="77777777" w:rsidR="00787888" w:rsidRPr="0047260E" w:rsidRDefault="00787888">
            <w:pPr>
              <w:pStyle w:val="BodyText"/>
              <w:jc w:val="center"/>
              <w:rPr>
                <w:rFonts w:cs="Arial"/>
                <w:lang w:val="en-CA" w:eastAsia="ar-SA"/>
                <w:rPrChange w:id="6271" w:author="ilia kassianenko" w:date="2019-03-21T21:37:00Z">
                  <w:rPr>
                    <w:sz w:val="22"/>
                    <w:lang w:eastAsia="ar-SA"/>
                  </w:rPr>
                </w:rPrChange>
              </w:rPr>
              <w:pPrChange w:id="6272" w:author="outpost" w:date="2019-03-18T19:41:00Z">
                <w:pPr>
                  <w:pStyle w:val="BodyText"/>
                  <w:keepNext/>
                  <w:numPr>
                    <w:ilvl w:val="8"/>
                    <w:numId w:val="1"/>
                  </w:numPr>
                  <w:ind w:left="360" w:hanging="360"/>
                  <w:outlineLvl w:val="8"/>
                </w:pPr>
              </w:pPrChange>
            </w:pPr>
            <w:r w:rsidRPr="0047260E">
              <w:rPr>
                <w:rFonts w:cs="Arial"/>
                <w:lang w:val="en-CA" w:eastAsia="ar-SA"/>
                <w:rPrChange w:id="6273" w:author="ilia kassianenko" w:date="2019-03-21T21:37:00Z">
                  <w:rPr>
                    <w:lang w:eastAsia="ar-SA"/>
                  </w:rPr>
                </w:rPrChange>
              </w:rPr>
              <w:t>Y</w:t>
            </w:r>
          </w:p>
        </w:tc>
        <w:tc>
          <w:tcPr>
            <w:tcW w:w="2977" w:type="dxa"/>
            <w:tcPrChange w:id="6274" w:author="ilia kassianenko" w:date="2019-03-21T20:57:00Z">
              <w:tcPr>
                <w:tcW w:w="3231" w:type="dxa"/>
              </w:tcPr>
            </w:tcPrChange>
          </w:tcPr>
          <w:p w14:paraId="4FE7979F" w14:textId="77777777" w:rsidR="00787888" w:rsidRPr="0047260E" w:rsidRDefault="00787888" w:rsidP="00787888">
            <w:pPr>
              <w:pStyle w:val="BodyText"/>
              <w:rPr>
                <w:rFonts w:cs="Arial"/>
                <w:lang w:val="en-CA" w:eastAsia="ar-SA"/>
                <w:rPrChange w:id="6275" w:author="ilia kassianenko" w:date="2019-03-21T21:37:00Z">
                  <w:rPr>
                    <w:sz w:val="22"/>
                    <w:lang w:eastAsia="ar-SA"/>
                  </w:rPr>
                </w:rPrChange>
              </w:rPr>
            </w:pPr>
          </w:p>
        </w:tc>
      </w:tr>
      <w:tr w:rsidR="00B45947" w:rsidRPr="0047260E" w14:paraId="5B02A6BD" w14:textId="77777777" w:rsidTr="00B45947">
        <w:tc>
          <w:tcPr>
            <w:tcW w:w="2093" w:type="dxa"/>
            <w:vAlign w:val="center"/>
            <w:tcPrChange w:id="6276" w:author="ilia kassianenko" w:date="2019-03-21T20:57:00Z">
              <w:tcPr>
                <w:tcW w:w="2093" w:type="dxa"/>
                <w:vAlign w:val="center"/>
              </w:tcPr>
            </w:tcPrChange>
          </w:tcPr>
          <w:p w14:paraId="48F6D34F" w14:textId="57FDD724" w:rsidR="00787888" w:rsidRPr="0047260E" w:rsidRDefault="00787888">
            <w:pPr>
              <w:spacing w:before="0" w:after="0"/>
              <w:rPr>
                <w:rFonts w:cs="Arial"/>
                <w:color w:val="000000"/>
                <w:szCs w:val="22"/>
                <w:lang w:val="en-CA" w:eastAsia="en-CA"/>
                <w:rPrChange w:id="6277" w:author="ilia kassianenko" w:date="2019-03-21T21:37:00Z">
                  <w:rPr>
                    <w:rFonts w:ascii="Calibri" w:hAnsi="Calibri" w:cs="Calibri"/>
                    <w:color w:val="000000"/>
                    <w:sz w:val="22"/>
                    <w:szCs w:val="22"/>
                    <w:lang w:val="en-CA" w:eastAsia="en-CA"/>
                  </w:rPr>
                </w:rPrChange>
              </w:rPr>
            </w:pPr>
            <w:r w:rsidRPr="0047260E">
              <w:rPr>
                <w:rFonts w:cs="Arial"/>
                <w:color w:val="000000"/>
                <w:szCs w:val="22"/>
                <w:lang w:val="en-CA" w:eastAsia="en-CA"/>
                <w:rPrChange w:id="6278" w:author="ilia kassianenko" w:date="2019-03-21T21:37:00Z">
                  <w:rPr>
                    <w:rFonts w:ascii="Calibri" w:hAnsi="Calibri" w:cs="Calibri"/>
                    <w:color w:val="000000"/>
                    <w:szCs w:val="22"/>
                    <w:lang w:val="en-CA" w:eastAsia="en-CA"/>
                  </w:rPr>
                </w:rPrChange>
              </w:rPr>
              <w:t xml:space="preserve">Snow on </w:t>
            </w:r>
            <w:proofErr w:type="spellStart"/>
            <w:r w:rsidRPr="0047260E">
              <w:rPr>
                <w:rFonts w:cs="Arial"/>
                <w:color w:val="000000"/>
                <w:szCs w:val="22"/>
                <w:lang w:val="en-CA" w:eastAsia="en-CA"/>
                <w:rPrChange w:id="6279" w:author="ilia kassianenko" w:date="2019-03-21T21:37:00Z">
                  <w:rPr>
                    <w:rFonts w:ascii="Calibri" w:hAnsi="Calibri" w:cs="Calibri"/>
                    <w:color w:val="000000"/>
                    <w:szCs w:val="22"/>
                    <w:lang w:val="en-CA" w:eastAsia="en-CA"/>
                  </w:rPr>
                </w:rPrChange>
              </w:rPr>
              <w:t>Grnd</w:t>
            </w:r>
            <w:proofErr w:type="spellEnd"/>
            <w:r w:rsidRPr="0047260E">
              <w:rPr>
                <w:rFonts w:cs="Arial"/>
                <w:color w:val="000000"/>
                <w:szCs w:val="22"/>
                <w:lang w:val="en-CA" w:eastAsia="en-CA"/>
                <w:rPrChange w:id="6280" w:author="ilia kassianenko" w:date="2019-03-21T21:37:00Z">
                  <w:rPr>
                    <w:rFonts w:ascii="Calibri" w:hAnsi="Calibri" w:cs="Calibri"/>
                    <w:color w:val="000000"/>
                    <w:szCs w:val="22"/>
                    <w:lang w:val="en-CA" w:eastAsia="en-CA"/>
                  </w:rPr>
                </w:rPrChange>
              </w:rPr>
              <w:t xml:space="preserve"> Flag</w:t>
            </w:r>
          </w:p>
        </w:tc>
        <w:tc>
          <w:tcPr>
            <w:tcW w:w="1843" w:type="dxa"/>
            <w:tcPrChange w:id="6281" w:author="ilia kassianenko" w:date="2019-03-21T20:57:00Z">
              <w:tcPr>
                <w:tcW w:w="1843" w:type="dxa"/>
              </w:tcPr>
            </w:tcPrChange>
          </w:tcPr>
          <w:p w14:paraId="40154C9A" w14:textId="29967C1E" w:rsidR="00787888" w:rsidRPr="0047260E" w:rsidRDefault="00787888" w:rsidP="00463D4C">
            <w:pPr>
              <w:rPr>
                <w:lang w:val="en-CA" w:eastAsia="ar-SA"/>
                <w:rPrChange w:id="6282" w:author="ilia kassianenko" w:date="2019-03-21T21:37:00Z">
                  <w:rPr>
                    <w:sz w:val="22"/>
                    <w:lang w:eastAsia="ar-SA"/>
                  </w:rPr>
                </w:rPrChange>
              </w:rPr>
              <w:pPrChange w:id="6283" w:author="ilia kassianenko" w:date="2019-03-21T20:52:00Z">
                <w:pPr>
                  <w:pStyle w:val="BodyText"/>
                  <w:keepNext/>
                  <w:numPr>
                    <w:ilvl w:val="8"/>
                    <w:numId w:val="1"/>
                  </w:numPr>
                  <w:ind w:left="360" w:hanging="360"/>
                  <w:outlineLvl w:val="8"/>
                </w:pPr>
              </w:pPrChange>
            </w:pPr>
            <w:del w:id="6284" w:author="Fritz Gyger" w:date="2019-03-11T20:11:00Z">
              <w:r w:rsidRPr="0047260E" w:rsidDel="00787888">
                <w:rPr>
                  <w:lang w:val="en-CA" w:eastAsia="ar-SA"/>
                  <w:rPrChange w:id="6285" w:author="ilia kassianenko" w:date="2019-03-21T21:37:00Z">
                    <w:rPr>
                      <w:lang w:eastAsia="ar-SA"/>
                    </w:rPr>
                  </w:rPrChange>
                </w:rPr>
                <w:delText>??</w:delText>
              </w:r>
            </w:del>
            <w:ins w:id="6286" w:author="Fritz Gyger" w:date="2019-03-11T20:11:00Z">
              <w:r w:rsidRPr="0047260E">
                <w:rPr>
                  <w:lang w:val="en-CA" w:eastAsia="ar-SA"/>
                  <w:rPrChange w:id="6287" w:author="ilia kassianenko" w:date="2019-03-21T21:37:00Z">
                    <w:rPr>
                      <w:lang w:eastAsia="ar-SA"/>
                    </w:rPr>
                  </w:rPrChange>
                </w:rPr>
                <w:t xml:space="preserve"> </w:t>
              </w:r>
            </w:ins>
          </w:p>
        </w:tc>
        <w:tc>
          <w:tcPr>
            <w:tcW w:w="1275" w:type="dxa"/>
            <w:tcPrChange w:id="6288" w:author="ilia kassianenko" w:date="2019-03-21T20:57:00Z">
              <w:tcPr>
                <w:tcW w:w="1275" w:type="dxa"/>
              </w:tcPr>
            </w:tcPrChange>
          </w:tcPr>
          <w:p w14:paraId="0C2884B1" w14:textId="3F486956" w:rsidR="00787888" w:rsidRPr="0047260E" w:rsidRDefault="00787888" w:rsidP="00787888">
            <w:pPr>
              <w:pStyle w:val="BodyText"/>
              <w:rPr>
                <w:rFonts w:cs="Arial"/>
                <w:lang w:val="en-CA" w:eastAsia="ar-SA"/>
                <w:rPrChange w:id="6289" w:author="ilia kassianenko" w:date="2019-03-21T21:37:00Z">
                  <w:rPr>
                    <w:sz w:val="22"/>
                    <w:lang w:eastAsia="ar-SA"/>
                  </w:rPr>
                </w:rPrChange>
              </w:rPr>
            </w:pPr>
            <w:del w:id="6290" w:author="Fritz Gyger" w:date="2019-03-11T20:11:00Z">
              <w:r w:rsidRPr="0047260E" w:rsidDel="00787888">
                <w:rPr>
                  <w:rFonts w:cs="Arial"/>
                  <w:lang w:val="en-CA" w:eastAsia="ar-SA"/>
                  <w:rPrChange w:id="6291" w:author="ilia kassianenko" w:date="2019-03-21T21:37:00Z">
                    <w:rPr>
                      <w:lang w:eastAsia="ar-SA"/>
                    </w:rPr>
                  </w:rPrChange>
                </w:rPr>
                <w:delText>??</w:delText>
              </w:r>
            </w:del>
            <w:ins w:id="6292" w:author="Fritz Gyger" w:date="2019-03-11T20:11:00Z">
              <w:r w:rsidRPr="0047260E">
                <w:rPr>
                  <w:rFonts w:cs="Arial"/>
                  <w:lang w:val="en-CA" w:eastAsia="ar-SA"/>
                  <w:rPrChange w:id="6293" w:author="ilia kassianenko" w:date="2019-03-21T21:37:00Z">
                    <w:rPr>
                      <w:lang w:eastAsia="ar-SA"/>
                    </w:rPr>
                  </w:rPrChange>
                </w:rPr>
                <w:t xml:space="preserve"> </w:t>
              </w:r>
            </w:ins>
          </w:p>
        </w:tc>
        <w:tc>
          <w:tcPr>
            <w:tcW w:w="1134" w:type="dxa"/>
            <w:tcPrChange w:id="6294" w:author="ilia kassianenko" w:date="2019-03-21T20:57:00Z">
              <w:tcPr>
                <w:tcW w:w="1134" w:type="dxa"/>
              </w:tcPr>
            </w:tcPrChange>
          </w:tcPr>
          <w:p w14:paraId="09773E7D" w14:textId="77777777" w:rsidR="00787888" w:rsidRPr="0047260E" w:rsidRDefault="00787888">
            <w:pPr>
              <w:pStyle w:val="BodyText"/>
              <w:jc w:val="center"/>
              <w:rPr>
                <w:rFonts w:cs="Arial"/>
                <w:lang w:val="en-CA" w:eastAsia="ar-SA"/>
                <w:rPrChange w:id="6295" w:author="ilia kassianenko" w:date="2019-03-21T21:37:00Z">
                  <w:rPr>
                    <w:sz w:val="22"/>
                    <w:lang w:eastAsia="ar-SA"/>
                  </w:rPr>
                </w:rPrChange>
              </w:rPr>
              <w:pPrChange w:id="6296" w:author="outpost" w:date="2019-03-18T19:41:00Z">
                <w:pPr>
                  <w:pStyle w:val="BodyText"/>
                  <w:keepNext/>
                  <w:numPr>
                    <w:ilvl w:val="8"/>
                    <w:numId w:val="1"/>
                  </w:numPr>
                  <w:ind w:left="360" w:hanging="360"/>
                  <w:outlineLvl w:val="8"/>
                </w:pPr>
              </w:pPrChange>
            </w:pPr>
            <w:r w:rsidRPr="0047260E">
              <w:rPr>
                <w:rFonts w:cs="Arial"/>
                <w:lang w:val="en-CA" w:eastAsia="ar-SA"/>
                <w:rPrChange w:id="6297" w:author="ilia kassianenko" w:date="2019-03-21T21:37:00Z">
                  <w:rPr>
                    <w:lang w:eastAsia="ar-SA"/>
                  </w:rPr>
                </w:rPrChange>
              </w:rPr>
              <w:t>Y</w:t>
            </w:r>
          </w:p>
        </w:tc>
        <w:tc>
          <w:tcPr>
            <w:tcW w:w="2977" w:type="dxa"/>
            <w:tcPrChange w:id="6298" w:author="ilia kassianenko" w:date="2019-03-21T20:57:00Z">
              <w:tcPr>
                <w:tcW w:w="3231" w:type="dxa"/>
              </w:tcPr>
            </w:tcPrChange>
          </w:tcPr>
          <w:p w14:paraId="3EA50020" w14:textId="7B4DFAC2" w:rsidR="00787888" w:rsidRPr="0047260E" w:rsidRDefault="00787888" w:rsidP="00463D4C">
            <w:pPr>
              <w:rPr>
                <w:lang w:val="en-CA" w:eastAsia="ar-SA"/>
                <w:rPrChange w:id="6299" w:author="ilia kassianenko" w:date="2019-03-21T21:37:00Z">
                  <w:rPr>
                    <w:sz w:val="22"/>
                    <w:lang w:eastAsia="ar-SA"/>
                  </w:rPr>
                </w:rPrChange>
              </w:rPr>
              <w:pPrChange w:id="6300" w:author="ilia kassianenko" w:date="2019-03-21T20:52:00Z">
                <w:pPr>
                  <w:pStyle w:val="BodyText"/>
                  <w:keepNext/>
                  <w:numPr>
                    <w:ilvl w:val="8"/>
                    <w:numId w:val="1"/>
                  </w:numPr>
                  <w:ind w:left="360" w:hanging="360"/>
                  <w:outlineLvl w:val="8"/>
                </w:pPr>
              </w:pPrChange>
            </w:pPr>
            <w:ins w:id="6301" w:author="Fritz Gyger" w:date="2019-03-11T20:11:00Z">
              <w:r w:rsidRPr="0047260E">
                <w:rPr>
                  <w:lang w:val="en-CA" w:eastAsia="ar-SA"/>
                  <w:rPrChange w:id="6302" w:author="ilia kassianenko" w:date="2019-03-21T21:37:00Z">
                    <w:rPr>
                      <w:lang w:eastAsia="ar-SA"/>
                    </w:rPr>
                  </w:rPrChange>
                </w:rPr>
                <w:t xml:space="preserve">Unknown type, unknown length – not used by our system </w:t>
              </w:r>
            </w:ins>
            <w:del w:id="6303" w:author="Fritz Gyger" w:date="2019-03-11T20:11:00Z">
              <w:r w:rsidRPr="0047260E" w:rsidDel="00BD665B">
                <w:rPr>
                  <w:lang w:val="en-CA" w:eastAsia="ar-SA"/>
                  <w:rPrChange w:id="6304" w:author="ilia kassianenko" w:date="2019-03-21T21:37:00Z">
                    <w:rPr>
                      <w:lang w:eastAsia="ar-SA"/>
                    </w:rPr>
                  </w:rPrChange>
                </w:rPr>
                <w:delText>Always blank</w:delText>
              </w:r>
            </w:del>
          </w:p>
        </w:tc>
      </w:tr>
      <w:tr w:rsidR="00B45947" w:rsidRPr="0047260E" w14:paraId="2CB9A37F" w14:textId="77777777" w:rsidTr="00B45947">
        <w:tc>
          <w:tcPr>
            <w:tcW w:w="2093" w:type="dxa"/>
            <w:vAlign w:val="center"/>
            <w:tcPrChange w:id="6305" w:author="ilia kassianenko" w:date="2019-03-21T20:57:00Z">
              <w:tcPr>
                <w:tcW w:w="2093" w:type="dxa"/>
                <w:vAlign w:val="center"/>
              </w:tcPr>
            </w:tcPrChange>
          </w:tcPr>
          <w:p w14:paraId="0FC375B5" w14:textId="77777777" w:rsidR="00787888" w:rsidRPr="0047260E" w:rsidRDefault="00787888">
            <w:pPr>
              <w:spacing w:before="0" w:after="0"/>
              <w:rPr>
                <w:rFonts w:cs="Arial"/>
                <w:color w:val="000000"/>
                <w:szCs w:val="22"/>
                <w:lang w:val="en-CA" w:eastAsia="en-CA"/>
                <w:rPrChange w:id="6306"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6307" w:author="ilia kassianenko" w:date="2019-03-21T21:37:00Z">
                  <w:rPr>
                    <w:rFonts w:ascii="Calibri" w:hAnsi="Calibri" w:cs="Calibri"/>
                    <w:color w:val="000000"/>
                    <w:szCs w:val="22"/>
                    <w:lang w:val="en-CA" w:eastAsia="en-CA"/>
                  </w:rPr>
                </w:rPrChange>
              </w:rPr>
              <w:t>Dir</w:t>
            </w:r>
            <w:proofErr w:type="spellEnd"/>
            <w:r w:rsidRPr="0047260E">
              <w:rPr>
                <w:rFonts w:cs="Arial"/>
                <w:color w:val="000000"/>
                <w:szCs w:val="22"/>
                <w:lang w:val="en-CA" w:eastAsia="en-CA"/>
                <w:rPrChange w:id="6308" w:author="ilia kassianenko" w:date="2019-03-21T21:37:00Z">
                  <w:rPr>
                    <w:rFonts w:ascii="Calibri" w:hAnsi="Calibri" w:cs="Calibri"/>
                    <w:color w:val="000000"/>
                    <w:szCs w:val="22"/>
                    <w:lang w:val="en-CA" w:eastAsia="en-CA"/>
                  </w:rPr>
                </w:rPrChange>
              </w:rPr>
              <w:t xml:space="preserve"> of Max Gust (10s </w:t>
            </w:r>
            <w:proofErr w:type="spellStart"/>
            <w:r w:rsidRPr="0047260E">
              <w:rPr>
                <w:rFonts w:cs="Arial"/>
                <w:color w:val="000000"/>
                <w:szCs w:val="22"/>
                <w:lang w:val="en-CA" w:eastAsia="en-CA"/>
                <w:rPrChange w:id="6309" w:author="ilia kassianenko" w:date="2019-03-21T21:37:00Z">
                  <w:rPr>
                    <w:rFonts w:ascii="Calibri" w:hAnsi="Calibri" w:cs="Calibri"/>
                    <w:color w:val="000000"/>
                    <w:szCs w:val="22"/>
                    <w:lang w:val="en-CA" w:eastAsia="en-CA"/>
                  </w:rPr>
                </w:rPrChange>
              </w:rPr>
              <w:t>deg</w:t>
            </w:r>
            <w:proofErr w:type="spellEnd"/>
            <w:r w:rsidRPr="0047260E">
              <w:rPr>
                <w:rFonts w:cs="Arial"/>
                <w:color w:val="000000"/>
                <w:szCs w:val="22"/>
                <w:lang w:val="en-CA" w:eastAsia="en-CA"/>
                <w:rPrChange w:id="6310" w:author="ilia kassianenko" w:date="2019-03-21T21:37:00Z">
                  <w:rPr>
                    <w:rFonts w:ascii="Calibri" w:hAnsi="Calibri" w:cs="Calibri"/>
                    <w:color w:val="000000"/>
                    <w:szCs w:val="22"/>
                    <w:lang w:val="en-CA" w:eastAsia="en-CA"/>
                  </w:rPr>
                </w:rPrChange>
              </w:rPr>
              <w:t>)</w:t>
            </w:r>
          </w:p>
        </w:tc>
        <w:tc>
          <w:tcPr>
            <w:tcW w:w="1843" w:type="dxa"/>
            <w:tcPrChange w:id="6311" w:author="ilia kassianenko" w:date="2019-03-21T20:57:00Z">
              <w:tcPr>
                <w:tcW w:w="1843" w:type="dxa"/>
              </w:tcPr>
            </w:tcPrChange>
          </w:tcPr>
          <w:p w14:paraId="58875A73" w14:textId="77777777" w:rsidR="00787888" w:rsidRPr="0047260E" w:rsidRDefault="00787888" w:rsidP="00787888">
            <w:pPr>
              <w:pStyle w:val="BodyText"/>
              <w:rPr>
                <w:rFonts w:cs="Arial"/>
                <w:lang w:val="en-CA" w:eastAsia="ar-SA"/>
                <w:rPrChange w:id="6312" w:author="ilia kassianenko" w:date="2019-03-21T21:37:00Z">
                  <w:rPr>
                    <w:sz w:val="22"/>
                    <w:lang w:eastAsia="ar-SA"/>
                  </w:rPr>
                </w:rPrChange>
              </w:rPr>
            </w:pPr>
            <w:r w:rsidRPr="0047260E">
              <w:rPr>
                <w:rFonts w:cs="Arial"/>
                <w:lang w:val="en-CA" w:eastAsia="ar-SA"/>
                <w:rPrChange w:id="6313" w:author="ilia kassianenko" w:date="2019-03-21T21:37:00Z">
                  <w:rPr>
                    <w:rFonts w:cs="Arial"/>
                    <w:lang w:eastAsia="ar-SA"/>
                  </w:rPr>
                </w:rPrChange>
              </w:rPr>
              <w:t>INT</w:t>
            </w:r>
          </w:p>
        </w:tc>
        <w:tc>
          <w:tcPr>
            <w:tcW w:w="1275" w:type="dxa"/>
            <w:tcPrChange w:id="6314" w:author="ilia kassianenko" w:date="2019-03-21T20:57:00Z">
              <w:tcPr>
                <w:tcW w:w="1275" w:type="dxa"/>
              </w:tcPr>
            </w:tcPrChange>
          </w:tcPr>
          <w:p w14:paraId="5BA5C25F" w14:textId="77777777" w:rsidR="00787888" w:rsidRPr="0047260E" w:rsidRDefault="00787888" w:rsidP="00787888">
            <w:pPr>
              <w:pStyle w:val="BodyText"/>
              <w:rPr>
                <w:rFonts w:cs="Arial"/>
                <w:lang w:val="en-CA" w:eastAsia="ar-SA"/>
                <w:rPrChange w:id="6315" w:author="ilia kassianenko" w:date="2019-03-21T21:37:00Z">
                  <w:rPr>
                    <w:sz w:val="22"/>
                    <w:lang w:eastAsia="ar-SA"/>
                  </w:rPr>
                </w:rPrChange>
              </w:rPr>
            </w:pPr>
            <w:r w:rsidRPr="0047260E">
              <w:rPr>
                <w:rFonts w:cs="Arial"/>
                <w:lang w:val="en-CA" w:eastAsia="ar-SA"/>
                <w:rPrChange w:id="6316" w:author="ilia kassianenko" w:date="2019-03-21T21:37:00Z">
                  <w:rPr>
                    <w:lang w:eastAsia="ar-SA"/>
                  </w:rPr>
                </w:rPrChange>
              </w:rPr>
              <w:t>2</w:t>
            </w:r>
          </w:p>
        </w:tc>
        <w:tc>
          <w:tcPr>
            <w:tcW w:w="1134" w:type="dxa"/>
            <w:tcPrChange w:id="6317" w:author="ilia kassianenko" w:date="2019-03-21T20:57:00Z">
              <w:tcPr>
                <w:tcW w:w="1134" w:type="dxa"/>
              </w:tcPr>
            </w:tcPrChange>
          </w:tcPr>
          <w:p w14:paraId="011E9321" w14:textId="77777777" w:rsidR="00787888" w:rsidRPr="0047260E" w:rsidRDefault="00787888">
            <w:pPr>
              <w:pStyle w:val="BodyText"/>
              <w:jc w:val="center"/>
              <w:rPr>
                <w:rFonts w:cs="Arial"/>
                <w:lang w:val="en-CA" w:eastAsia="ar-SA"/>
                <w:rPrChange w:id="6318" w:author="ilia kassianenko" w:date="2019-03-21T21:37:00Z">
                  <w:rPr>
                    <w:sz w:val="22"/>
                    <w:lang w:eastAsia="ar-SA"/>
                  </w:rPr>
                </w:rPrChange>
              </w:rPr>
              <w:pPrChange w:id="6319" w:author="outpost" w:date="2019-03-18T19:41:00Z">
                <w:pPr>
                  <w:pStyle w:val="BodyText"/>
                  <w:keepNext/>
                  <w:numPr>
                    <w:ilvl w:val="8"/>
                    <w:numId w:val="1"/>
                  </w:numPr>
                  <w:ind w:left="360" w:hanging="360"/>
                  <w:outlineLvl w:val="8"/>
                </w:pPr>
              </w:pPrChange>
            </w:pPr>
            <w:r w:rsidRPr="0047260E">
              <w:rPr>
                <w:rFonts w:cs="Arial"/>
                <w:lang w:val="en-CA" w:eastAsia="ar-SA"/>
                <w:rPrChange w:id="6320" w:author="ilia kassianenko" w:date="2019-03-21T21:37:00Z">
                  <w:rPr>
                    <w:lang w:eastAsia="ar-SA"/>
                  </w:rPr>
                </w:rPrChange>
              </w:rPr>
              <w:t>Y</w:t>
            </w:r>
          </w:p>
        </w:tc>
        <w:tc>
          <w:tcPr>
            <w:tcW w:w="2977" w:type="dxa"/>
            <w:tcPrChange w:id="6321" w:author="ilia kassianenko" w:date="2019-03-21T20:57:00Z">
              <w:tcPr>
                <w:tcW w:w="3231" w:type="dxa"/>
              </w:tcPr>
            </w:tcPrChange>
          </w:tcPr>
          <w:p w14:paraId="0CFEF996" w14:textId="77777777" w:rsidR="00787888" w:rsidRPr="0047260E" w:rsidRDefault="00787888" w:rsidP="00787888">
            <w:pPr>
              <w:pStyle w:val="BodyText"/>
              <w:rPr>
                <w:rFonts w:cs="Arial"/>
                <w:lang w:val="en-CA" w:eastAsia="ar-SA"/>
                <w:rPrChange w:id="6322" w:author="ilia kassianenko" w:date="2019-03-21T21:37:00Z">
                  <w:rPr>
                    <w:sz w:val="22"/>
                    <w:lang w:eastAsia="ar-SA"/>
                  </w:rPr>
                </w:rPrChange>
              </w:rPr>
            </w:pPr>
          </w:p>
        </w:tc>
      </w:tr>
      <w:tr w:rsidR="00B45947" w:rsidRPr="0047260E" w14:paraId="2E71A996" w14:textId="77777777" w:rsidTr="00B45947">
        <w:tc>
          <w:tcPr>
            <w:tcW w:w="2093" w:type="dxa"/>
            <w:vAlign w:val="center"/>
            <w:tcPrChange w:id="6323" w:author="ilia kassianenko" w:date="2019-03-21T20:57:00Z">
              <w:tcPr>
                <w:tcW w:w="2093" w:type="dxa"/>
                <w:vAlign w:val="center"/>
              </w:tcPr>
            </w:tcPrChange>
          </w:tcPr>
          <w:p w14:paraId="68C2005C" w14:textId="77777777" w:rsidR="00787888" w:rsidRPr="0047260E" w:rsidRDefault="00787888">
            <w:pPr>
              <w:spacing w:before="0" w:after="0"/>
              <w:rPr>
                <w:rFonts w:cs="Arial"/>
                <w:color w:val="000000"/>
                <w:szCs w:val="22"/>
                <w:lang w:val="en-CA" w:eastAsia="en-CA"/>
                <w:rPrChange w:id="6324"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6325" w:author="ilia kassianenko" w:date="2019-03-21T21:37:00Z">
                  <w:rPr>
                    <w:rFonts w:ascii="Calibri" w:hAnsi="Calibri" w:cs="Calibri"/>
                    <w:color w:val="000000"/>
                    <w:szCs w:val="22"/>
                    <w:lang w:val="en-CA" w:eastAsia="en-CA"/>
                  </w:rPr>
                </w:rPrChange>
              </w:rPr>
              <w:t>Dir</w:t>
            </w:r>
            <w:proofErr w:type="spellEnd"/>
            <w:r w:rsidRPr="0047260E">
              <w:rPr>
                <w:rFonts w:cs="Arial"/>
                <w:color w:val="000000"/>
                <w:szCs w:val="22"/>
                <w:lang w:val="en-CA" w:eastAsia="en-CA"/>
                <w:rPrChange w:id="6326" w:author="ilia kassianenko" w:date="2019-03-21T21:37:00Z">
                  <w:rPr>
                    <w:rFonts w:ascii="Calibri" w:hAnsi="Calibri" w:cs="Calibri"/>
                    <w:color w:val="000000"/>
                    <w:szCs w:val="22"/>
                    <w:lang w:val="en-CA" w:eastAsia="en-CA"/>
                  </w:rPr>
                </w:rPrChange>
              </w:rPr>
              <w:t xml:space="preserve"> of Max Gust Flag</w:t>
            </w:r>
          </w:p>
        </w:tc>
        <w:tc>
          <w:tcPr>
            <w:tcW w:w="1843" w:type="dxa"/>
            <w:tcPrChange w:id="6327" w:author="ilia kassianenko" w:date="2019-03-21T20:57:00Z">
              <w:tcPr>
                <w:tcW w:w="1843" w:type="dxa"/>
              </w:tcPr>
            </w:tcPrChange>
          </w:tcPr>
          <w:p w14:paraId="7594BAF9" w14:textId="77777777" w:rsidR="00787888" w:rsidRPr="0047260E" w:rsidRDefault="00787888" w:rsidP="00787888">
            <w:pPr>
              <w:pStyle w:val="BodyText"/>
              <w:rPr>
                <w:rFonts w:cs="Arial"/>
                <w:lang w:val="en-CA" w:eastAsia="ar-SA"/>
                <w:rPrChange w:id="6328" w:author="ilia kassianenko" w:date="2019-03-21T21:37:00Z">
                  <w:rPr>
                    <w:sz w:val="22"/>
                    <w:lang w:eastAsia="ar-SA"/>
                  </w:rPr>
                </w:rPrChange>
              </w:rPr>
            </w:pPr>
            <w:r w:rsidRPr="0047260E">
              <w:rPr>
                <w:rFonts w:cs="Arial"/>
                <w:lang w:val="en-CA" w:eastAsia="ar-SA"/>
                <w:rPrChange w:id="6329" w:author="ilia kassianenko" w:date="2019-03-21T21:37:00Z">
                  <w:rPr>
                    <w:rFonts w:cs="Arial"/>
                    <w:lang w:eastAsia="ar-SA"/>
                  </w:rPr>
                </w:rPrChange>
              </w:rPr>
              <w:t>CHAR</w:t>
            </w:r>
          </w:p>
        </w:tc>
        <w:tc>
          <w:tcPr>
            <w:tcW w:w="1275" w:type="dxa"/>
            <w:tcPrChange w:id="6330" w:author="ilia kassianenko" w:date="2019-03-21T20:57:00Z">
              <w:tcPr>
                <w:tcW w:w="1275" w:type="dxa"/>
              </w:tcPr>
            </w:tcPrChange>
          </w:tcPr>
          <w:p w14:paraId="65D5DA0A" w14:textId="77777777" w:rsidR="00787888" w:rsidRPr="0047260E" w:rsidRDefault="00787888" w:rsidP="00787888">
            <w:pPr>
              <w:pStyle w:val="BodyText"/>
              <w:rPr>
                <w:rFonts w:cs="Arial"/>
                <w:lang w:val="en-CA" w:eastAsia="ar-SA"/>
                <w:rPrChange w:id="6331" w:author="ilia kassianenko" w:date="2019-03-21T21:37:00Z">
                  <w:rPr>
                    <w:sz w:val="22"/>
                    <w:lang w:eastAsia="ar-SA"/>
                  </w:rPr>
                </w:rPrChange>
              </w:rPr>
            </w:pPr>
            <w:r w:rsidRPr="0047260E">
              <w:rPr>
                <w:rFonts w:cs="Arial"/>
                <w:lang w:val="en-CA" w:eastAsia="ar-SA"/>
                <w:rPrChange w:id="6332" w:author="ilia kassianenko" w:date="2019-03-21T21:37:00Z">
                  <w:rPr>
                    <w:lang w:eastAsia="ar-SA"/>
                  </w:rPr>
                </w:rPrChange>
              </w:rPr>
              <w:t>1</w:t>
            </w:r>
          </w:p>
        </w:tc>
        <w:tc>
          <w:tcPr>
            <w:tcW w:w="1134" w:type="dxa"/>
            <w:tcPrChange w:id="6333" w:author="ilia kassianenko" w:date="2019-03-21T20:57:00Z">
              <w:tcPr>
                <w:tcW w:w="1134" w:type="dxa"/>
              </w:tcPr>
            </w:tcPrChange>
          </w:tcPr>
          <w:p w14:paraId="581AADF0" w14:textId="77777777" w:rsidR="00787888" w:rsidRPr="0047260E" w:rsidRDefault="00787888">
            <w:pPr>
              <w:pStyle w:val="BodyText"/>
              <w:jc w:val="center"/>
              <w:rPr>
                <w:rFonts w:cs="Arial"/>
                <w:lang w:val="en-CA" w:eastAsia="ar-SA"/>
                <w:rPrChange w:id="6334" w:author="ilia kassianenko" w:date="2019-03-21T21:37:00Z">
                  <w:rPr>
                    <w:sz w:val="22"/>
                    <w:lang w:eastAsia="ar-SA"/>
                  </w:rPr>
                </w:rPrChange>
              </w:rPr>
              <w:pPrChange w:id="6335" w:author="outpost" w:date="2019-03-18T19:41:00Z">
                <w:pPr>
                  <w:pStyle w:val="BodyText"/>
                  <w:keepNext/>
                  <w:numPr>
                    <w:ilvl w:val="8"/>
                    <w:numId w:val="1"/>
                  </w:numPr>
                  <w:ind w:left="360" w:hanging="360"/>
                  <w:outlineLvl w:val="8"/>
                </w:pPr>
              </w:pPrChange>
            </w:pPr>
            <w:r w:rsidRPr="0047260E">
              <w:rPr>
                <w:rFonts w:cs="Arial"/>
                <w:lang w:val="en-CA" w:eastAsia="ar-SA"/>
                <w:rPrChange w:id="6336" w:author="ilia kassianenko" w:date="2019-03-21T21:37:00Z">
                  <w:rPr>
                    <w:lang w:eastAsia="ar-SA"/>
                  </w:rPr>
                </w:rPrChange>
              </w:rPr>
              <w:t>Y</w:t>
            </w:r>
          </w:p>
        </w:tc>
        <w:tc>
          <w:tcPr>
            <w:tcW w:w="2977" w:type="dxa"/>
            <w:tcPrChange w:id="6337" w:author="ilia kassianenko" w:date="2019-03-21T20:57:00Z">
              <w:tcPr>
                <w:tcW w:w="3231" w:type="dxa"/>
              </w:tcPr>
            </w:tcPrChange>
          </w:tcPr>
          <w:p w14:paraId="128FB724" w14:textId="525679BA" w:rsidR="00787888" w:rsidRPr="0047260E" w:rsidRDefault="00787888" w:rsidP="00787888">
            <w:pPr>
              <w:pStyle w:val="BodyText"/>
              <w:rPr>
                <w:rFonts w:cs="Arial"/>
                <w:lang w:val="en-CA" w:eastAsia="ar-SA"/>
                <w:rPrChange w:id="6338" w:author="ilia kassianenko" w:date="2019-03-21T21:37:00Z">
                  <w:rPr>
                    <w:sz w:val="22"/>
                    <w:lang w:eastAsia="ar-SA"/>
                  </w:rPr>
                </w:rPrChange>
              </w:rPr>
            </w:pPr>
            <w:r w:rsidRPr="0047260E">
              <w:rPr>
                <w:rFonts w:cs="Arial"/>
                <w:lang w:val="en-CA" w:eastAsia="ar-SA"/>
                <w:rPrChange w:id="6339" w:author="ilia kassianenko" w:date="2019-03-21T21:37:00Z">
                  <w:rPr>
                    <w:lang w:eastAsia="ar-SA"/>
                  </w:rPr>
                </w:rPrChange>
              </w:rPr>
              <w:t>Value</w:t>
            </w:r>
            <w:del w:id="6340" w:author="ilia kassianenko" w:date="2019-03-21T21:07:00Z">
              <w:r w:rsidRPr="0047260E" w:rsidDel="00520018">
                <w:rPr>
                  <w:rFonts w:cs="Arial"/>
                  <w:lang w:val="en-CA" w:eastAsia="ar-SA"/>
                  <w:rPrChange w:id="6341" w:author="ilia kassianenko" w:date="2019-03-21T21:37:00Z">
                    <w:rPr>
                      <w:lang w:eastAsia="ar-SA"/>
                    </w:rPr>
                  </w:rPrChange>
                </w:rPr>
                <w:delText xml:space="preserve"> </w:delText>
              </w:r>
            </w:del>
            <w:r w:rsidRPr="0047260E">
              <w:rPr>
                <w:rFonts w:cs="Arial"/>
                <w:lang w:val="en-CA" w:eastAsia="ar-SA"/>
                <w:rPrChange w:id="6342" w:author="ilia kassianenko" w:date="2019-03-21T21:37:00Z">
                  <w:rPr>
                    <w:lang w:eastAsia="ar-SA"/>
                  </w:rPr>
                </w:rPrChange>
              </w:rPr>
              <w:t xml:space="preserve">: </w:t>
            </w:r>
            <w:ins w:id="6343" w:author="ilia kassianenko" w:date="2019-03-21T21:07:00Z">
              <w:r w:rsidR="00520018" w:rsidRPr="0047260E">
                <w:rPr>
                  <w:rFonts w:cs="Arial"/>
                  <w:lang w:val="en-CA" w:eastAsia="ar-SA"/>
                  <w:rPrChange w:id="6344" w:author="ilia kassianenko" w:date="2019-03-21T21:37:00Z">
                    <w:rPr>
                      <w:rFonts w:cs="Arial"/>
                      <w:lang w:eastAsia="ar-SA"/>
                    </w:rPr>
                  </w:rPrChange>
                </w:rPr>
                <w:t>“</w:t>
              </w:r>
            </w:ins>
            <w:r w:rsidRPr="0047260E">
              <w:rPr>
                <w:rFonts w:cs="Arial"/>
                <w:lang w:val="en-CA" w:eastAsia="ar-SA"/>
                <w:rPrChange w:id="6345" w:author="ilia kassianenko" w:date="2019-03-21T21:37:00Z">
                  <w:rPr>
                    <w:lang w:eastAsia="ar-SA"/>
                  </w:rPr>
                </w:rPrChange>
              </w:rPr>
              <w:t>M</w:t>
            </w:r>
            <w:ins w:id="6346" w:author="ilia kassianenko" w:date="2019-03-21T21:07:00Z">
              <w:r w:rsidR="00520018" w:rsidRPr="0047260E">
                <w:rPr>
                  <w:rFonts w:cs="Arial"/>
                  <w:lang w:val="en-CA" w:eastAsia="ar-SA"/>
                  <w:rPrChange w:id="6347" w:author="ilia kassianenko" w:date="2019-03-21T21:37:00Z">
                    <w:rPr>
                      <w:rFonts w:cs="Arial"/>
                      <w:lang w:eastAsia="ar-SA"/>
                    </w:rPr>
                  </w:rPrChange>
                </w:rPr>
                <w:t>”</w:t>
              </w:r>
            </w:ins>
          </w:p>
        </w:tc>
      </w:tr>
      <w:tr w:rsidR="00B45947" w:rsidRPr="0047260E" w14:paraId="27687E86" w14:textId="77777777" w:rsidTr="00B45947">
        <w:tc>
          <w:tcPr>
            <w:tcW w:w="2093" w:type="dxa"/>
            <w:vAlign w:val="center"/>
            <w:tcPrChange w:id="6348" w:author="ilia kassianenko" w:date="2019-03-21T20:57:00Z">
              <w:tcPr>
                <w:tcW w:w="2093" w:type="dxa"/>
                <w:vAlign w:val="center"/>
              </w:tcPr>
            </w:tcPrChange>
          </w:tcPr>
          <w:p w14:paraId="59839A3C" w14:textId="77777777" w:rsidR="00787888" w:rsidRPr="0047260E" w:rsidRDefault="00787888">
            <w:pPr>
              <w:spacing w:before="0" w:after="0"/>
              <w:rPr>
                <w:rFonts w:cs="Arial"/>
                <w:color w:val="000000"/>
                <w:szCs w:val="22"/>
                <w:lang w:val="en-CA" w:eastAsia="en-CA"/>
                <w:rPrChange w:id="6349"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6350" w:author="ilia kassianenko" w:date="2019-03-21T21:37:00Z">
                  <w:rPr>
                    <w:rFonts w:ascii="Calibri" w:hAnsi="Calibri" w:cs="Calibri"/>
                    <w:color w:val="000000"/>
                    <w:szCs w:val="22"/>
                    <w:lang w:val="en-CA" w:eastAsia="en-CA"/>
                  </w:rPr>
                </w:rPrChange>
              </w:rPr>
              <w:t>Spd</w:t>
            </w:r>
            <w:proofErr w:type="spellEnd"/>
            <w:r w:rsidRPr="0047260E">
              <w:rPr>
                <w:rFonts w:cs="Arial"/>
                <w:color w:val="000000"/>
                <w:szCs w:val="22"/>
                <w:lang w:val="en-CA" w:eastAsia="en-CA"/>
                <w:rPrChange w:id="6351" w:author="ilia kassianenko" w:date="2019-03-21T21:37:00Z">
                  <w:rPr>
                    <w:rFonts w:ascii="Calibri" w:hAnsi="Calibri" w:cs="Calibri"/>
                    <w:color w:val="000000"/>
                    <w:szCs w:val="22"/>
                    <w:lang w:val="en-CA" w:eastAsia="en-CA"/>
                  </w:rPr>
                </w:rPrChange>
              </w:rPr>
              <w:t xml:space="preserve"> of Max Gust (km/h)</w:t>
            </w:r>
          </w:p>
        </w:tc>
        <w:tc>
          <w:tcPr>
            <w:tcW w:w="1843" w:type="dxa"/>
            <w:tcPrChange w:id="6352" w:author="ilia kassianenko" w:date="2019-03-21T20:57:00Z">
              <w:tcPr>
                <w:tcW w:w="1843" w:type="dxa"/>
              </w:tcPr>
            </w:tcPrChange>
          </w:tcPr>
          <w:p w14:paraId="28C0D939" w14:textId="77777777" w:rsidR="00787888" w:rsidRPr="0047260E" w:rsidRDefault="00787888" w:rsidP="00787888">
            <w:pPr>
              <w:pStyle w:val="BodyText"/>
              <w:rPr>
                <w:rFonts w:cs="Arial"/>
                <w:lang w:val="en-CA" w:eastAsia="ar-SA"/>
                <w:rPrChange w:id="6353" w:author="ilia kassianenko" w:date="2019-03-21T21:37:00Z">
                  <w:rPr>
                    <w:sz w:val="22"/>
                    <w:lang w:eastAsia="ar-SA"/>
                  </w:rPr>
                </w:rPrChange>
              </w:rPr>
            </w:pPr>
            <w:r w:rsidRPr="0047260E">
              <w:rPr>
                <w:rFonts w:cs="Arial"/>
                <w:lang w:val="en-CA" w:eastAsia="ar-SA"/>
                <w:rPrChange w:id="6354" w:author="ilia kassianenko" w:date="2019-03-21T21:37:00Z">
                  <w:rPr>
                    <w:rFonts w:cs="Arial"/>
                    <w:lang w:eastAsia="ar-SA"/>
                  </w:rPr>
                </w:rPrChange>
              </w:rPr>
              <w:t>INT</w:t>
            </w:r>
          </w:p>
        </w:tc>
        <w:tc>
          <w:tcPr>
            <w:tcW w:w="1275" w:type="dxa"/>
            <w:tcPrChange w:id="6355" w:author="ilia kassianenko" w:date="2019-03-21T20:57:00Z">
              <w:tcPr>
                <w:tcW w:w="1275" w:type="dxa"/>
              </w:tcPr>
            </w:tcPrChange>
          </w:tcPr>
          <w:p w14:paraId="095A28FE" w14:textId="77777777" w:rsidR="00787888" w:rsidRPr="0047260E" w:rsidRDefault="00787888" w:rsidP="00787888">
            <w:pPr>
              <w:pStyle w:val="BodyText"/>
              <w:rPr>
                <w:rFonts w:cs="Arial"/>
                <w:lang w:val="en-CA" w:eastAsia="ar-SA"/>
                <w:rPrChange w:id="6356" w:author="ilia kassianenko" w:date="2019-03-21T21:37:00Z">
                  <w:rPr>
                    <w:sz w:val="22"/>
                    <w:lang w:eastAsia="ar-SA"/>
                  </w:rPr>
                </w:rPrChange>
              </w:rPr>
            </w:pPr>
            <w:r w:rsidRPr="0047260E">
              <w:rPr>
                <w:rFonts w:cs="Arial"/>
                <w:lang w:val="en-CA" w:eastAsia="ar-SA"/>
                <w:rPrChange w:id="6357" w:author="ilia kassianenko" w:date="2019-03-21T21:37:00Z">
                  <w:rPr>
                    <w:lang w:eastAsia="ar-SA"/>
                  </w:rPr>
                </w:rPrChange>
              </w:rPr>
              <w:t>2</w:t>
            </w:r>
          </w:p>
        </w:tc>
        <w:tc>
          <w:tcPr>
            <w:tcW w:w="1134" w:type="dxa"/>
            <w:tcPrChange w:id="6358" w:author="ilia kassianenko" w:date="2019-03-21T20:57:00Z">
              <w:tcPr>
                <w:tcW w:w="1134" w:type="dxa"/>
              </w:tcPr>
            </w:tcPrChange>
          </w:tcPr>
          <w:p w14:paraId="62E33E1C" w14:textId="77777777" w:rsidR="00787888" w:rsidRPr="0047260E" w:rsidRDefault="00787888">
            <w:pPr>
              <w:pStyle w:val="BodyText"/>
              <w:jc w:val="center"/>
              <w:rPr>
                <w:rFonts w:cs="Arial"/>
                <w:lang w:val="en-CA" w:eastAsia="ar-SA"/>
                <w:rPrChange w:id="6359" w:author="ilia kassianenko" w:date="2019-03-21T21:37:00Z">
                  <w:rPr>
                    <w:sz w:val="22"/>
                    <w:lang w:eastAsia="ar-SA"/>
                  </w:rPr>
                </w:rPrChange>
              </w:rPr>
              <w:pPrChange w:id="6360" w:author="outpost" w:date="2019-03-18T19:41:00Z">
                <w:pPr>
                  <w:pStyle w:val="BodyText"/>
                  <w:keepNext/>
                  <w:numPr>
                    <w:ilvl w:val="8"/>
                    <w:numId w:val="1"/>
                  </w:numPr>
                  <w:ind w:left="360" w:hanging="360"/>
                  <w:outlineLvl w:val="8"/>
                </w:pPr>
              </w:pPrChange>
            </w:pPr>
            <w:r w:rsidRPr="0047260E">
              <w:rPr>
                <w:rFonts w:cs="Arial"/>
                <w:lang w:val="en-CA" w:eastAsia="ar-SA"/>
                <w:rPrChange w:id="6361" w:author="ilia kassianenko" w:date="2019-03-21T21:37:00Z">
                  <w:rPr>
                    <w:lang w:eastAsia="ar-SA"/>
                  </w:rPr>
                </w:rPrChange>
              </w:rPr>
              <w:t>Y</w:t>
            </w:r>
          </w:p>
        </w:tc>
        <w:tc>
          <w:tcPr>
            <w:tcW w:w="2977" w:type="dxa"/>
            <w:tcPrChange w:id="6362" w:author="ilia kassianenko" w:date="2019-03-21T20:57:00Z">
              <w:tcPr>
                <w:tcW w:w="3231" w:type="dxa"/>
              </w:tcPr>
            </w:tcPrChange>
          </w:tcPr>
          <w:p w14:paraId="42D2ADF6" w14:textId="77777777" w:rsidR="00787888" w:rsidRPr="0047260E" w:rsidRDefault="00787888" w:rsidP="00787888">
            <w:pPr>
              <w:pStyle w:val="BodyText"/>
              <w:rPr>
                <w:rFonts w:cs="Arial"/>
                <w:lang w:val="en-CA" w:eastAsia="ar-SA"/>
                <w:rPrChange w:id="6363" w:author="ilia kassianenko" w:date="2019-03-21T21:37:00Z">
                  <w:rPr>
                    <w:sz w:val="22"/>
                    <w:lang w:eastAsia="ar-SA"/>
                  </w:rPr>
                </w:rPrChange>
              </w:rPr>
            </w:pPr>
          </w:p>
        </w:tc>
      </w:tr>
      <w:tr w:rsidR="00B45947" w:rsidRPr="0047260E" w14:paraId="1C2EC311" w14:textId="77777777" w:rsidTr="00B45947">
        <w:tc>
          <w:tcPr>
            <w:tcW w:w="2093" w:type="dxa"/>
            <w:vAlign w:val="center"/>
            <w:tcPrChange w:id="6364" w:author="ilia kassianenko" w:date="2019-03-21T20:57:00Z">
              <w:tcPr>
                <w:tcW w:w="2093" w:type="dxa"/>
                <w:vAlign w:val="center"/>
              </w:tcPr>
            </w:tcPrChange>
          </w:tcPr>
          <w:p w14:paraId="6ECAB172" w14:textId="77777777" w:rsidR="00787888" w:rsidRPr="0047260E" w:rsidRDefault="00787888">
            <w:pPr>
              <w:spacing w:before="0" w:after="0"/>
              <w:rPr>
                <w:rFonts w:cs="Arial"/>
                <w:color w:val="000000"/>
                <w:szCs w:val="22"/>
                <w:lang w:val="en-CA" w:eastAsia="en-CA"/>
                <w:rPrChange w:id="6365" w:author="ilia kassianenko" w:date="2019-03-21T21:37:00Z">
                  <w:rPr>
                    <w:rFonts w:ascii="Calibri" w:hAnsi="Calibri" w:cs="Calibri"/>
                    <w:color w:val="000000"/>
                    <w:sz w:val="22"/>
                    <w:szCs w:val="22"/>
                    <w:lang w:val="en-CA" w:eastAsia="en-CA"/>
                  </w:rPr>
                </w:rPrChange>
              </w:rPr>
            </w:pPr>
            <w:proofErr w:type="spellStart"/>
            <w:r w:rsidRPr="0047260E">
              <w:rPr>
                <w:rFonts w:cs="Arial"/>
                <w:color w:val="000000"/>
                <w:szCs w:val="22"/>
                <w:lang w:val="en-CA" w:eastAsia="en-CA"/>
                <w:rPrChange w:id="6366" w:author="ilia kassianenko" w:date="2019-03-21T21:37:00Z">
                  <w:rPr>
                    <w:rFonts w:ascii="Calibri" w:hAnsi="Calibri" w:cs="Calibri"/>
                    <w:color w:val="000000"/>
                    <w:szCs w:val="22"/>
                    <w:lang w:val="en-CA" w:eastAsia="en-CA"/>
                  </w:rPr>
                </w:rPrChange>
              </w:rPr>
              <w:t>Spd</w:t>
            </w:r>
            <w:proofErr w:type="spellEnd"/>
            <w:r w:rsidRPr="0047260E">
              <w:rPr>
                <w:rFonts w:cs="Arial"/>
                <w:color w:val="000000"/>
                <w:szCs w:val="22"/>
                <w:lang w:val="en-CA" w:eastAsia="en-CA"/>
                <w:rPrChange w:id="6367" w:author="ilia kassianenko" w:date="2019-03-21T21:37:00Z">
                  <w:rPr>
                    <w:rFonts w:ascii="Calibri" w:hAnsi="Calibri" w:cs="Calibri"/>
                    <w:color w:val="000000"/>
                    <w:szCs w:val="22"/>
                    <w:lang w:val="en-CA" w:eastAsia="en-CA"/>
                  </w:rPr>
                </w:rPrChange>
              </w:rPr>
              <w:t xml:space="preserve"> of Max Gust Flag</w:t>
            </w:r>
          </w:p>
        </w:tc>
        <w:tc>
          <w:tcPr>
            <w:tcW w:w="1843" w:type="dxa"/>
            <w:tcPrChange w:id="6368" w:author="ilia kassianenko" w:date="2019-03-21T20:57:00Z">
              <w:tcPr>
                <w:tcW w:w="1843" w:type="dxa"/>
              </w:tcPr>
            </w:tcPrChange>
          </w:tcPr>
          <w:p w14:paraId="7106494A" w14:textId="77777777" w:rsidR="00787888" w:rsidRPr="0047260E" w:rsidRDefault="00787888" w:rsidP="00787888">
            <w:pPr>
              <w:pStyle w:val="BodyText"/>
              <w:rPr>
                <w:rFonts w:cs="Arial"/>
                <w:lang w:val="en-CA" w:eastAsia="ar-SA"/>
                <w:rPrChange w:id="6369" w:author="ilia kassianenko" w:date="2019-03-21T21:37:00Z">
                  <w:rPr>
                    <w:sz w:val="22"/>
                    <w:lang w:eastAsia="ar-SA"/>
                  </w:rPr>
                </w:rPrChange>
              </w:rPr>
            </w:pPr>
            <w:r w:rsidRPr="0047260E">
              <w:rPr>
                <w:rFonts w:cs="Arial"/>
                <w:lang w:val="en-CA" w:eastAsia="ar-SA"/>
                <w:rPrChange w:id="6370" w:author="ilia kassianenko" w:date="2019-03-21T21:37:00Z">
                  <w:rPr>
                    <w:rFonts w:cs="Arial"/>
                    <w:lang w:eastAsia="ar-SA"/>
                  </w:rPr>
                </w:rPrChange>
              </w:rPr>
              <w:t>CHAR</w:t>
            </w:r>
          </w:p>
        </w:tc>
        <w:tc>
          <w:tcPr>
            <w:tcW w:w="1275" w:type="dxa"/>
            <w:tcPrChange w:id="6371" w:author="ilia kassianenko" w:date="2019-03-21T20:57:00Z">
              <w:tcPr>
                <w:tcW w:w="1275" w:type="dxa"/>
              </w:tcPr>
            </w:tcPrChange>
          </w:tcPr>
          <w:p w14:paraId="193684DC" w14:textId="77777777" w:rsidR="00787888" w:rsidRPr="0047260E" w:rsidRDefault="00787888" w:rsidP="00787888">
            <w:pPr>
              <w:pStyle w:val="BodyText"/>
              <w:rPr>
                <w:rFonts w:cs="Arial"/>
                <w:lang w:val="en-CA" w:eastAsia="ar-SA"/>
                <w:rPrChange w:id="6372" w:author="ilia kassianenko" w:date="2019-03-21T21:37:00Z">
                  <w:rPr>
                    <w:sz w:val="22"/>
                    <w:lang w:eastAsia="ar-SA"/>
                  </w:rPr>
                </w:rPrChange>
              </w:rPr>
            </w:pPr>
            <w:r w:rsidRPr="0047260E">
              <w:rPr>
                <w:rFonts w:cs="Arial"/>
                <w:lang w:val="en-CA" w:eastAsia="ar-SA"/>
                <w:rPrChange w:id="6373" w:author="ilia kassianenko" w:date="2019-03-21T21:37:00Z">
                  <w:rPr>
                    <w:lang w:eastAsia="ar-SA"/>
                  </w:rPr>
                </w:rPrChange>
              </w:rPr>
              <w:t>1</w:t>
            </w:r>
          </w:p>
        </w:tc>
        <w:tc>
          <w:tcPr>
            <w:tcW w:w="1134" w:type="dxa"/>
            <w:tcPrChange w:id="6374" w:author="ilia kassianenko" w:date="2019-03-21T20:57:00Z">
              <w:tcPr>
                <w:tcW w:w="1134" w:type="dxa"/>
              </w:tcPr>
            </w:tcPrChange>
          </w:tcPr>
          <w:p w14:paraId="5B93B1D4" w14:textId="77777777" w:rsidR="00787888" w:rsidRPr="0047260E" w:rsidRDefault="00787888">
            <w:pPr>
              <w:pStyle w:val="BodyText"/>
              <w:jc w:val="center"/>
              <w:rPr>
                <w:rFonts w:cs="Arial"/>
                <w:lang w:val="en-CA" w:eastAsia="ar-SA"/>
                <w:rPrChange w:id="6375" w:author="ilia kassianenko" w:date="2019-03-21T21:37:00Z">
                  <w:rPr>
                    <w:sz w:val="22"/>
                    <w:lang w:eastAsia="ar-SA"/>
                  </w:rPr>
                </w:rPrChange>
              </w:rPr>
              <w:pPrChange w:id="6376" w:author="outpost" w:date="2019-03-18T19:41:00Z">
                <w:pPr>
                  <w:pStyle w:val="BodyText"/>
                  <w:keepNext/>
                  <w:numPr>
                    <w:ilvl w:val="8"/>
                    <w:numId w:val="1"/>
                  </w:numPr>
                  <w:ind w:left="360" w:hanging="360"/>
                  <w:outlineLvl w:val="8"/>
                </w:pPr>
              </w:pPrChange>
            </w:pPr>
            <w:r w:rsidRPr="0047260E">
              <w:rPr>
                <w:rFonts w:cs="Arial"/>
                <w:lang w:val="en-CA" w:eastAsia="ar-SA"/>
                <w:rPrChange w:id="6377" w:author="ilia kassianenko" w:date="2019-03-21T21:37:00Z">
                  <w:rPr>
                    <w:lang w:eastAsia="ar-SA"/>
                  </w:rPr>
                </w:rPrChange>
              </w:rPr>
              <w:t>Y</w:t>
            </w:r>
          </w:p>
        </w:tc>
        <w:tc>
          <w:tcPr>
            <w:tcW w:w="2977" w:type="dxa"/>
            <w:tcPrChange w:id="6378" w:author="ilia kassianenko" w:date="2019-03-21T20:57:00Z">
              <w:tcPr>
                <w:tcW w:w="3231" w:type="dxa"/>
              </w:tcPr>
            </w:tcPrChange>
          </w:tcPr>
          <w:p w14:paraId="4C19FDE9" w14:textId="1E67625B" w:rsidR="00787888" w:rsidRPr="0047260E" w:rsidRDefault="00787888" w:rsidP="00787888">
            <w:pPr>
              <w:pStyle w:val="BodyText"/>
              <w:rPr>
                <w:rFonts w:cs="Arial"/>
                <w:lang w:val="en-CA" w:eastAsia="ar-SA"/>
                <w:rPrChange w:id="6379" w:author="ilia kassianenko" w:date="2019-03-21T21:37:00Z">
                  <w:rPr>
                    <w:sz w:val="22"/>
                    <w:lang w:eastAsia="ar-SA"/>
                  </w:rPr>
                </w:rPrChange>
              </w:rPr>
            </w:pPr>
            <w:r w:rsidRPr="0047260E">
              <w:rPr>
                <w:rFonts w:cs="Arial"/>
                <w:lang w:val="en-CA" w:eastAsia="ar-SA"/>
                <w:rPrChange w:id="6380" w:author="ilia kassianenko" w:date="2019-03-21T21:37:00Z">
                  <w:rPr>
                    <w:lang w:eastAsia="ar-SA"/>
                  </w:rPr>
                </w:rPrChange>
              </w:rPr>
              <w:t>Value</w:t>
            </w:r>
            <w:ins w:id="6381" w:author="ilia kassianenko" w:date="2019-03-21T21:07:00Z">
              <w:r w:rsidR="00520018" w:rsidRPr="0047260E">
                <w:rPr>
                  <w:rFonts w:cs="Arial"/>
                  <w:lang w:val="en-CA" w:eastAsia="ar-SA"/>
                  <w:rPrChange w:id="6382" w:author="ilia kassianenko" w:date="2019-03-21T21:37:00Z">
                    <w:rPr>
                      <w:rFonts w:cs="Arial"/>
                      <w:lang w:eastAsia="ar-SA"/>
                    </w:rPr>
                  </w:rPrChange>
                </w:rPr>
                <w:t>:</w:t>
              </w:r>
            </w:ins>
            <w:del w:id="6383" w:author="ilia kassianenko" w:date="2019-03-21T21:07:00Z">
              <w:r w:rsidRPr="0047260E" w:rsidDel="00520018">
                <w:rPr>
                  <w:rFonts w:cs="Arial"/>
                  <w:lang w:val="en-CA" w:eastAsia="ar-SA"/>
                  <w:rPrChange w:id="6384" w:author="ilia kassianenko" w:date="2019-03-21T21:37:00Z">
                    <w:rPr>
                      <w:lang w:eastAsia="ar-SA"/>
                    </w:rPr>
                  </w:rPrChange>
                </w:rPr>
                <w:delText xml:space="preserve"> :</w:delText>
              </w:r>
            </w:del>
            <w:r w:rsidRPr="0047260E">
              <w:rPr>
                <w:rFonts w:cs="Arial"/>
                <w:lang w:val="en-CA" w:eastAsia="ar-SA"/>
                <w:rPrChange w:id="6385" w:author="ilia kassianenko" w:date="2019-03-21T21:37:00Z">
                  <w:rPr>
                    <w:lang w:eastAsia="ar-SA"/>
                  </w:rPr>
                </w:rPrChange>
              </w:rPr>
              <w:t xml:space="preserve"> </w:t>
            </w:r>
            <w:ins w:id="6386" w:author="ilia kassianenko" w:date="2019-03-21T21:07:00Z">
              <w:r w:rsidR="00520018" w:rsidRPr="0047260E">
                <w:rPr>
                  <w:rFonts w:cs="Arial"/>
                  <w:lang w:val="en-CA" w:eastAsia="ar-SA"/>
                  <w:rPrChange w:id="6387" w:author="ilia kassianenko" w:date="2019-03-21T21:37:00Z">
                    <w:rPr>
                      <w:rFonts w:cs="Arial"/>
                      <w:lang w:eastAsia="ar-SA"/>
                    </w:rPr>
                  </w:rPrChange>
                </w:rPr>
                <w:t>“</w:t>
              </w:r>
            </w:ins>
            <w:r w:rsidRPr="0047260E">
              <w:rPr>
                <w:rFonts w:cs="Arial"/>
                <w:lang w:val="en-CA" w:eastAsia="ar-SA"/>
                <w:rPrChange w:id="6388" w:author="ilia kassianenko" w:date="2019-03-21T21:37:00Z">
                  <w:rPr>
                    <w:lang w:eastAsia="ar-SA"/>
                  </w:rPr>
                </w:rPrChange>
              </w:rPr>
              <w:t>M</w:t>
            </w:r>
            <w:ins w:id="6389" w:author="ilia kassianenko" w:date="2019-03-21T21:07:00Z">
              <w:r w:rsidR="00520018" w:rsidRPr="0047260E">
                <w:rPr>
                  <w:rFonts w:cs="Arial"/>
                  <w:lang w:val="en-CA" w:eastAsia="ar-SA"/>
                  <w:rPrChange w:id="6390" w:author="ilia kassianenko" w:date="2019-03-21T21:37:00Z">
                    <w:rPr>
                      <w:rFonts w:cs="Arial"/>
                      <w:lang w:eastAsia="ar-SA"/>
                    </w:rPr>
                  </w:rPrChange>
                </w:rPr>
                <w:t>”</w:t>
              </w:r>
            </w:ins>
          </w:p>
        </w:tc>
      </w:tr>
    </w:tbl>
    <w:tbl>
      <w:tblPr>
        <w:tblW w:w="5760" w:type="dxa"/>
        <w:tblLook w:val="04A0" w:firstRow="1" w:lastRow="0" w:firstColumn="1" w:lastColumn="0" w:noHBand="0" w:noVBand="1"/>
      </w:tblPr>
      <w:tblGrid>
        <w:gridCol w:w="960"/>
        <w:gridCol w:w="960"/>
        <w:gridCol w:w="960"/>
        <w:gridCol w:w="960"/>
        <w:gridCol w:w="960"/>
        <w:gridCol w:w="960"/>
      </w:tblGrid>
      <w:tr w:rsidR="004B2EA2" w:rsidRPr="0047260E" w14:paraId="1CF5F62D" w14:textId="77777777" w:rsidTr="004B2EA2">
        <w:trPr>
          <w:trHeight w:val="300"/>
        </w:trPr>
        <w:tc>
          <w:tcPr>
            <w:tcW w:w="960" w:type="dxa"/>
            <w:tcBorders>
              <w:top w:val="nil"/>
              <w:left w:val="nil"/>
              <w:bottom w:val="nil"/>
              <w:right w:val="nil"/>
            </w:tcBorders>
            <w:shd w:val="clear" w:color="auto" w:fill="auto"/>
            <w:noWrap/>
            <w:vAlign w:val="bottom"/>
            <w:hideMark/>
          </w:tcPr>
          <w:p w14:paraId="48FE1A79" w14:textId="77777777" w:rsidR="004B2EA2" w:rsidRPr="0047260E" w:rsidRDefault="004B2EA2" w:rsidP="004B2EA2">
            <w:pPr>
              <w:spacing w:before="0" w:after="0"/>
              <w:rPr>
                <w:rFonts w:ascii="Calibri" w:hAnsi="Calibri" w:cs="Calibri"/>
                <w:color w:val="000000"/>
                <w:szCs w:val="22"/>
                <w:lang w:val="en-CA" w:eastAsia="en-CA"/>
                <w:rPrChange w:id="6391" w:author="ilia kassianenko" w:date="2019-03-21T21:37:00Z">
                  <w:rPr>
                    <w:rFonts w:ascii="Calibri" w:hAnsi="Calibri" w:cs="Calibri"/>
                    <w:color w:val="000000"/>
                    <w:szCs w:val="22"/>
                    <w:lang w:val="en-CA" w:eastAsia="en-CA"/>
                  </w:rPr>
                </w:rPrChange>
              </w:rPr>
            </w:pPr>
          </w:p>
        </w:tc>
        <w:tc>
          <w:tcPr>
            <w:tcW w:w="960" w:type="dxa"/>
            <w:tcBorders>
              <w:top w:val="nil"/>
              <w:left w:val="nil"/>
              <w:bottom w:val="nil"/>
              <w:right w:val="nil"/>
            </w:tcBorders>
            <w:shd w:val="clear" w:color="auto" w:fill="auto"/>
            <w:noWrap/>
            <w:vAlign w:val="bottom"/>
            <w:hideMark/>
          </w:tcPr>
          <w:p w14:paraId="574A6FBE" w14:textId="77777777" w:rsidR="004B2EA2" w:rsidRPr="0047260E" w:rsidRDefault="004B2EA2" w:rsidP="004B2EA2">
            <w:pPr>
              <w:spacing w:before="0" w:after="0"/>
              <w:rPr>
                <w:rFonts w:ascii="Calibri" w:hAnsi="Calibri" w:cs="Calibri"/>
                <w:color w:val="000000"/>
                <w:szCs w:val="22"/>
                <w:lang w:val="en-CA" w:eastAsia="en-CA"/>
                <w:rPrChange w:id="6392" w:author="ilia kassianenko" w:date="2019-03-21T21:37:00Z">
                  <w:rPr>
                    <w:rFonts w:ascii="Calibri" w:hAnsi="Calibri" w:cs="Calibri"/>
                    <w:color w:val="000000"/>
                    <w:szCs w:val="22"/>
                    <w:lang w:val="en-CA" w:eastAsia="en-CA"/>
                  </w:rPr>
                </w:rPrChange>
              </w:rPr>
            </w:pPr>
          </w:p>
        </w:tc>
        <w:tc>
          <w:tcPr>
            <w:tcW w:w="960" w:type="dxa"/>
            <w:tcBorders>
              <w:top w:val="nil"/>
              <w:left w:val="nil"/>
              <w:bottom w:val="nil"/>
              <w:right w:val="nil"/>
            </w:tcBorders>
            <w:shd w:val="clear" w:color="auto" w:fill="auto"/>
            <w:noWrap/>
            <w:vAlign w:val="bottom"/>
            <w:hideMark/>
          </w:tcPr>
          <w:p w14:paraId="5DADB96B" w14:textId="77777777" w:rsidR="004B2EA2" w:rsidRPr="0047260E" w:rsidRDefault="004B2EA2" w:rsidP="004B2EA2">
            <w:pPr>
              <w:spacing w:before="0" w:after="0"/>
              <w:rPr>
                <w:rFonts w:ascii="Calibri" w:hAnsi="Calibri" w:cs="Calibri"/>
                <w:color w:val="000000"/>
                <w:szCs w:val="22"/>
                <w:lang w:val="en-CA" w:eastAsia="en-CA"/>
                <w:rPrChange w:id="6393" w:author="ilia kassianenko" w:date="2019-03-21T21:37:00Z">
                  <w:rPr>
                    <w:rFonts w:ascii="Calibri" w:hAnsi="Calibri" w:cs="Calibri"/>
                    <w:color w:val="000000"/>
                    <w:szCs w:val="22"/>
                    <w:lang w:val="en-CA" w:eastAsia="en-CA"/>
                  </w:rPr>
                </w:rPrChange>
              </w:rPr>
            </w:pPr>
          </w:p>
        </w:tc>
        <w:tc>
          <w:tcPr>
            <w:tcW w:w="960" w:type="dxa"/>
            <w:tcBorders>
              <w:top w:val="nil"/>
              <w:left w:val="nil"/>
              <w:bottom w:val="nil"/>
              <w:right w:val="nil"/>
            </w:tcBorders>
            <w:shd w:val="clear" w:color="auto" w:fill="auto"/>
            <w:noWrap/>
            <w:vAlign w:val="bottom"/>
            <w:hideMark/>
          </w:tcPr>
          <w:p w14:paraId="6CAF1F33" w14:textId="77777777" w:rsidR="004B2EA2" w:rsidRPr="0047260E" w:rsidRDefault="004B2EA2" w:rsidP="004B2EA2">
            <w:pPr>
              <w:spacing w:before="0" w:after="0"/>
              <w:rPr>
                <w:rFonts w:ascii="Calibri" w:hAnsi="Calibri" w:cs="Calibri"/>
                <w:color w:val="000000"/>
                <w:szCs w:val="22"/>
                <w:lang w:val="en-CA" w:eastAsia="en-CA"/>
                <w:rPrChange w:id="6394" w:author="ilia kassianenko" w:date="2019-03-21T21:37:00Z">
                  <w:rPr>
                    <w:rFonts w:ascii="Calibri" w:hAnsi="Calibri" w:cs="Calibri"/>
                    <w:color w:val="000000"/>
                    <w:szCs w:val="22"/>
                    <w:lang w:val="en-CA" w:eastAsia="en-CA"/>
                  </w:rPr>
                </w:rPrChange>
              </w:rPr>
            </w:pPr>
          </w:p>
        </w:tc>
        <w:tc>
          <w:tcPr>
            <w:tcW w:w="960" w:type="dxa"/>
            <w:tcBorders>
              <w:top w:val="nil"/>
              <w:left w:val="nil"/>
              <w:bottom w:val="nil"/>
              <w:right w:val="nil"/>
            </w:tcBorders>
            <w:shd w:val="clear" w:color="auto" w:fill="auto"/>
            <w:noWrap/>
            <w:vAlign w:val="bottom"/>
            <w:hideMark/>
          </w:tcPr>
          <w:p w14:paraId="154CE5DC" w14:textId="77777777" w:rsidR="004B2EA2" w:rsidRPr="0047260E" w:rsidRDefault="004B2EA2" w:rsidP="004B2EA2">
            <w:pPr>
              <w:spacing w:before="0" w:after="0"/>
              <w:rPr>
                <w:rFonts w:ascii="Calibri" w:hAnsi="Calibri" w:cs="Calibri"/>
                <w:color w:val="000000"/>
                <w:szCs w:val="22"/>
                <w:lang w:val="en-CA" w:eastAsia="en-CA"/>
                <w:rPrChange w:id="6395" w:author="ilia kassianenko" w:date="2019-03-21T21:37:00Z">
                  <w:rPr>
                    <w:rFonts w:ascii="Calibri" w:hAnsi="Calibri" w:cs="Calibri"/>
                    <w:color w:val="000000"/>
                    <w:szCs w:val="22"/>
                    <w:lang w:val="en-CA" w:eastAsia="en-CA"/>
                  </w:rPr>
                </w:rPrChange>
              </w:rPr>
            </w:pPr>
          </w:p>
        </w:tc>
        <w:tc>
          <w:tcPr>
            <w:tcW w:w="960" w:type="dxa"/>
            <w:tcBorders>
              <w:top w:val="nil"/>
              <w:left w:val="nil"/>
              <w:bottom w:val="nil"/>
              <w:right w:val="nil"/>
            </w:tcBorders>
            <w:shd w:val="clear" w:color="auto" w:fill="auto"/>
            <w:noWrap/>
            <w:vAlign w:val="bottom"/>
            <w:hideMark/>
          </w:tcPr>
          <w:p w14:paraId="421AE5FD" w14:textId="77777777" w:rsidR="004B2EA2" w:rsidRPr="0047260E" w:rsidRDefault="004B2EA2" w:rsidP="004B2EA2">
            <w:pPr>
              <w:spacing w:before="0" w:after="0"/>
              <w:rPr>
                <w:rFonts w:ascii="Calibri" w:hAnsi="Calibri" w:cs="Calibri"/>
                <w:color w:val="000000"/>
                <w:szCs w:val="22"/>
                <w:lang w:val="en-CA" w:eastAsia="en-CA"/>
                <w:rPrChange w:id="6396" w:author="ilia kassianenko" w:date="2019-03-21T21:37:00Z">
                  <w:rPr>
                    <w:rFonts w:ascii="Calibri" w:hAnsi="Calibri" w:cs="Calibri"/>
                    <w:color w:val="000000"/>
                    <w:szCs w:val="22"/>
                    <w:lang w:val="en-CA" w:eastAsia="en-CA"/>
                  </w:rPr>
                </w:rPrChange>
              </w:rPr>
            </w:pPr>
          </w:p>
        </w:tc>
      </w:tr>
    </w:tbl>
    <w:p w14:paraId="22F1D8F7" w14:textId="77777777" w:rsidR="00D469CA" w:rsidRPr="0047260E" w:rsidRDefault="00D469CA" w:rsidP="005C19C1">
      <w:pPr>
        <w:pStyle w:val="Heading4"/>
        <w:numPr>
          <w:ilvl w:val="4"/>
          <w:numId w:val="2"/>
        </w:numPr>
        <w:rPr>
          <w:lang w:val="en-CA"/>
          <w:rPrChange w:id="6397" w:author="ilia kassianenko" w:date="2019-03-21T21:37:00Z">
            <w:rPr>
              <w:b/>
              <w:lang w:val="en-CA"/>
            </w:rPr>
          </w:rPrChange>
        </w:rPr>
        <w:pPrChange w:id="6398" w:author="ilia kassianenko" w:date="2019-03-21T20:45:00Z">
          <w:pPr/>
        </w:pPrChange>
      </w:pPr>
      <w:bookmarkStart w:id="6399" w:name="_Validation_rules:"/>
      <w:bookmarkEnd w:id="6399"/>
      <w:r w:rsidRPr="0047260E">
        <w:rPr>
          <w:lang w:val="en-CA"/>
          <w:rPrChange w:id="6400" w:author="ilia kassianenko" w:date="2019-03-21T21:37:00Z">
            <w:rPr>
              <w:lang w:val="en-CA"/>
            </w:rPr>
          </w:rPrChange>
        </w:rPr>
        <w:t>Validation rules</w:t>
      </w:r>
      <w:del w:id="6401" w:author="ilia kassianenko" w:date="2019-03-21T20:45:00Z">
        <w:r w:rsidRPr="0047260E" w:rsidDel="005C19C1">
          <w:rPr>
            <w:lang w:val="en-CA"/>
            <w:rPrChange w:id="6402" w:author="ilia kassianenko" w:date="2019-03-21T21:37:00Z">
              <w:rPr>
                <w:lang w:val="en-CA"/>
              </w:rPr>
            </w:rPrChange>
          </w:rPr>
          <w:delText>:</w:delText>
        </w:r>
      </w:del>
    </w:p>
    <w:p w14:paraId="331D538C" w14:textId="0B29C870" w:rsidR="009F78B7" w:rsidRPr="0047260E" w:rsidDel="00F93003" w:rsidRDefault="00D469CA" w:rsidP="009F78B7">
      <w:pPr>
        <w:pStyle w:val="BodyText"/>
        <w:numPr>
          <w:ilvl w:val="0"/>
          <w:numId w:val="4"/>
        </w:numPr>
        <w:spacing w:after="0"/>
        <w:ind w:left="714" w:hanging="357"/>
        <w:rPr>
          <w:del w:id="6403" w:author="ilia kassianenko" w:date="2019-03-21T21:08:00Z"/>
          <w:lang w:val="en-CA" w:eastAsia="ar-SA"/>
          <w:rPrChange w:id="6404" w:author="ilia kassianenko" w:date="2019-03-21T21:37:00Z">
            <w:rPr>
              <w:del w:id="6405" w:author="ilia kassianenko" w:date="2019-03-21T21:08:00Z"/>
              <w:lang w:val="en-CA" w:eastAsia="ar-SA"/>
            </w:rPr>
          </w:rPrChange>
        </w:rPr>
      </w:pPr>
      <w:r w:rsidRPr="0047260E">
        <w:rPr>
          <w:lang w:val="en-CA" w:eastAsia="ar-SA"/>
          <w:rPrChange w:id="6406" w:author="ilia kassianenko" w:date="2019-03-21T21:37:00Z">
            <w:rPr>
              <w:lang w:val="en-CA" w:eastAsia="ar-SA"/>
            </w:rPr>
          </w:rPrChange>
        </w:rPr>
        <w:t>DATES</w:t>
      </w:r>
      <w:del w:id="6407" w:author="ilia kassianenko" w:date="2019-03-21T21:07:00Z">
        <w:r w:rsidRPr="0047260E" w:rsidDel="00F93003">
          <w:rPr>
            <w:lang w:val="en-CA" w:eastAsia="ar-SA"/>
            <w:rPrChange w:id="6408" w:author="ilia kassianenko" w:date="2019-03-21T21:37:00Z">
              <w:rPr>
                <w:lang w:val="en-CA" w:eastAsia="ar-SA"/>
              </w:rPr>
            </w:rPrChange>
          </w:rPr>
          <w:delText xml:space="preserve"> </w:delText>
        </w:r>
      </w:del>
      <w:r w:rsidRPr="0047260E">
        <w:rPr>
          <w:lang w:val="en-CA" w:eastAsia="ar-SA"/>
          <w:rPrChange w:id="6409" w:author="ilia kassianenko" w:date="2019-03-21T21:37:00Z">
            <w:rPr>
              <w:lang w:val="en-CA" w:eastAsia="ar-SA"/>
            </w:rPr>
          </w:rPrChange>
        </w:rPr>
        <w:t xml:space="preserve">: </w:t>
      </w:r>
      <w:r w:rsidR="002C0BC9" w:rsidRPr="0047260E">
        <w:rPr>
          <w:lang w:val="en-CA" w:eastAsia="ar-SA"/>
          <w:rPrChange w:id="6410" w:author="ilia kassianenko" w:date="2019-03-21T21:37:00Z">
            <w:rPr>
              <w:lang w:val="en-CA" w:eastAsia="ar-SA"/>
            </w:rPr>
          </w:rPrChange>
        </w:rPr>
        <w:t>Need to be valid dates in the right sequence</w:t>
      </w:r>
      <w:del w:id="6411" w:author="ilia kassianenko" w:date="2019-03-21T21:07:00Z">
        <w:r w:rsidR="002C0BC9" w:rsidRPr="0047260E" w:rsidDel="00F93003">
          <w:rPr>
            <w:lang w:val="en-CA" w:eastAsia="ar-SA"/>
            <w:rPrChange w:id="6412" w:author="ilia kassianenko" w:date="2019-03-21T21:37:00Z">
              <w:rPr>
                <w:lang w:val="en-CA" w:eastAsia="ar-SA"/>
              </w:rPr>
            </w:rPrChange>
          </w:rPr>
          <w:delText xml:space="preserve"> </w:delText>
        </w:r>
        <w:r w:rsidR="009F78B7" w:rsidRPr="0047260E" w:rsidDel="00F93003">
          <w:rPr>
            <w:lang w:val="en-CA" w:eastAsia="ar-SA"/>
            <w:rPrChange w:id="6413" w:author="ilia kassianenko" w:date="2019-03-21T21:37:00Z">
              <w:rPr>
                <w:lang w:val="en-CA" w:eastAsia="ar-SA"/>
              </w:rPr>
            </w:rPrChange>
          </w:rPr>
          <w:delText xml:space="preserve">                                                              </w:delText>
        </w:r>
      </w:del>
      <w:ins w:id="6414" w:author="ilia kassianenko" w:date="2019-03-21T21:08:00Z">
        <w:r w:rsidR="00F93003" w:rsidRPr="0047260E">
          <w:rPr>
            <w:lang w:val="en-CA" w:eastAsia="ar-SA"/>
            <w:rPrChange w:id="6415" w:author="ilia kassianenko" w:date="2019-03-21T21:37:00Z">
              <w:rPr>
                <w:lang w:val="en-CA" w:eastAsia="ar-SA"/>
              </w:rPr>
            </w:rPrChange>
          </w:rPr>
          <w:t xml:space="preserve"> </w:t>
        </w:r>
      </w:ins>
    </w:p>
    <w:p w14:paraId="071AF735" w14:textId="02A3D612" w:rsidR="00D469CA" w:rsidRPr="0047260E" w:rsidRDefault="009F78B7" w:rsidP="00F93003">
      <w:pPr>
        <w:pStyle w:val="BodyText"/>
        <w:numPr>
          <w:ilvl w:val="0"/>
          <w:numId w:val="4"/>
        </w:numPr>
        <w:spacing w:after="0"/>
        <w:ind w:left="714" w:hanging="357"/>
        <w:rPr>
          <w:lang w:val="en-CA" w:eastAsia="ar-SA"/>
          <w:rPrChange w:id="6416" w:author="ilia kassianenko" w:date="2019-03-21T21:37:00Z">
            <w:rPr>
              <w:lang w:val="en-CA" w:eastAsia="ar-SA"/>
            </w:rPr>
          </w:rPrChange>
        </w:rPr>
        <w:pPrChange w:id="6417" w:author="ilia kassianenko" w:date="2019-03-21T21:08:00Z">
          <w:pPr>
            <w:pStyle w:val="BodyText"/>
            <w:spacing w:before="0"/>
            <w:ind w:left="357"/>
          </w:pPr>
        </w:pPrChange>
      </w:pPr>
      <w:del w:id="6418" w:author="ilia kassianenko" w:date="2019-03-21T21:08:00Z">
        <w:r w:rsidRPr="0047260E" w:rsidDel="00F93003">
          <w:rPr>
            <w:lang w:val="en-CA" w:eastAsia="ar-SA"/>
            <w:rPrChange w:id="6419" w:author="ilia kassianenko" w:date="2019-03-21T21:37:00Z">
              <w:rPr>
                <w:lang w:val="en-CA" w:eastAsia="ar-SA"/>
              </w:rPr>
            </w:rPrChange>
          </w:rPr>
          <w:delText xml:space="preserve">     </w:delText>
        </w:r>
      </w:del>
      <w:del w:id="6420" w:author="ilia kassianenko" w:date="2019-03-21T21:07:00Z">
        <w:r w:rsidRPr="0047260E" w:rsidDel="00F93003">
          <w:rPr>
            <w:lang w:val="en-CA" w:eastAsia="ar-SA"/>
            <w:rPrChange w:id="6421" w:author="ilia kassianenko" w:date="2019-03-21T21:37:00Z">
              <w:rPr>
                <w:lang w:val="en-CA" w:eastAsia="ar-SA"/>
              </w:rPr>
            </w:rPrChange>
          </w:rPr>
          <w:delText xml:space="preserve"> </w:delText>
        </w:r>
      </w:del>
      <w:r w:rsidR="002C0BC9" w:rsidRPr="0047260E">
        <w:rPr>
          <w:lang w:val="en-CA" w:eastAsia="ar-SA"/>
          <w:rPrChange w:id="6422" w:author="ilia kassianenko" w:date="2019-03-21T21:37:00Z">
            <w:rPr>
              <w:lang w:val="en-CA" w:eastAsia="ar-SA"/>
            </w:rPr>
          </w:rPrChange>
        </w:rPr>
        <w:t>(</w:t>
      </w:r>
      <w:proofErr w:type="gramStart"/>
      <w:r w:rsidR="002C0BC9" w:rsidRPr="0047260E">
        <w:rPr>
          <w:lang w:val="en-CA" w:eastAsia="ar-SA"/>
          <w:rPrChange w:id="6423" w:author="ilia kassianenko" w:date="2019-03-21T21:37:00Z">
            <w:rPr>
              <w:lang w:val="en-CA" w:eastAsia="ar-SA"/>
            </w:rPr>
          </w:rPrChange>
        </w:rPr>
        <w:t>ex</w:t>
      </w:r>
      <w:ins w:id="6424" w:author="ilia kassianenko" w:date="2019-03-21T21:08:00Z">
        <w:r w:rsidR="00F93003" w:rsidRPr="0047260E">
          <w:rPr>
            <w:lang w:val="en-CA" w:eastAsia="ar-SA"/>
            <w:rPrChange w:id="6425" w:author="ilia kassianenko" w:date="2019-03-21T21:37:00Z">
              <w:rPr>
                <w:lang w:val="en-CA" w:eastAsia="ar-SA"/>
              </w:rPr>
            </w:rPrChange>
          </w:rPr>
          <w:t>ample</w:t>
        </w:r>
        <w:proofErr w:type="gramEnd"/>
        <w:r w:rsidR="00F93003" w:rsidRPr="0047260E">
          <w:rPr>
            <w:lang w:val="en-CA" w:eastAsia="ar-SA"/>
            <w:rPrChange w:id="6426" w:author="ilia kassianenko" w:date="2019-03-21T21:37:00Z">
              <w:rPr>
                <w:lang w:val="en-CA" w:eastAsia="ar-SA"/>
              </w:rPr>
            </w:rPrChange>
          </w:rPr>
          <w:t>:</w:t>
        </w:r>
      </w:ins>
      <w:del w:id="6427" w:author="ilia kassianenko" w:date="2019-03-21T21:08:00Z">
        <w:r w:rsidR="002C0BC9" w:rsidRPr="0047260E" w:rsidDel="00F93003">
          <w:rPr>
            <w:lang w:val="en-CA" w:eastAsia="ar-SA"/>
            <w:rPrChange w:id="6428" w:author="ilia kassianenko" w:date="2019-03-21T21:37:00Z">
              <w:rPr>
                <w:lang w:val="en-CA" w:eastAsia="ar-SA"/>
              </w:rPr>
            </w:rPrChange>
          </w:rPr>
          <w:delText>.</w:delText>
        </w:r>
      </w:del>
      <w:r w:rsidR="002C0BC9" w:rsidRPr="0047260E">
        <w:rPr>
          <w:lang w:val="en-CA" w:eastAsia="ar-SA"/>
          <w:rPrChange w:id="6429" w:author="ilia kassianenko" w:date="2019-03-21T21:37:00Z">
            <w:rPr>
              <w:lang w:val="en-CA" w:eastAsia="ar-SA"/>
            </w:rPr>
          </w:rPrChange>
        </w:rPr>
        <w:t xml:space="preserve"> </w:t>
      </w:r>
      <w:ins w:id="6430" w:author="ilia kassianenko" w:date="2019-03-21T21:08:00Z">
        <w:r w:rsidR="00F93003" w:rsidRPr="0047260E">
          <w:rPr>
            <w:lang w:val="en-CA" w:eastAsia="ar-SA"/>
            <w:rPrChange w:id="6431" w:author="ilia kassianenko" w:date="2019-03-21T21:37:00Z">
              <w:rPr>
                <w:lang w:val="en-CA" w:eastAsia="ar-SA"/>
              </w:rPr>
            </w:rPrChange>
          </w:rPr>
          <w:t>“</w:t>
        </w:r>
      </w:ins>
      <w:r w:rsidR="002C0BC9" w:rsidRPr="0047260E">
        <w:rPr>
          <w:lang w:val="en-CA" w:eastAsia="ar-SA"/>
          <w:rPrChange w:id="6432" w:author="ilia kassianenko" w:date="2019-03-21T21:37:00Z">
            <w:rPr>
              <w:lang w:val="en-CA" w:eastAsia="ar-SA"/>
            </w:rPr>
          </w:rPrChange>
        </w:rPr>
        <w:t>2106-02-07</w:t>
      </w:r>
      <w:ins w:id="6433" w:author="ilia kassianenko" w:date="2019-03-21T21:08:00Z">
        <w:r w:rsidR="00F93003" w:rsidRPr="0047260E">
          <w:rPr>
            <w:lang w:val="en-CA" w:eastAsia="ar-SA"/>
            <w:rPrChange w:id="6434" w:author="ilia kassianenko" w:date="2019-03-21T21:37:00Z">
              <w:rPr>
                <w:lang w:val="en-CA" w:eastAsia="ar-SA"/>
              </w:rPr>
            </w:rPrChange>
          </w:rPr>
          <w:t>”</w:t>
        </w:r>
      </w:ins>
      <w:r w:rsidRPr="0047260E">
        <w:rPr>
          <w:lang w:val="en-CA" w:eastAsia="ar-SA"/>
          <w:rPrChange w:id="6435" w:author="ilia kassianenko" w:date="2019-03-21T21:37:00Z">
            <w:rPr>
              <w:lang w:val="en-CA" w:eastAsia="ar-SA"/>
            </w:rPr>
          </w:rPrChange>
        </w:rPr>
        <w:t xml:space="preserve"> found in source data</w:t>
      </w:r>
      <w:r w:rsidR="002C0BC9" w:rsidRPr="0047260E">
        <w:rPr>
          <w:lang w:val="en-CA" w:eastAsia="ar-SA"/>
          <w:rPrChange w:id="6436" w:author="ilia kassianenko" w:date="2019-03-21T21:37:00Z">
            <w:rPr>
              <w:lang w:val="en-CA" w:eastAsia="ar-SA"/>
            </w:rPr>
          </w:rPrChange>
        </w:rPr>
        <w:t>)</w:t>
      </w:r>
    </w:p>
    <w:p w14:paraId="308A5B76" w14:textId="77777777" w:rsidR="00D469CA" w:rsidRPr="0047260E" w:rsidRDefault="00D469CA" w:rsidP="00D469CA">
      <w:pPr>
        <w:rPr>
          <w:b/>
          <w:lang w:val="en-CA"/>
          <w:rPrChange w:id="6437" w:author="ilia kassianenko" w:date="2019-03-21T21:37:00Z">
            <w:rPr>
              <w:b/>
              <w:lang w:val="en-CA"/>
            </w:rPr>
          </w:rPrChange>
        </w:rPr>
      </w:pPr>
    </w:p>
    <w:p w14:paraId="46E381FA" w14:textId="77777777" w:rsidR="004B2EA2" w:rsidRPr="0047260E" w:rsidRDefault="000076D9" w:rsidP="005C19C1">
      <w:pPr>
        <w:pStyle w:val="Heading4"/>
        <w:numPr>
          <w:ilvl w:val="4"/>
          <w:numId w:val="2"/>
        </w:numPr>
        <w:rPr>
          <w:lang w:val="en-CA"/>
          <w:rPrChange w:id="6438" w:author="ilia kassianenko" w:date="2019-03-21T21:37:00Z">
            <w:rPr>
              <w:b/>
              <w:lang w:val="en-CA"/>
            </w:rPr>
          </w:rPrChange>
        </w:rPr>
        <w:pPrChange w:id="6439" w:author="ilia kassianenko" w:date="2019-03-21T20:46:00Z">
          <w:pPr/>
        </w:pPrChange>
      </w:pPr>
      <w:r w:rsidRPr="0047260E">
        <w:rPr>
          <w:lang w:val="en-CA"/>
          <w:rPrChange w:id="6440" w:author="ilia kassianenko" w:date="2019-03-21T21:37:00Z">
            <w:rPr>
              <w:lang w:val="en-CA"/>
            </w:rPr>
          </w:rPrChange>
        </w:rPr>
        <w:t>Transformation rules:</w:t>
      </w:r>
    </w:p>
    <w:p w14:paraId="20FE31EF" w14:textId="77777777" w:rsidR="00613836" w:rsidRPr="0047260E" w:rsidRDefault="00613836" w:rsidP="00613836">
      <w:pPr>
        <w:pStyle w:val="BodyText"/>
        <w:numPr>
          <w:ilvl w:val="0"/>
          <w:numId w:val="4"/>
        </w:numPr>
        <w:rPr>
          <w:lang w:val="en-CA" w:eastAsia="ar-SA"/>
          <w:rPrChange w:id="6441" w:author="ilia kassianenko" w:date="2019-03-21T21:37:00Z">
            <w:rPr>
              <w:lang w:val="en-CA" w:eastAsia="ar-SA"/>
            </w:rPr>
          </w:rPrChange>
        </w:rPr>
      </w:pPr>
      <w:r w:rsidRPr="0047260E">
        <w:rPr>
          <w:lang w:val="en-CA" w:eastAsia="ar-SA"/>
          <w:rPrChange w:id="6442" w:author="ilia kassianenko" w:date="2019-03-21T21:37:00Z">
            <w:rPr>
              <w:lang w:val="en-CA" w:eastAsia="ar-SA"/>
            </w:rPr>
          </w:rPrChange>
        </w:rPr>
        <w:t xml:space="preserve">TRANSACTIONS </w:t>
      </w:r>
    </w:p>
    <w:p w14:paraId="52CE56B2" w14:textId="1FAE27ED" w:rsidR="00613836" w:rsidRPr="0047260E" w:rsidRDefault="00613836" w:rsidP="00613836">
      <w:pPr>
        <w:pStyle w:val="BodyText"/>
        <w:numPr>
          <w:ilvl w:val="1"/>
          <w:numId w:val="4"/>
        </w:numPr>
        <w:rPr>
          <w:szCs w:val="22"/>
          <w:lang w:val="en-CA" w:eastAsia="ar-SA"/>
          <w:rPrChange w:id="6443" w:author="ilia kassianenko" w:date="2019-03-21T21:37:00Z">
            <w:rPr>
              <w:szCs w:val="22"/>
              <w:lang w:val="en-CA" w:eastAsia="ar-SA"/>
            </w:rPr>
          </w:rPrChange>
        </w:rPr>
      </w:pPr>
      <w:r w:rsidRPr="0047260E">
        <w:rPr>
          <w:szCs w:val="22"/>
          <w:lang w:val="en-CA" w:eastAsia="ar-SA"/>
          <w:rPrChange w:id="6444" w:author="ilia kassianenko" w:date="2019-03-21T21:37:00Z">
            <w:rPr>
              <w:szCs w:val="22"/>
              <w:lang w:val="en-CA" w:eastAsia="ar-SA"/>
            </w:rPr>
          </w:rPrChange>
        </w:rPr>
        <w:t xml:space="preserve">Split </w:t>
      </w:r>
      <w:proofErr w:type="spellStart"/>
      <w:r w:rsidRPr="0047260E">
        <w:rPr>
          <w:rFonts w:cs="Arial"/>
          <w:color w:val="1A1A1A"/>
          <w:szCs w:val="22"/>
          <w:shd w:val="clear" w:color="auto" w:fill="FFFFFF"/>
          <w:lang w:val="en-CA"/>
          <w:rPrChange w:id="6445" w:author="ilia kassianenko" w:date="2019-03-21T21:37:00Z">
            <w:rPr>
              <w:rFonts w:cs="Arial"/>
              <w:color w:val="1A1A1A"/>
              <w:szCs w:val="22"/>
              <w:shd w:val="clear" w:color="auto" w:fill="FFFFFF"/>
            </w:rPr>
          </w:rPrChange>
        </w:rPr>
        <w:t>DateChargement</w:t>
      </w:r>
      <w:proofErr w:type="spellEnd"/>
      <w:r w:rsidRPr="0047260E">
        <w:rPr>
          <w:szCs w:val="22"/>
          <w:lang w:val="en-CA" w:eastAsia="ar-SA"/>
          <w:rPrChange w:id="6446" w:author="ilia kassianenko" w:date="2019-03-21T21:37:00Z">
            <w:rPr>
              <w:szCs w:val="22"/>
              <w:lang w:val="en-CA" w:eastAsia="ar-SA"/>
            </w:rPr>
          </w:rPrChange>
        </w:rPr>
        <w:t xml:space="preserve"> (format YYYY-MM-DD </w:t>
      </w:r>
      <w:proofErr w:type="spellStart"/>
      <w:r w:rsidRPr="0047260E">
        <w:rPr>
          <w:szCs w:val="22"/>
          <w:lang w:val="en-CA" w:eastAsia="ar-SA"/>
          <w:rPrChange w:id="6447" w:author="ilia kassianenko" w:date="2019-03-21T21:37:00Z">
            <w:rPr>
              <w:szCs w:val="22"/>
              <w:lang w:eastAsia="ar-SA"/>
            </w:rPr>
          </w:rPrChange>
        </w:rPr>
        <w:t>hh:mm:ss</w:t>
      </w:r>
      <w:proofErr w:type="spellEnd"/>
      <w:r w:rsidRPr="0047260E">
        <w:rPr>
          <w:szCs w:val="22"/>
          <w:lang w:val="en-CA" w:eastAsia="ar-SA"/>
          <w:rPrChange w:id="6448" w:author="ilia kassianenko" w:date="2019-03-21T21:37:00Z">
            <w:rPr>
              <w:szCs w:val="22"/>
              <w:lang w:eastAsia="ar-SA"/>
            </w:rPr>
          </w:rPrChange>
        </w:rPr>
        <w:t>) into</w:t>
      </w:r>
      <w:ins w:id="6449" w:author="ilia kassianenko" w:date="2019-03-21T21:08:00Z">
        <w:r w:rsidR="00F93003" w:rsidRPr="0047260E">
          <w:rPr>
            <w:szCs w:val="22"/>
            <w:lang w:val="en-CA" w:eastAsia="ar-SA"/>
            <w:rPrChange w:id="6450" w:author="ilia kassianenko" w:date="2019-03-21T21:37:00Z">
              <w:rPr>
                <w:szCs w:val="22"/>
                <w:lang w:eastAsia="ar-SA"/>
              </w:rPr>
            </w:rPrChange>
          </w:rPr>
          <w:t xml:space="preserve"> </w:t>
        </w:r>
      </w:ins>
      <w:del w:id="6451" w:author="ilia kassianenko" w:date="2019-03-21T21:08:00Z">
        <w:r w:rsidRPr="0047260E" w:rsidDel="00F93003">
          <w:rPr>
            <w:szCs w:val="22"/>
            <w:lang w:val="en-CA" w:eastAsia="ar-SA"/>
            <w:rPrChange w:id="6452" w:author="ilia kassianenko" w:date="2019-03-21T21:37:00Z">
              <w:rPr>
                <w:szCs w:val="22"/>
                <w:lang w:eastAsia="ar-SA"/>
              </w:rPr>
            </w:rPrChange>
          </w:rPr>
          <w:delText xml:space="preserve">   </w:delText>
        </w:r>
        <w:r w:rsidRPr="0047260E" w:rsidDel="00F93003">
          <w:rPr>
            <w:szCs w:val="22"/>
            <w:lang w:val="en-CA" w:eastAsia="ar-SA"/>
            <w:rPrChange w:id="6453" w:author="ilia kassianenko" w:date="2019-03-21T21:37:00Z">
              <w:rPr>
                <w:szCs w:val="22"/>
                <w:lang w:val="en-CA" w:eastAsia="ar-SA"/>
              </w:rPr>
            </w:rPrChange>
          </w:rPr>
          <w:br/>
        </w:r>
      </w:del>
      <w:proofErr w:type="spellStart"/>
      <w:r w:rsidRPr="0047260E">
        <w:rPr>
          <w:rFonts w:cs="Arial"/>
          <w:color w:val="1A1A1A"/>
          <w:szCs w:val="22"/>
          <w:shd w:val="clear" w:color="auto" w:fill="FFFFFF"/>
          <w:lang w:val="en-CA"/>
          <w:rPrChange w:id="6454" w:author="ilia kassianenko" w:date="2019-03-21T21:37:00Z">
            <w:rPr>
              <w:rFonts w:cs="Arial"/>
              <w:color w:val="1A1A1A"/>
              <w:szCs w:val="22"/>
              <w:shd w:val="clear" w:color="auto" w:fill="FFFFFF"/>
            </w:rPr>
          </w:rPrChange>
        </w:rPr>
        <w:t>DateChargement</w:t>
      </w:r>
      <w:proofErr w:type="spellEnd"/>
      <w:r w:rsidRPr="0047260E">
        <w:rPr>
          <w:szCs w:val="22"/>
          <w:lang w:val="en-CA" w:eastAsia="ar-SA"/>
          <w:rPrChange w:id="6455" w:author="ilia kassianenko" w:date="2019-03-21T21:37:00Z">
            <w:rPr>
              <w:szCs w:val="22"/>
              <w:lang w:eastAsia="ar-SA"/>
            </w:rPr>
          </w:rPrChange>
        </w:rPr>
        <w:t xml:space="preserve"> (YYYY-MM-DD) and </w:t>
      </w:r>
      <w:proofErr w:type="spellStart"/>
      <w:r w:rsidRPr="0047260E">
        <w:rPr>
          <w:rFonts w:cs="Arial"/>
          <w:color w:val="1A1A1A"/>
          <w:szCs w:val="22"/>
          <w:shd w:val="clear" w:color="auto" w:fill="FFFFFF"/>
          <w:lang w:val="en-CA"/>
          <w:rPrChange w:id="6456" w:author="ilia kassianenko" w:date="2019-03-21T21:37:00Z">
            <w:rPr>
              <w:rFonts w:cs="Arial"/>
              <w:color w:val="1A1A1A"/>
              <w:szCs w:val="22"/>
              <w:shd w:val="clear" w:color="auto" w:fill="FFFFFF"/>
            </w:rPr>
          </w:rPrChange>
        </w:rPr>
        <w:t>HeureChargement</w:t>
      </w:r>
      <w:proofErr w:type="spellEnd"/>
      <w:r w:rsidRPr="0047260E">
        <w:rPr>
          <w:rFonts w:cs="Arial"/>
          <w:color w:val="1A1A1A"/>
          <w:szCs w:val="22"/>
          <w:shd w:val="clear" w:color="auto" w:fill="FFFFFF"/>
          <w:lang w:val="en-CA"/>
          <w:rPrChange w:id="6457" w:author="ilia kassianenko" w:date="2019-03-21T21:37:00Z">
            <w:rPr>
              <w:rFonts w:cs="Arial"/>
              <w:color w:val="1A1A1A"/>
              <w:szCs w:val="22"/>
              <w:shd w:val="clear" w:color="auto" w:fill="FFFFFF"/>
            </w:rPr>
          </w:rPrChange>
        </w:rPr>
        <w:t xml:space="preserve"> (</w:t>
      </w:r>
      <w:proofErr w:type="spellStart"/>
      <w:r w:rsidRPr="0047260E">
        <w:rPr>
          <w:szCs w:val="22"/>
          <w:lang w:val="en-CA" w:eastAsia="ar-SA"/>
          <w:rPrChange w:id="6458" w:author="ilia kassianenko" w:date="2019-03-21T21:37:00Z">
            <w:rPr>
              <w:szCs w:val="22"/>
              <w:lang w:eastAsia="ar-SA"/>
            </w:rPr>
          </w:rPrChange>
        </w:rPr>
        <w:t>hh:mm:ss</w:t>
      </w:r>
      <w:proofErr w:type="spellEnd"/>
      <w:r w:rsidRPr="0047260E">
        <w:rPr>
          <w:szCs w:val="22"/>
          <w:lang w:val="en-CA" w:eastAsia="ar-SA"/>
          <w:rPrChange w:id="6459" w:author="ilia kassianenko" w:date="2019-03-21T21:37:00Z">
            <w:rPr>
              <w:szCs w:val="22"/>
              <w:lang w:eastAsia="ar-SA"/>
            </w:rPr>
          </w:rPrChange>
        </w:rPr>
        <w:t>) to allow easy join with DATE (YYYY-MM-DD) in WEATHER table.</w:t>
      </w:r>
    </w:p>
    <w:p w14:paraId="50E0BF55" w14:textId="77777777" w:rsidR="00613836" w:rsidRPr="0047260E" w:rsidRDefault="00613836" w:rsidP="00613836">
      <w:pPr>
        <w:pStyle w:val="BodyText"/>
        <w:numPr>
          <w:ilvl w:val="0"/>
          <w:numId w:val="4"/>
        </w:numPr>
        <w:rPr>
          <w:szCs w:val="22"/>
          <w:lang w:val="en-CA" w:eastAsia="ar-SA"/>
          <w:rPrChange w:id="6460" w:author="ilia kassianenko" w:date="2019-03-21T21:37:00Z">
            <w:rPr>
              <w:szCs w:val="22"/>
              <w:lang w:val="en-CA" w:eastAsia="ar-SA"/>
            </w:rPr>
          </w:rPrChange>
        </w:rPr>
      </w:pPr>
      <w:r w:rsidRPr="0047260E">
        <w:rPr>
          <w:rFonts w:cs="Arial"/>
          <w:bCs/>
          <w:color w:val="1A1A1A"/>
          <w:szCs w:val="22"/>
          <w:shd w:val="clear" w:color="auto" w:fill="FFFFFF"/>
          <w:lang w:val="en-CA"/>
          <w:rPrChange w:id="6461" w:author="ilia kassianenko" w:date="2019-03-21T21:37:00Z">
            <w:rPr>
              <w:rFonts w:cs="Arial"/>
              <w:bCs/>
              <w:color w:val="1A1A1A"/>
              <w:szCs w:val="22"/>
              <w:shd w:val="clear" w:color="auto" w:fill="FFFFFF"/>
            </w:rPr>
          </w:rPrChange>
        </w:rPr>
        <w:t>CONTRATS</w:t>
      </w:r>
      <w:r w:rsidRPr="0047260E">
        <w:rPr>
          <w:szCs w:val="22"/>
          <w:lang w:val="en-CA" w:eastAsia="ar-SA"/>
          <w:rPrChange w:id="6462" w:author="ilia kassianenko" w:date="2019-03-21T21:37:00Z">
            <w:rPr>
              <w:szCs w:val="22"/>
              <w:lang w:val="en-CA" w:eastAsia="ar-SA"/>
            </w:rPr>
          </w:rPrChange>
        </w:rPr>
        <w:t xml:space="preserve"> </w:t>
      </w:r>
    </w:p>
    <w:p w14:paraId="59190375" w14:textId="77777777" w:rsidR="00613836" w:rsidRPr="0047260E" w:rsidDel="005C19C1" w:rsidRDefault="00613836" w:rsidP="00613836">
      <w:pPr>
        <w:pStyle w:val="BodyText"/>
        <w:numPr>
          <w:ilvl w:val="1"/>
          <w:numId w:val="4"/>
        </w:numPr>
        <w:rPr>
          <w:del w:id="6463" w:author="ilia kassianenko" w:date="2019-03-21T20:46:00Z"/>
          <w:szCs w:val="22"/>
          <w:lang w:val="en-CA" w:eastAsia="ar-SA"/>
          <w:rPrChange w:id="6464" w:author="ilia kassianenko" w:date="2019-03-21T21:37:00Z">
            <w:rPr>
              <w:del w:id="6465" w:author="ilia kassianenko" w:date="2019-03-21T20:46:00Z"/>
              <w:szCs w:val="22"/>
              <w:lang w:val="en-CA" w:eastAsia="ar-SA"/>
            </w:rPr>
          </w:rPrChange>
        </w:rPr>
      </w:pPr>
      <w:r w:rsidRPr="0047260E">
        <w:rPr>
          <w:szCs w:val="22"/>
          <w:lang w:val="en-CA" w:eastAsia="ar-SA"/>
          <w:rPrChange w:id="6466" w:author="ilia kassianenko" w:date="2019-03-21T21:37:00Z">
            <w:rPr>
              <w:szCs w:val="22"/>
              <w:lang w:val="en-CA" w:eastAsia="ar-SA"/>
            </w:rPr>
          </w:rPrChange>
        </w:rPr>
        <w:t xml:space="preserve">Split </w:t>
      </w:r>
      <w:proofErr w:type="spellStart"/>
      <w:r w:rsidR="009F78B7" w:rsidRPr="0047260E">
        <w:rPr>
          <w:szCs w:val="22"/>
          <w:lang w:val="en-CA" w:eastAsia="ar-SA"/>
          <w:rPrChange w:id="6467" w:author="ilia kassianenko" w:date="2019-03-21T21:37:00Z">
            <w:rPr>
              <w:szCs w:val="22"/>
              <w:lang w:val="en-CA" w:eastAsia="ar-SA"/>
            </w:rPr>
          </w:rPrChange>
        </w:rPr>
        <w:t>A</w:t>
      </w:r>
      <w:r w:rsidRPr="0047260E">
        <w:rPr>
          <w:szCs w:val="22"/>
          <w:lang w:val="en-CA" w:eastAsia="ar-SA"/>
          <w:rPrChange w:id="6468" w:author="ilia kassianenko" w:date="2019-03-21T21:37:00Z">
            <w:rPr>
              <w:szCs w:val="22"/>
              <w:lang w:val="en-CA" w:eastAsia="ar-SA"/>
            </w:rPr>
          </w:rPrChange>
        </w:rPr>
        <w:t>nneeContrat</w:t>
      </w:r>
      <w:proofErr w:type="spellEnd"/>
      <w:r w:rsidRPr="0047260E">
        <w:rPr>
          <w:szCs w:val="22"/>
          <w:lang w:val="en-CA" w:eastAsia="ar-SA"/>
          <w:rPrChange w:id="6469" w:author="ilia kassianenko" w:date="2019-03-21T21:37:00Z">
            <w:rPr>
              <w:szCs w:val="22"/>
              <w:lang w:val="en-CA" w:eastAsia="ar-SA"/>
            </w:rPr>
          </w:rPrChange>
        </w:rPr>
        <w:t xml:space="preserve"> (format YYYY-YYYY) in </w:t>
      </w:r>
      <w:proofErr w:type="spellStart"/>
      <w:r w:rsidR="009F78B7" w:rsidRPr="0047260E">
        <w:rPr>
          <w:szCs w:val="22"/>
          <w:lang w:val="en-CA" w:eastAsia="ar-SA"/>
          <w:rPrChange w:id="6470" w:author="ilia kassianenko" w:date="2019-03-21T21:37:00Z">
            <w:rPr>
              <w:szCs w:val="22"/>
              <w:lang w:val="en-CA" w:eastAsia="ar-SA"/>
            </w:rPr>
          </w:rPrChange>
        </w:rPr>
        <w:t>FirstYear</w:t>
      </w:r>
      <w:proofErr w:type="spellEnd"/>
      <w:r w:rsidRPr="0047260E">
        <w:rPr>
          <w:szCs w:val="22"/>
          <w:lang w:val="en-CA" w:eastAsia="ar-SA"/>
          <w:rPrChange w:id="6471" w:author="ilia kassianenko" w:date="2019-03-21T21:37:00Z">
            <w:rPr>
              <w:szCs w:val="22"/>
              <w:lang w:val="en-CA" w:eastAsia="ar-SA"/>
            </w:rPr>
          </w:rPrChange>
        </w:rPr>
        <w:t xml:space="preserve"> &amp; </w:t>
      </w:r>
      <w:proofErr w:type="spellStart"/>
      <w:r w:rsidR="009F78B7" w:rsidRPr="0047260E">
        <w:rPr>
          <w:szCs w:val="22"/>
          <w:lang w:val="en-CA" w:eastAsia="ar-SA"/>
          <w:rPrChange w:id="6472" w:author="ilia kassianenko" w:date="2019-03-21T21:37:00Z">
            <w:rPr>
              <w:szCs w:val="22"/>
              <w:lang w:val="en-CA" w:eastAsia="ar-SA"/>
            </w:rPr>
          </w:rPrChange>
        </w:rPr>
        <w:t>LastYear</w:t>
      </w:r>
      <w:proofErr w:type="spellEnd"/>
      <w:r w:rsidRPr="0047260E">
        <w:rPr>
          <w:szCs w:val="22"/>
          <w:lang w:val="en-CA" w:eastAsia="ar-SA"/>
          <w:rPrChange w:id="6473" w:author="ilia kassianenko" w:date="2019-03-21T21:37:00Z">
            <w:rPr>
              <w:szCs w:val="22"/>
              <w:lang w:val="en-CA" w:eastAsia="ar-SA"/>
            </w:rPr>
          </w:rPrChange>
        </w:rPr>
        <w:t xml:space="preserve"> in order to allow easier filtering. </w:t>
      </w:r>
    </w:p>
    <w:p w14:paraId="2FA688B4" w14:textId="6C816DE6" w:rsidR="00222860" w:rsidRPr="0047260E" w:rsidRDefault="00222860" w:rsidP="005C19C1">
      <w:pPr>
        <w:pStyle w:val="BodyText"/>
        <w:numPr>
          <w:ilvl w:val="1"/>
          <w:numId w:val="4"/>
        </w:numPr>
        <w:rPr>
          <w:ins w:id="6474" w:author="outpost" w:date="2019-03-18T21:57:00Z"/>
          <w:szCs w:val="22"/>
          <w:lang w:val="en-CA" w:eastAsia="ar-SA"/>
          <w:rPrChange w:id="6475" w:author="ilia kassianenko" w:date="2019-03-21T21:37:00Z">
            <w:rPr>
              <w:ins w:id="6476" w:author="outpost" w:date="2019-03-18T21:57:00Z"/>
              <w:lang w:val="en-CA" w:eastAsia="ar-SA"/>
            </w:rPr>
          </w:rPrChange>
        </w:rPr>
        <w:pPrChange w:id="6477" w:author="ilia kassianenko" w:date="2019-03-21T20:46:00Z">
          <w:pPr>
            <w:spacing w:before="0" w:after="0"/>
          </w:pPr>
        </w:pPrChange>
      </w:pPr>
      <w:ins w:id="6478" w:author="outpost" w:date="2019-03-18T21:57:00Z">
        <w:del w:id="6479" w:author="ilia kassianenko" w:date="2019-03-21T20:46:00Z">
          <w:r w:rsidRPr="0047260E" w:rsidDel="005C19C1">
            <w:rPr>
              <w:szCs w:val="22"/>
              <w:lang w:val="en-CA" w:eastAsia="ar-SA"/>
              <w:rPrChange w:id="6480" w:author="ilia kassianenko" w:date="2019-03-21T21:37:00Z">
                <w:rPr>
                  <w:lang w:val="en-CA" w:eastAsia="ar-SA"/>
                </w:rPr>
              </w:rPrChange>
            </w:rPr>
            <w:br w:type="page"/>
          </w:r>
        </w:del>
      </w:ins>
    </w:p>
    <w:p w14:paraId="3C620B5D" w14:textId="185ABD8A" w:rsidR="00D469CA" w:rsidRPr="0047260E" w:rsidDel="00222860" w:rsidRDefault="00D469CA" w:rsidP="005C19C1">
      <w:pPr>
        <w:pStyle w:val="Heading4"/>
        <w:numPr>
          <w:ilvl w:val="4"/>
          <w:numId w:val="2"/>
        </w:numPr>
        <w:rPr>
          <w:del w:id="6481" w:author="outpost" w:date="2019-03-18T21:57:00Z"/>
          <w:lang w:val="en-CA"/>
          <w:rPrChange w:id="6482" w:author="ilia kassianenko" w:date="2019-03-21T21:37:00Z">
            <w:rPr>
              <w:del w:id="6483" w:author="outpost" w:date="2019-03-18T21:57:00Z"/>
              <w:lang w:val="en-CA" w:eastAsia="ar-SA"/>
            </w:rPr>
          </w:rPrChange>
        </w:rPr>
        <w:pPrChange w:id="6484" w:author="ilia kassianenko" w:date="2019-03-21T20:46:00Z">
          <w:pPr>
            <w:pStyle w:val="BodyText"/>
            <w:ind w:left="1440"/>
          </w:pPr>
        </w:pPrChange>
      </w:pPr>
    </w:p>
    <w:p w14:paraId="22D73C22" w14:textId="77777777" w:rsidR="006C31C9" w:rsidRPr="0047260E" w:rsidRDefault="006C31C9" w:rsidP="005C19C1">
      <w:pPr>
        <w:pStyle w:val="Heading4"/>
        <w:numPr>
          <w:ilvl w:val="4"/>
          <w:numId w:val="2"/>
        </w:numPr>
        <w:rPr>
          <w:lang w:val="en-CA"/>
          <w:rPrChange w:id="6485" w:author="ilia kassianenko" w:date="2019-03-21T21:37:00Z">
            <w:rPr>
              <w:b/>
              <w:lang w:eastAsia="ar-SA"/>
            </w:rPr>
          </w:rPrChange>
        </w:rPr>
        <w:pPrChange w:id="6486" w:author="ilia kassianenko" w:date="2019-03-21T20:46:00Z">
          <w:pPr>
            <w:pStyle w:val="BodyText"/>
          </w:pPr>
        </w:pPrChange>
      </w:pPr>
      <w:r w:rsidRPr="0047260E">
        <w:rPr>
          <w:lang w:val="en-CA"/>
          <w:rPrChange w:id="6487" w:author="ilia kassianenko" w:date="2019-03-21T21:37:00Z">
            <w:rPr>
              <w:lang w:eastAsia="ar-SA"/>
            </w:rPr>
          </w:rPrChange>
        </w:rPr>
        <w:t>Target tables</w:t>
      </w:r>
      <w:del w:id="6488" w:author="ilia kassianenko" w:date="2019-03-21T20:46:00Z">
        <w:r w:rsidRPr="0047260E" w:rsidDel="005C19C1">
          <w:rPr>
            <w:lang w:val="en-CA"/>
            <w:rPrChange w:id="6489" w:author="ilia kassianenko" w:date="2019-03-21T21:37:00Z">
              <w:rPr>
                <w:lang w:eastAsia="ar-SA"/>
              </w:rPr>
            </w:rPrChange>
          </w:rPr>
          <w:delText xml:space="preserve"> </w:delText>
        </w:r>
      </w:del>
    </w:p>
    <w:p w14:paraId="362A968E" w14:textId="7F8355D9" w:rsidR="00102536" w:rsidRPr="0047260E" w:rsidDel="00222860" w:rsidRDefault="008D539A" w:rsidP="00102536">
      <w:pPr>
        <w:pStyle w:val="BodyText"/>
        <w:rPr>
          <w:del w:id="6490" w:author="outpost" w:date="2019-03-18T21:57:00Z"/>
          <w:lang w:val="en-CA" w:eastAsia="ar-SA"/>
          <w:rPrChange w:id="6491" w:author="ilia kassianenko" w:date="2019-03-21T21:37:00Z">
            <w:rPr>
              <w:del w:id="6492" w:author="outpost" w:date="2019-03-18T21:57:00Z"/>
              <w:lang w:val="fr-CA" w:eastAsia="ar-SA"/>
            </w:rPr>
          </w:rPrChange>
        </w:rPr>
      </w:pPr>
      <w:del w:id="6493" w:author="outpost" w:date="2019-03-18T21:57:00Z">
        <w:r w:rsidRPr="0047260E" w:rsidDel="00222860">
          <w:rPr>
            <w:rFonts w:cs="Arial"/>
            <w:b/>
            <w:bCs/>
            <w:color w:val="1A1A1A"/>
            <w:sz w:val="21"/>
            <w:szCs w:val="21"/>
            <w:shd w:val="clear" w:color="auto" w:fill="FFFFFF"/>
            <w:lang w:val="en-CA"/>
            <w:rPrChange w:id="6494" w:author="ilia kassianenko" w:date="2019-03-21T21:37:00Z">
              <w:rPr>
                <w:rFonts w:cs="Arial"/>
                <w:b/>
                <w:bCs/>
                <w:color w:val="1A1A1A"/>
                <w:sz w:val="21"/>
                <w:szCs w:val="21"/>
                <w:shd w:val="clear" w:color="auto" w:fill="FFFFFF"/>
              </w:rPr>
            </w:rPrChange>
          </w:rPr>
          <w:delText>DEPOTS</w:delText>
        </w:r>
      </w:del>
    </w:p>
    <w:p w14:paraId="196DD7DB" w14:textId="7C03C200" w:rsidR="00222860" w:rsidRPr="0047260E" w:rsidRDefault="00222860">
      <w:pPr>
        <w:pStyle w:val="Caption"/>
        <w:jc w:val="center"/>
        <w:rPr>
          <w:ins w:id="6495" w:author="outpost" w:date="2019-03-18T21:57:00Z"/>
          <w:lang w:val="en-CA"/>
          <w:rPrChange w:id="6496" w:author="ilia kassianenko" w:date="2019-03-21T21:37:00Z">
            <w:rPr>
              <w:ins w:id="6497" w:author="outpost" w:date="2019-03-18T21:57:00Z"/>
            </w:rPr>
          </w:rPrChange>
        </w:rPr>
        <w:pPrChange w:id="6498" w:author="outpost" w:date="2019-03-18T21:57:00Z">
          <w:pPr/>
        </w:pPrChange>
      </w:pPr>
      <w:ins w:id="6499" w:author="outpost" w:date="2019-03-18T21:57:00Z">
        <w:r w:rsidRPr="0047260E">
          <w:rPr>
            <w:lang w:val="en-CA"/>
            <w:rPrChange w:id="6500" w:author="ilia kassianenko" w:date="2019-03-21T21:37:00Z">
              <w:rPr/>
            </w:rPrChange>
          </w:rPr>
          <w:t xml:space="preserve">Table </w:t>
        </w:r>
        <w:r w:rsidRPr="0047260E">
          <w:rPr>
            <w:lang w:val="en-CA"/>
            <w:rPrChange w:id="6501" w:author="ilia kassianenko" w:date="2019-03-21T21:37:00Z">
              <w:rPr/>
            </w:rPrChange>
          </w:rPr>
          <w:fldChar w:fldCharType="begin"/>
        </w:r>
        <w:r w:rsidRPr="0047260E">
          <w:rPr>
            <w:lang w:val="en-CA"/>
            <w:rPrChange w:id="6502" w:author="ilia kassianenko" w:date="2019-03-21T21:37:00Z">
              <w:rPr/>
            </w:rPrChange>
          </w:rPr>
          <w:instrText xml:space="preserve"> SEQ Table \* ARABIC </w:instrText>
        </w:r>
      </w:ins>
      <w:r w:rsidRPr="0047260E">
        <w:rPr>
          <w:lang w:val="en-CA"/>
          <w:rPrChange w:id="6503" w:author="ilia kassianenko" w:date="2019-03-21T21:37:00Z">
            <w:rPr/>
          </w:rPrChange>
        </w:rPr>
        <w:fldChar w:fldCharType="separate"/>
      </w:r>
      <w:ins w:id="6504" w:author="ilia kassianenko" w:date="2019-03-21T21:41:00Z">
        <w:r w:rsidR="007B6C7E">
          <w:rPr>
            <w:noProof/>
            <w:lang w:val="en-CA"/>
          </w:rPr>
          <w:t>6</w:t>
        </w:r>
      </w:ins>
      <w:ins w:id="6505" w:author="outpost" w:date="2019-03-18T21:57:00Z">
        <w:r w:rsidRPr="0047260E">
          <w:rPr>
            <w:lang w:val="en-CA"/>
            <w:rPrChange w:id="6506" w:author="ilia kassianenko" w:date="2019-03-21T21:37:00Z">
              <w:rPr/>
            </w:rPrChange>
          </w:rPr>
          <w:fldChar w:fldCharType="end"/>
        </w:r>
        <w:r w:rsidRPr="0047260E">
          <w:rPr>
            <w:lang w:val="en-CA"/>
            <w:rPrChange w:id="6507" w:author="ilia kassianenko" w:date="2019-03-21T21:37:00Z">
              <w:rPr/>
            </w:rPrChange>
          </w:rPr>
          <w:t xml:space="preserve"> Depots</w:t>
        </w:r>
      </w:ins>
    </w:p>
    <w:tbl>
      <w:tblPr>
        <w:tblStyle w:val="TableGrid"/>
        <w:tblW w:w="0" w:type="auto"/>
        <w:tblLayout w:type="fixed"/>
        <w:tblLook w:val="04A0" w:firstRow="1" w:lastRow="0" w:firstColumn="1" w:lastColumn="0" w:noHBand="0" w:noVBand="1"/>
      </w:tblPr>
      <w:tblGrid>
        <w:gridCol w:w="2093"/>
        <w:gridCol w:w="1843"/>
        <w:gridCol w:w="1304"/>
        <w:gridCol w:w="1134"/>
        <w:gridCol w:w="2976"/>
        <w:tblGridChange w:id="6508">
          <w:tblGrid>
            <w:gridCol w:w="2093"/>
            <w:gridCol w:w="1843"/>
            <w:gridCol w:w="1304"/>
            <w:gridCol w:w="1134"/>
            <w:gridCol w:w="2976"/>
          </w:tblGrid>
        </w:tblGridChange>
      </w:tblGrid>
      <w:tr w:rsidR="00F93003" w:rsidRPr="0047260E" w14:paraId="361B5953" w14:textId="77777777" w:rsidTr="00F93003">
        <w:tc>
          <w:tcPr>
            <w:tcW w:w="2093" w:type="dxa"/>
          </w:tcPr>
          <w:p w14:paraId="1ADE93E3" w14:textId="77777777" w:rsidR="00102536" w:rsidRPr="0047260E" w:rsidRDefault="00102536" w:rsidP="00424AC2">
            <w:pPr>
              <w:pStyle w:val="BodyText"/>
              <w:rPr>
                <w:rFonts w:cs="Arial"/>
                <w:b/>
                <w:lang w:val="en-CA" w:eastAsia="ar-SA"/>
                <w:rPrChange w:id="6509" w:author="ilia kassianenko" w:date="2019-03-21T21:37:00Z">
                  <w:rPr>
                    <w:rFonts w:cs="Arial"/>
                    <w:b/>
                    <w:lang w:eastAsia="ar-SA"/>
                  </w:rPr>
                </w:rPrChange>
              </w:rPr>
            </w:pPr>
            <w:r w:rsidRPr="0047260E">
              <w:rPr>
                <w:rFonts w:cs="Arial"/>
                <w:b/>
                <w:lang w:val="en-CA" w:eastAsia="ar-SA"/>
                <w:rPrChange w:id="6510" w:author="ilia kassianenko" w:date="2019-03-21T21:37:00Z">
                  <w:rPr>
                    <w:rFonts w:cs="Arial"/>
                    <w:b/>
                    <w:lang w:eastAsia="ar-SA"/>
                  </w:rPr>
                </w:rPrChange>
              </w:rPr>
              <w:t>Name</w:t>
            </w:r>
          </w:p>
        </w:tc>
        <w:tc>
          <w:tcPr>
            <w:tcW w:w="1843" w:type="dxa"/>
          </w:tcPr>
          <w:p w14:paraId="67DC3E2F" w14:textId="77777777" w:rsidR="00102536" w:rsidRPr="0047260E" w:rsidRDefault="00102536" w:rsidP="00424AC2">
            <w:pPr>
              <w:pStyle w:val="BodyText"/>
              <w:rPr>
                <w:rFonts w:cs="Arial"/>
                <w:b/>
                <w:lang w:val="en-CA" w:eastAsia="ar-SA"/>
                <w:rPrChange w:id="6511" w:author="ilia kassianenko" w:date="2019-03-21T21:37:00Z">
                  <w:rPr>
                    <w:rFonts w:cs="Arial"/>
                    <w:b/>
                    <w:lang w:eastAsia="ar-SA"/>
                  </w:rPr>
                </w:rPrChange>
              </w:rPr>
            </w:pPr>
            <w:r w:rsidRPr="0047260E">
              <w:rPr>
                <w:rFonts w:cs="Arial"/>
                <w:b/>
                <w:lang w:val="en-CA" w:eastAsia="ar-SA"/>
                <w:rPrChange w:id="6512" w:author="ilia kassianenko" w:date="2019-03-21T21:37:00Z">
                  <w:rPr>
                    <w:rFonts w:cs="Arial"/>
                    <w:b/>
                    <w:lang w:eastAsia="ar-SA"/>
                  </w:rPr>
                </w:rPrChange>
              </w:rPr>
              <w:t>Type</w:t>
            </w:r>
          </w:p>
        </w:tc>
        <w:tc>
          <w:tcPr>
            <w:tcW w:w="1304" w:type="dxa"/>
          </w:tcPr>
          <w:p w14:paraId="074A7F4C" w14:textId="77777777" w:rsidR="00102536" w:rsidRPr="0047260E" w:rsidRDefault="00102536" w:rsidP="00424AC2">
            <w:pPr>
              <w:pStyle w:val="BodyText"/>
              <w:rPr>
                <w:rFonts w:cs="Arial"/>
                <w:b/>
                <w:lang w:val="en-CA" w:eastAsia="ar-SA"/>
                <w:rPrChange w:id="6513" w:author="ilia kassianenko" w:date="2019-03-21T21:37:00Z">
                  <w:rPr>
                    <w:rFonts w:cs="Arial"/>
                    <w:b/>
                    <w:lang w:eastAsia="ar-SA"/>
                  </w:rPr>
                </w:rPrChange>
              </w:rPr>
            </w:pPr>
            <w:r w:rsidRPr="0047260E">
              <w:rPr>
                <w:rFonts w:cs="Arial"/>
                <w:b/>
                <w:lang w:val="en-CA" w:eastAsia="ar-SA"/>
                <w:rPrChange w:id="6514" w:author="ilia kassianenko" w:date="2019-03-21T21:37:00Z">
                  <w:rPr>
                    <w:rFonts w:cs="Arial"/>
                    <w:b/>
                    <w:lang w:eastAsia="ar-SA"/>
                  </w:rPr>
                </w:rPrChange>
              </w:rPr>
              <w:t>Length</w:t>
            </w:r>
          </w:p>
        </w:tc>
        <w:tc>
          <w:tcPr>
            <w:tcW w:w="1134" w:type="dxa"/>
          </w:tcPr>
          <w:p w14:paraId="50024181" w14:textId="77777777" w:rsidR="00102536" w:rsidRPr="0047260E" w:rsidRDefault="00102536" w:rsidP="00424AC2">
            <w:pPr>
              <w:pStyle w:val="BodyText"/>
              <w:rPr>
                <w:rFonts w:cs="Arial"/>
                <w:b/>
                <w:lang w:val="en-CA" w:eastAsia="ar-SA"/>
                <w:rPrChange w:id="6515" w:author="ilia kassianenko" w:date="2019-03-21T21:37:00Z">
                  <w:rPr>
                    <w:rFonts w:cs="Arial"/>
                    <w:b/>
                    <w:lang w:eastAsia="ar-SA"/>
                  </w:rPr>
                </w:rPrChange>
              </w:rPr>
            </w:pPr>
            <w:proofErr w:type="spellStart"/>
            <w:r w:rsidRPr="0047260E">
              <w:rPr>
                <w:rFonts w:cs="Arial"/>
                <w:b/>
                <w:lang w:val="en-CA" w:eastAsia="ar-SA"/>
                <w:rPrChange w:id="6516" w:author="ilia kassianenko" w:date="2019-03-21T21:37:00Z">
                  <w:rPr>
                    <w:rFonts w:cs="Arial"/>
                    <w:b/>
                    <w:lang w:eastAsia="ar-SA"/>
                  </w:rPr>
                </w:rPrChange>
              </w:rPr>
              <w:t>Nullable</w:t>
            </w:r>
            <w:proofErr w:type="spellEnd"/>
          </w:p>
        </w:tc>
        <w:tc>
          <w:tcPr>
            <w:tcW w:w="2976" w:type="dxa"/>
          </w:tcPr>
          <w:p w14:paraId="0197C2DD" w14:textId="77777777" w:rsidR="00102536" w:rsidRPr="0047260E" w:rsidRDefault="00102536" w:rsidP="00424AC2">
            <w:pPr>
              <w:pStyle w:val="BodyText"/>
              <w:rPr>
                <w:rFonts w:cs="Arial"/>
                <w:b/>
                <w:lang w:val="en-CA" w:eastAsia="ar-SA"/>
                <w:rPrChange w:id="6517" w:author="ilia kassianenko" w:date="2019-03-21T21:37:00Z">
                  <w:rPr>
                    <w:rFonts w:cs="Arial"/>
                    <w:b/>
                    <w:lang w:eastAsia="ar-SA"/>
                  </w:rPr>
                </w:rPrChange>
              </w:rPr>
            </w:pPr>
            <w:r w:rsidRPr="0047260E">
              <w:rPr>
                <w:rFonts w:cs="Arial"/>
                <w:b/>
                <w:lang w:val="en-CA" w:eastAsia="ar-SA"/>
                <w:rPrChange w:id="6518" w:author="ilia kassianenko" w:date="2019-03-21T21:37:00Z">
                  <w:rPr>
                    <w:rFonts w:cs="Arial"/>
                    <w:b/>
                    <w:lang w:eastAsia="ar-SA"/>
                  </w:rPr>
                </w:rPrChange>
              </w:rPr>
              <w:t>Comments</w:t>
            </w:r>
          </w:p>
        </w:tc>
      </w:tr>
      <w:tr w:rsidR="00F93003" w:rsidRPr="0047260E" w14:paraId="5E2771B4" w14:textId="77777777" w:rsidTr="00F93003">
        <w:tc>
          <w:tcPr>
            <w:tcW w:w="2093" w:type="dxa"/>
          </w:tcPr>
          <w:p w14:paraId="523E921B" w14:textId="77777777" w:rsidR="00102536" w:rsidRPr="0047260E" w:rsidRDefault="00102536" w:rsidP="00424AC2">
            <w:pPr>
              <w:pStyle w:val="BodyText"/>
              <w:rPr>
                <w:rFonts w:cs="Arial"/>
                <w:b/>
                <w:lang w:val="en-CA" w:eastAsia="ar-SA"/>
                <w:rPrChange w:id="6519" w:author="ilia kassianenko" w:date="2019-03-21T21:37:00Z">
                  <w:rPr>
                    <w:rFonts w:cs="Arial"/>
                    <w:b/>
                    <w:lang w:eastAsia="ar-SA"/>
                  </w:rPr>
                </w:rPrChange>
              </w:rPr>
            </w:pPr>
            <w:proofErr w:type="spellStart"/>
            <w:r w:rsidRPr="0047260E">
              <w:rPr>
                <w:rFonts w:cs="Arial"/>
                <w:b/>
                <w:color w:val="000000"/>
                <w:lang w:val="en-CA" w:eastAsia="en-CA"/>
                <w:rPrChange w:id="6520" w:author="ilia kassianenko" w:date="2019-03-21T21:37:00Z">
                  <w:rPr>
                    <w:rFonts w:cs="Arial"/>
                    <w:b/>
                    <w:color w:val="000000"/>
                    <w:lang w:val="en-CA" w:eastAsia="en-CA"/>
                  </w:rPr>
                </w:rPrChange>
              </w:rPr>
              <w:t>IdentifiantDepot</w:t>
            </w:r>
            <w:proofErr w:type="spellEnd"/>
          </w:p>
        </w:tc>
        <w:tc>
          <w:tcPr>
            <w:tcW w:w="1843" w:type="dxa"/>
          </w:tcPr>
          <w:p w14:paraId="4577E9A7" w14:textId="77777777" w:rsidR="00102536" w:rsidRPr="0047260E" w:rsidRDefault="00102536" w:rsidP="00424AC2">
            <w:pPr>
              <w:pStyle w:val="BodyText"/>
              <w:rPr>
                <w:rFonts w:cs="Arial"/>
                <w:lang w:val="en-CA" w:eastAsia="ar-SA"/>
                <w:rPrChange w:id="6521" w:author="ilia kassianenko" w:date="2019-03-21T21:37:00Z">
                  <w:rPr>
                    <w:rFonts w:cs="Arial"/>
                    <w:lang w:eastAsia="ar-SA"/>
                  </w:rPr>
                </w:rPrChange>
              </w:rPr>
            </w:pPr>
            <w:r w:rsidRPr="0047260E">
              <w:rPr>
                <w:rFonts w:cs="Arial"/>
                <w:lang w:val="en-CA" w:eastAsia="ar-SA"/>
                <w:rPrChange w:id="6522" w:author="ilia kassianenko" w:date="2019-03-21T21:37:00Z">
                  <w:rPr>
                    <w:rFonts w:cs="Arial"/>
                    <w:lang w:eastAsia="ar-SA"/>
                  </w:rPr>
                </w:rPrChange>
              </w:rPr>
              <w:t>INT</w:t>
            </w:r>
          </w:p>
        </w:tc>
        <w:tc>
          <w:tcPr>
            <w:tcW w:w="1304" w:type="dxa"/>
          </w:tcPr>
          <w:p w14:paraId="244B8F53" w14:textId="77777777" w:rsidR="00102536" w:rsidRPr="0047260E" w:rsidRDefault="00102536" w:rsidP="00424AC2">
            <w:pPr>
              <w:pStyle w:val="BodyText"/>
              <w:rPr>
                <w:rFonts w:cs="Arial"/>
                <w:lang w:val="en-CA" w:eastAsia="ar-SA"/>
                <w:rPrChange w:id="6523" w:author="ilia kassianenko" w:date="2019-03-21T21:37:00Z">
                  <w:rPr>
                    <w:rFonts w:cs="Arial"/>
                    <w:lang w:eastAsia="ar-SA"/>
                  </w:rPr>
                </w:rPrChange>
              </w:rPr>
            </w:pPr>
            <w:r w:rsidRPr="0047260E">
              <w:rPr>
                <w:rFonts w:cs="Arial"/>
                <w:lang w:val="en-CA" w:eastAsia="ar-SA"/>
                <w:rPrChange w:id="6524" w:author="ilia kassianenko" w:date="2019-03-21T21:37:00Z">
                  <w:rPr>
                    <w:rFonts w:cs="Arial"/>
                    <w:lang w:eastAsia="ar-SA"/>
                  </w:rPr>
                </w:rPrChange>
              </w:rPr>
              <w:t xml:space="preserve"> </w:t>
            </w:r>
          </w:p>
        </w:tc>
        <w:tc>
          <w:tcPr>
            <w:tcW w:w="1134" w:type="dxa"/>
          </w:tcPr>
          <w:p w14:paraId="01C62CF6" w14:textId="77777777" w:rsidR="00102536" w:rsidRPr="0047260E" w:rsidRDefault="00102536">
            <w:pPr>
              <w:pStyle w:val="BodyText"/>
              <w:jc w:val="center"/>
              <w:rPr>
                <w:rFonts w:cs="Arial"/>
                <w:sz w:val="22"/>
                <w:lang w:val="en-CA" w:eastAsia="ar-SA"/>
                <w:rPrChange w:id="6525" w:author="ilia kassianenko" w:date="2019-03-21T21:37:00Z">
                  <w:rPr>
                    <w:rFonts w:cs="Arial"/>
                    <w:sz w:val="22"/>
                    <w:lang w:eastAsia="ar-SA"/>
                  </w:rPr>
                </w:rPrChange>
              </w:rPr>
              <w:pPrChange w:id="6526" w:author="outpost" w:date="2019-03-18T19:41:00Z">
                <w:pPr>
                  <w:pStyle w:val="BodyText"/>
                  <w:keepNext/>
                  <w:numPr>
                    <w:ilvl w:val="8"/>
                    <w:numId w:val="1"/>
                  </w:numPr>
                  <w:ind w:left="360" w:hanging="360"/>
                  <w:outlineLvl w:val="8"/>
                </w:pPr>
              </w:pPrChange>
            </w:pPr>
            <w:r w:rsidRPr="0047260E">
              <w:rPr>
                <w:rFonts w:cs="Arial"/>
                <w:lang w:val="en-CA" w:eastAsia="ar-SA"/>
                <w:rPrChange w:id="6527" w:author="ilia kassianenko" w:date="2019-03-21T21:37:00Z">
                  <w:rPr>
                    <w:rFonts w:cs="Arial"/>
                    <w:lang w:eastAsia="ar-SA"/>
                  </w:rPr>
                </w:rPrChange>
              </w:rPr>
              <w:t>N</w:t>
            </w:r>
          </w:p>
        </w:tc>
        <w:tc>
          <w:tcPr>
            <w:tcW w:w="2976" w:type="dxa"/>
          </w:tcPr>
          <w:p w14:paraId="2AB7899F" w14:textId="77777777" w:rsidR="00102536" w:rsidRPr="0047260E" w:rsidRDefault="00204EA7" w:rsidP="00424AC2">
            <w:pPr>
              <w:pStyle w:val="BodyText"/>
              <w:rPr>
                <w:rFonts w:cs="Arial"/>
                <w:lang w:val="en-CA" w:eastAsia="ar-SA"/>
                <w:rPrChange w:id="6528" w:author="ilia kassianenko" w:date="2019-03-21T21:37:00Z">
                  <w:rPr>
                    <w:rFonts w:cs="Arial"/>
                    <w:lang w:eastAsia="ar-SA"/>
                  </w:rPr>
                </w:rPrChange>
              </w:rPr>
            </w:pPr>
            <w:r w:rsidRPr="0047260E">
              <w:rPr>
                <w:rFonts w:cs="Arial"/>
                <w:lang w:val="en-CA" w:eastAsia="ar-SA"/>
                <w:rPrChange w:id="6529" w:author="ilia kassianenko" w:date="2019-03-21T21:37:00Z">
                  <w:rPr>
                    <w:rFonts w:cs="Arial"/>
                    <w:lang w:eastAsia="ar-SA"/>
                  </w:rPr>
                </w:rPrChange>
              </w:rPr>
              <w:t xml:space="preserve">Primary Key </w:t>
            </w:r>
          </w:p>
        </w:tc>
      </w:tr>
      <w:tr w:rsidR="00F93003" w:rsidRPr="0047260E" w14:paraId="3A7593B6" w14:textId="77777777" w:rsidTr="00F93003">
        <w:tc>
          <w:tcPr>
            <w:tcW w:w="2093" w:type="dxa"/>
            <w:vAlign w:val="center"/>
          </w:tcPr>
          <w:p w14:paraId="2A41E82C" w14:textId="77777777" w:rsidR="00102536" w:rsidRPr="0047260E" w:rsidRDefault="00102536">
            <w:pPr>
              <w:pStyle w:val="BodyText"/>
              <w:rPr>
                <w:rFonts w:cs="Arial"/>
                <w:lang w:val="en-CA" w:eastAsia="ar-SA"/>
                <w:rPrChange w:id="6530" w:author="ilia kassianenko" w:date="2019-03-21T21:37:00Z">
                  <w:rPr>
                    <w:rFonts w:cs="Arial"/>
                    <w:lang w:eastAsia="ar-SA"/>
                  </w:rPr>
                </w:rPrChange>
              </w:rPr>
            </w:pPr>
            <w:proofErr w:type="spellStart"/>
            <w:r w:rsidRPr="0047260E">
              <w:rPr>
                <w:rFonts w:cs="Arial"/>
                <w:color w:val="000000"/>
                <w:lang w:val="en-CA" w:eastAsia="en-CA"/>
                <w:rPrChange w:id="6531" w:author="ilia kassianenko" w:date="2019-03-21T21:37:00Z">
                  <w:rPr>
                    <w:rFonts w:cs="Arial"/>
                    <w:color w:val="000000"/>
                    <w:lang w:val="en-CA" w:eastAsia="en-CA"/>
                  </w:rPr>
                </w:rPrChange>
              </w:rPr>
              <w:t>NomDepot</w:t>
            </w:r>
            <w:proofErr w:type="spellEnd"/>
          </w:p>
        </w:tc>
        <w:tc>
          <w:tcPr>
            <w:tcW w:w="1843" w:type="dxa"/>
          </w:tcPr>
          <w:p w14:paraId="3D74BB66" w14:textId="77777777" w:rsidR="00102536" w:rsidRPr="0047260E" w:rsidRDefault="00102536" w:rsidP="00424AC2">
            <w:pPr>
              <w:pStyle w:val="BodyText"/>
              <w:rPr>
                <w:rFonts w:cs="Arial"/>
                <w:lang w:val="en-CA" w:eastAsia="ar-SA"/>
                <w:rPrChange w:id="6532" w:author="ilia kassianenko" w:date="2019-03-21T21:37:00Z">
                  <w:rPr>
                    <w:rFonts w:cs="Arial"/>
                    <w:lang w:eastAsia="ar-SA"/>
                  </w:rPr>
                </w:rPrChange>
              </w:rPr>
            </w:pPr>
            <w:r w:rsidRPr="0047260E">
              <w:rPr>
                <w:rFonts w:cs="Arial"/>
                <w:lang w:val="en-CA" w:eastAsia="ar-SA"/>
                <w:rPrChange w:id="6533" w:author="ilia kassianenko" w:date="2019-03-21T21:37:00Z">
                  <w:rPr>
                    <w:rFonts w:cs="Arial"/>
                    <w:lang w:eastAsia="ar-SA"/>
                  </w:rPr>
                </w:rPrChange>
              </w:rPr>
              <w:t>VARCHAR</w:t>
            </w:r>
          </w:p>
        </w:tc>
        <w:tc>
          <w:tcPr>
            <w:tcW w:w="1304" w:type="dxa"/>
          </w:tcPr>
          <w:p w14:paraId="4246029C" w14:textId="77777777" w:rsidR="00102536" w:rsidRPr="0047260E" w:rsidRDefault="00102536" w:rsidP="00424AC2">
            <w:pPr>
              <w:pStyle w:val="BodyText"/>
              <w:rPr>
                <w:rFonts w:cs="Arial"/>
                <w:lang w:val="en-CA" w:eastAsia="ar-SA"/>
                <w:rPrChange w:id="6534" w:author="ilia kassianenko" w:date="2019-03-21T21:37:00Z">
                  <w:rPr>
                    <w:rFonts w:cs="Arial"/>
                    <w:lang w:eastAsia="ar-SA"/>
                  </w:rPr>
                </w:rPrChange>
              </w:rPr>
            </w:pPr>
            <w:r w:rsidRPr="0047260E">
              <w:rPr>
                <w:rFonts w:cs="Arial"/>
                <w:lang w:val="en-CA" w:eastAsia="ar-SA"/>
                <w:rPrChange w:id="6535" w:author="ilia kassianenko" w:date="2019-03-21T21:37:00Z">
                  <w:rPr>
                    <w:rFonts w:cs="Arial"/>
                    <w:lang w:eastAsia="ar-SA"/>
                  </w:rPr>
                </w:rPrChange>
              </w:rPr>
              <w:t>30</w:t>
            </w:r>
          </w:p>
        </w:tc>
        <w:tc>
          <w:tcPr>
            <w:tcW w:w="1134" w:type="dxa"/>
          </w:tcPr>
          <w:p w14:paraId="12DEEA40" w14:textId="77777777" w:rsidR="00102536" w:rsidRPr="0047260E" w:rsidRDefault="00102536">
            <w:pPr>
              <w:pStyle w:val="BodyText"/>
              <w:jc w:val="center"/>
              <w:rPr>
                <w:rFonts w:cs="Arial"/>
                <w:sz w:val="22"/>
                <w:lang w:val="en-CA" w:eastAsia="ar-SA"/>
                <w:rPrChange w:id="6536" w:author="ilia kassianenko" w:date="2019-03-21T21:37:00Z">
                  <w:rPr>
                    <w:rFonts w:cs="Arial"/>
                    <w:sz w:val="22"/>
                    <w:lang w:eastAsia="ar-SA"/>
                  </w:rPr>
                </w:rPrChange>
              </w:rPr>
              <w:pPrChange w:id="6537" w:author="outpost" w:date="2019-03-18T19:41:00Z">
                <w:pPr>
                  <w:pStyle w:val="BodyText"/>
                  <w:keepNext/>
                  <w:numPr>
                    <w:ilvl w:val="8"/>
                    <w:numId w:val="1"/>
                  </w:numPr>
                  <w:ind w:left="360" w:hanging="360"/>
                  <w:outlineLvl w:val="8"/>
                </w:pPr>
              </w:pPrChange>
            </w:pPr>
            <w:r w:rsidRPr="0047260E">
              <w:rPr>
                <w:rFonts w:cs="Arial"/>
                <w:lang w:val="en-CA" w:eastAsia="ar-SA"/>
                <w:rPrChange w:id="6538" w:author="ilia kassianenko" w:date="2019-03-21T21:37:00Z">
                  <w:rPr>
                    <w:rFonts w:cs="Arial"/>
                    <w:lang w:eastAsia="ar-SA"/>
                  </w:rPr>
                </w:rPrChange>
              </w:rPr>
              <w:t>N</w:t>
            </w:r>
          </w:p>
        </w:tc>
        <w:tc>
          <w:tcPr>
            <w:tcW w:w="2976" w:type="dxa"/>
          </w:tcPr>
          <w:p w14:paraId="0CCD48FC" w14:textId="77777777" w:rsidR="00102536" w:rsidRPr="0047260E" w:rsidRDefault="00102536" w:rsidP="00424AC2">
            <w:pPr>
              <w:pStyle w:val="BodyText"/>
              <w:rPr>
                <w:rFonts w:cs="Arial"/>
                <w:lang w:val="en-CA" w:eastAsia="ar-SA"/>
                <w:rPrChange w:id="6539" w:author="ilia kassianenko" w:date="2019-03-21T21:37:00Z">
                  <w:rPr>
                    <w:rFonts w:cs="Arial"/>
                    <w:lang w:eastAsia="ar-SA"/>
                  </w:rPr>
                </w:rPrChange>
              </w:rPr>
            </w:pPr>
          </w:p>
        </w:tc>
      </w:tr>
      <w:tr w:rsidR="00F93003" w:rsidRPr="0047260E" w14:paraId="3F651882" w14:textId="77777777" w:rsidTr="00F93003">
        <w:tc>
          <w:tcPr>
            <w:tcW w:w="2093" w:type="dxa"/>
            <w:vAlign w:val="center"/>
          </w:tcPr>
          <w:p w14:paraId="4BB06E61" w14:textId="77777777" w:rsidR="00102536" w:rsidRPr="0047260E" w:rsidRDefault="00102536">
            <w:pPr>
              <w:pStyle w:val="BodyText"/>
              <w:rPr>
                <w:rFonts w:cs="Arial"/>
                <w:lang w:val="en-CA" w:eastAsia="ar-SA"/>
                <w:rPrChange w:id="6540" w:author="ilia kassianenko" w:date="2019-03-21T21:37:00Z">
                  <w:rPr>
                    <w:rFonts w:cs="Arial"/>
                    <w:lang w:eastAsia="ar-SA"/>
                  </w:rPr>
                </w:rPrChange>
              </w:rPr>
            </w:pPr>
            <w:proofErr w:type="spellStart"/>
            <w:r w:rsidRPr="0047260E">
              <w:rPr>
                <w:rFonts w:cs="Arial"/>
                <w:color w:val="000000"/>
                <w:lang w:val="en-CA" w:eastAsia="en-CA"/>
                <w:rPrChange w:id="6541" w:author="ilia kassianenko" w:date="2019-03-21T21:37:00Z">
                  <w:rPr>
                    <w:rFonts w:cs="Arial"/>
                    <w:color w:val="000000"/>
                    <w:lang w:val="en-CA" w:eastAsia="en-CA"/>
                  </w:rPr>
                </w:rPrChange>
              </w:rPr>
              <w:t>TypeDepot</w:t>
            </w:r>
            <w:proofErr w:type="spellEnd"/>
          </w:p>
        </w:tc>
        <w:tc>
          <w:tcPr>
            <w:tcW w:w="1843" w:type="dxa"/>
          </w:tcPr>
          <w:p w14:paraId="4A876118" w14:textId="77777777" w:rsidR="00102536" w:rsidRPr="0047260E" w:rsidRDefault="00102536" w:rsidP="00424AC2">
            <w:pPr>
              <w:pStyle w:val="BodyText"/>
              <w:rPr>
                <w:rFonts w:cs="Arial"/>
                <w:lang w:val="en-CA" w:eastAsia="ar-SA"/>
                <w:rPrChange w:id="6542" w:author="ilia kassianenko" w:date="2019-03-21T21:37:00Z">
                  <w:rPr>
                    <w:rFonts w:cs="Arial"/>
                    <w:lang w:eastAsia="ar-SA"/>
                  </w:rPr>
                </w:rPrChange>
              </w:rPr>
            </w:pPr>
            <w:r w:rsidRPr="0047260E">
              <w:rPr>
                <w:rFonts w:cs="Arial"/>
                <w:lang w:val="en-CA" w:eastAsia="ar-SA"/>
                <w:rPrChange w:id="6543" w:author="ilia kassianenko" w:date="2019-03-21T21:37:00Z">
                  <w:rPr>
                    <w:rFonts w:cs="Arial"/>
                    <w:lang w:eastAsia="ar-SA"/>
                  </w:rPr>
                </w:rPrChange>
              </w:rPr>
              <w:t>VARCHAR</w:t>
            </w:r>
          </w:p>
        </w:tc>
        <w:tc>
          <w:tcPr>
            <w:tcW w:w="1304" w:type="dxa"/>
          </w:tcPr>
          <w:p w14:paraId="46A4B819" w14:textId="77777777" w:rsidR="00102536" w:rsidRPr="0047260E" w:rsidRDefault="00102536" w:rsidP="00424AC2">
            <w:pPr>
              <w:pStyle w:val="BodyText"/>
              <w:rPr>
                <w:rFonts w:cs="Arial"/>
                <w:lang w:val="en-CA" w:eastAsia="ar-SA"/>
                <w:rPrChange w:id="6544" w:author="ilia kassianenko" w:date="2019-03-21T21:37:00Z">
                  <w:rPr>
                    <w:rFonts w:cs="Arial"/>
                    <w:lang w:eastAsia="ar-SA"/>
                  </w:rPr>
                </w:rPrChange>
              </w:rPr>
            </w:pPr>
            <w:r w:rsidRPr="0047260E">
              <w:rPr>
                <w:rFonts w:cs="Arial"/>
                <w:lang w:val="en-CA" w:eastAsia="ar-SA"/>
                <w:rPrChange w:id="6545" w:author="ilia kassianenko" w:date="2019-03-21T21:37:00Z">
                  <w:rPr>
                    <w:rFonts w:cs="Arial"/>
                    <w:lang w:eastAsia="ar-SA"/>
                  </w:rPr>
                </w:rPrChange>
              </w:rPr>
              <w:t>15</w:t>
            </w:r>
          </w:p>
        </w:tc>
        <w:tc>
          <w:tcPr>
            <w:tcW w:w="1134" w:type="dxa"/>
          </w:tcPr>
          <w:p w14:paraId="383783E1" w14:textId="77777777" w:rsidR="00102536" w:rsidRPr="0047260E" w:rsidRDefault="00102536">
            <w:pPr>
              <w:pStyle w:val="BodyText"/>
              <w:jc w:val="center"/>
              <w:rPr>
                <w:rFonts w:cs="Arial"/>
                <w:sz w:val="22"/>
                <w:lang w:val="en-CA" w:eastAsia="ar-SA"/>
                <w:rPrChange w:id="6546" w:author="ilia kassianenko" w:date="2019-03-21T21:37:00Z">
                  <w:rPr>
                    <w:rFonts w:cs="Arial"/>
                    <w:sz w:val="22"/>
                    <w:lang w:eastAsia="ar-SA"/>
                  </w:rPr>
                </w:rPrChange>
              </w:rPr>
              <w:pPrChange w:id="6547" w:author="outpost" w:date="2019-03-18T19:41:00Z">
                <w:pPr>
                  <w:pStyle w:val="BodyText"/>
                  <w:keepNext/>
                  <w:numPr>
                    <w:ilvl w:val="8"/>
                    <w:numId w:val="1"/>
                  </w:numPr>
                  <w:ind w:left="360" w:hanging="360"/>
                  <w:outlineLvl w:val="8"/>
                </w:pPr>
              </w:pPrChange>
            </w:pPr>
            <w:r w:rsidRPr="0047260E">
              <w:rPr>
                <w:rFonts w:cs="Arial"/>
                <w:lang w:val="en-CA" w:eastAsia="ar-SA"/>
                <w:rPrChange w:id="6548" w:author="ilia kassianenko" w:date="2019-03-21T21:37:00Z">
                  <w:rPr>
                    <w:rFonts w:cs="Arial"/>
                    <w:lang w:eastAsia="ar-SA"/>
                  </w:rPr>
                </w:rPrChange>
              </w:rPr>
              <w:t>N</w:t>
            </w:r>
          </w:p>
        </w:tc>
        <w:tc>
          <w:tcPr>
            <w:tcW w:w="2976" w:type="dxa"/>
          </w:tcPr>
          <w:p w14:paraId="44CB1EB0" w14:textId="77777777" w:rsidR="00102536" w:rsidRPr="0047260E" w:rsidRDefault="00102536" w:rsidP="00424AC2">
            <w:pPr>
              <w:pStyle w:val="BodyText"/>
              <w:rPr>
                <w:rFonts w:cs="Arial"/>
                <w:lang w:val="en-CA" w:eastAsia="ar-SA"/>
                <w:rPrChange w:id="6549" w:author="ilia kassianenko" w:date="2019-03-21T21:37:00Z">
                  <w:rPr>
                    <w:rFonts w:cs="Arial"/>
                    <w:lang w:val="fr-CA" w:eastAsia="ar-SA"/>
                  </w:rPr>
                </w:rPrChange>
              </w:rPr>
            </w:pPr>
            <w:proofErr w:type="gramStart"/>
            <w:r w:rsidRPr="0047260E">
              <w:rPr>
                <w:rFonts w:cs="Arial"/>
                <w:lang w:val="en-CA" w:eastAsia="ar-SA"/>
                <w:rPrChange w:id="6550" w:author="ilia kassianenko" w:date="2019-03-21T21:37:00Z">
                  <w:rPr>
                    <w:rFonts w:cs="Arial"/>
                    <w:lang w:val="fr-CA" w:eastAsia="ar-SA"/>
                  </w:rPr>
                </w:rPrChange>
              </w:rPr>
              <w:t>Values :</w:t>
            </w:r>
            <w:proofErr w:type="gramEnd"/>
            <w:r w:rsidRPr="0047260E">
              <w:rPr>
                <w:rFonts w:cs="Arial"/>
                <w:lang w:val="en-CA" w:eastAsia="ar-SA"/>
                <w:rPrChange w:id="6551" w:author="ilia kassianenko" w:date="2019-03-21T21:37:00Z">
                  <w:rPr>
                    <w:rFonts w:cs="Arial"/>
                    <w:lang w:val="fr-CA" w:eastAsia="ar-SA"/>
                  </w:rPr>
                </w:rPrChange>
              </w:rPr>
              <w:t xml:space="preserve"> </w:t>
            </w:r>
            <w:proofErr w:type="spellStart"/>
            <w:r w:rsidRPr="0047260E">
              <w:rPr>
                <w:rFonts w:cs="Arial"/>
                <w:lang w:val="en-CA" w:eastAsia="ar-SA"/>
                <w:rPrChange w:id="6552" w:author="ilia kassianenko" w:date="2019-03-21T21:37:00Z">
                  <w:rPr>
                    <w:rFonts w:cs="Arial"/>
                    <w:lang w:val="fr-CA" w:eastAsia="ar-SA"/>
                  </w:rPr>
                </w:rPrChange>
              </w:rPr>
              <w:t>Carierre</w:t>
            </w:r>
            <w:proofErr w:type="spellEnd"/>
            <w:r w:rsidRPr="0047260E">
              <w:rPr>
                <w:rFonts w:cs="Arial"/>
                <w:lang w:val="en-CA" w:eastAsia="ar-SA"/>
                <w:rPrChange w:id="6553" w:author="ilia kassianenko" w:date="2019-03-21T21:37:00Z">
                  <w:rPr>
                    <w:rFonts w:cs="Arial"/>
                    <w:lang w:val="fr-CA" w:eastAsia="ar-SA"/>
                  </w:rPr>
                </w:rPrChange>
              </w:rPr>
              <w:t xml:space="preserve">, </w:t>
            </w:r>
            <w:proofErr w:type="spellStart"/>
            <w:r w:rsidRPr="0047260E">
              <w:rPr>
                <w:rFonts w:cs="Arial"/>
                <w:lang w:val="en-CA" w:eastAsia="ar-SA"/>
                <w:rPrChange w:id="6554" w:author="ilia kassianenko" w:date="2019-03-21T21:37:00Z">
                  <w:rPr>
                    <w:rFonts w:cs="Arial"/>
                    <w:lang w:val="fr-CA" w:eastAsia="ar-SA"/>
                  </w:rPr>
                </w:rPrChange>
              </w:rPr>
              <w:t>Chute_Egout</w:t>
            </w:r>
            <w:proofErr w:type="spellEnd"/>
            <w:r w:rsidRPr="0047260E">
              <w:rPr>
                <w:rFonts w:cs="Arial"/>
                <w:lang w:val="en-CA" w:eastAsia="ar-SA"/>
                <w:rPrChange w:id="6555" w:author="ilia kassianenko" w:date="2019-03-21T21:37:00Z">
                  <w:rPr>
                    <w:rFonts w:cs="Arial"/>
                    <w:lang w:val="fr-CA" w:eastAsia="ar-SA"/>
                  </w:rPr>
                </w:rPrChange>
              </w:rPr>
              <w:t xml:space="preserve">, </w:t>
            </w:r>
            <w:proofErr w:type="spellStart"/>
            <w:r w:rsidRPr="0047260E">
              <w:rPr>
                <w:rFonts w:cs="Arial"/>
                <w:lang w:val="en-CA" w:eastAsia="ar-SA"/>
                <w:rPrChange w:id="6556" w:author="ilia kassianenko" w:date="2019-03-21T21:37:00Z">
                  <w:rPr>
                    <w:rFonts w:cs="Arial"/>
                    <w:lang w:val="fr-CA" w:eastAsia="ar-SA"/>
                  </w:rPr>
                </w:rPrChange>
              </w:rPr>
              <w:t>Entassement</w:t>
            </w:r>
            <w:proofErr w:type="spellEnd"/>
            <w:r w:rsidRPr="0047260E">
              <w:rPr>
                <w:rFonts w:cs="Arial"/>
                <w:lang w:val="en-CA" w:eastAsia="ar-SA"/>
                <w:rPrChange w:id="6557" w:author="ilia kassianenko" w:date="2019-03-21T21:37:00Z">
                  <w:rPr>
                    <w:rFonts w:cs="Arial"/>
                    <w:lang w:val="fr-CA" w:eastAsia="ar-SA"/>
                  </w:rPr>
                </w:rPrChange>
              </w:rPr>
              <w:t xml:space="preserve">, </w:t>
            </w:r>
          </w:p>
        </w:tc>
      </w:tr>
      <w:tr w:rsidR="00F93003" w:rsidRPr="0047260E" w14:paraId="7A0B03B2" w14:textId="77777777" w:rsidTr="00F93003">
        <w:tc>
          <w:tcPr>
            <w:tcW w:w="2093" w:type="dxa"/>
            <w:vAlign w:val="center"/>
          </w:tcPr>
          <w:p w14:paraId="246A1383" w14:textId="77777777" w:rsidR="00102536" w:rsidRPr="0047260E" w:rsidRDefault="00102536">
            <w:pPr>
              <w:pStyle w:val="BodyText"/>
              <w:rPr>
                <w:rFonts w:cs="Arial"/>
                <w:lang w:val="en-CA" w:eastAsia="ar-SA"/>
                <w:rPrChange w:id="6558" w:author="ilia kassianenko" w:date="2019-03-21T21:37:00Z">
                  <w:rPr>
                    <w:rFonts w:cs="Arial"/>
                    <w:lang w:eastAsia="ar-SA"/>
                  </w:rPr>
                </w:rPrChange>
              </w:rPr>
            </w:pPr>
            <w:proofErr w:type="spellStart"/>
            <w:r w:rsidRPr="0047260E">
              <w:rPr>
                <w:rFonts w:cs="Arial"/>
                <w:color w:val="000000"/>
                <w:lang w:val="en-CA" w:eastAsia="en-CA"/>
                <w:rPrChange w:id="6559" w:author="ilia kassianenko" w:date="2019-03-21T21:37:00Z">
                  <w:rPr>
                    <w:rFonts w:cs="Arial"/>
                    <w:color w:val="000000"/>
                    <w:lang w:val="en-CA" w:eastAsia="en-CA"/>
                  </w:rPr>
                </w:rPrChange>
              </w:rPr>
              <w:t>Capacite</w:t>
            </w:r>
            <w:proofErr w:type="spellEnd"/>
          </w:p>
        </w:tc>
        <w:tc>
          <w:tcPr>
            <w:tcW w:w="1843" w:type="dxa"/>
          </w:tcPr>
          <w:p w14:paraId="147B4BBB" w14:textId="77777777" w:rsidR="00102536" w:rsidRPr="0047260E" w:rsidRDefault="00102536" w:rsidP="00424AC2">
            <w:pPr>
              <w:pStyle w:val="BodyText"/>
              <w:rPr>
                <w:rFonts w:cs="Arial"/>
                <w:lang w:val="en-CA" w:eastAsia="ar-SA"/>
                <w:rPrChange w:id="6560" w:author="ilia kassianenko" w:date="2019-03-21T21:37:00Z">
                  <w:rPr>
                    <w:rFonts w:cs="Arial"/>
                    <w:lang w:eastAsia="ar-SA"/>
                  </w:rPr>
                </w:rPrChange>
              </w:rPr>
            </w:pPr>
            <w:r w:rsidRPr="0047260E">
              <w:rPr>
                <w:rFonts w:cs="Arial"/>
                <w:lang w:val="en-CA" w:eastAsia="ar-SA"/>
                <w:rPrChange w:id="6561" w:author="ilia kassianenko" w:date="2019-03-21T21:37:00Z">
                  <w:rPr>
                    <w:rFonts w:cs="Arial"/>
                    <w:lang w:eastAsia="ar-SA"/>
                  </w:rPr>
                </w:rPrChange>
              </w:rPr>
              <w:t>INT</w:t>
            </w:r>
          </w:p>
        </w:tc>
        <w:tc>
          <w:tcPr>
            <w:tcW w:w="1304" w:type="dxa"/>
          </w:tcPr>
          <w:p w14:paraId="5914EED1" w14:textId="77777777" w:rsidR="00102536" w:rsidRPr="0047260E" w:rsidRDefault="00102536" w:rsidP="00424AC2">
            <w:pPr>
              <w:pStyle w:val="BodyText"/>
              <w:rPr>
                <w:rFonts w:cs="Arial"/>
                <w:lang w:val="en-CA" w:eastAsia="ar-SA"/>
                <w:rPrChange w:id="6562" w:author="ilia kassianenko" w:date="2019-03-21T21:37:00Z">
                  <w:rPr>
                    <w:rFonts w:cs="Arial"/>
                    <w:lang w:eastAsia="ar-SA"/>
                  </w:rPr>
                </w:rPrChange>
              </w:rPr>
            </w:pPr>
          </w:p>
        </w:tc>
        <w:tc>
          <w:tcPr>
            <w:tcW w:w="1134" w:type="dxa"/>
          </w:tcPr>
          <w:p w14:paraId="131AB660" w14:textId="77777777" w:rsidR="00102536" w:rsidRPr="0047260E" w:rsidRDefault="00102536">
            <w:pPr>
              <w:pStyle w:val="BodyText"/>
              <w:jc w:val="center"/>
              <w:rPr>
                <w:rFonts w:cs="Arial"/>
                <w:sz w:val="22"/>
                <w:lang w:val="en-CA" w:eastAsia="ar-SA"/>
                <w:rPrChange w:id="6563" w:author="ilia kassianenko" w:date="2019-03-21T21:37:00Z">
                  <w:rPr>
                    <w:rFonts w:cs="Arial"/>
                    <w:sz w:val="22"/>
                    <w:lang w:eastAsia="ar-SA"/>
                  </w:rPr>
                </w:rPrChange>
              </w:rPr>
              <w:pPrChange w:id="6564" w:author="outpost" w:date="2019-03-18T19:41:00Z">
                <w:pPr>
                  <w:pStyle w:val="BodyText"/>
                  <w:keepNext/>
                  <w:numPr>
                    <w:ilvl w:val="8"/>
                    <w:numId w:val="1"/>
                  </w:numPr>
                  <w:ind w:left="360" w:hanging="360"/>
                  <w:outlineLvl w:val="8"/>
                </w:pPr>
              </w:pPrChange>
            </w:pPr>
            <w:r w:rsidRPr="0047260E">
              <w:rPr>
                <w:rFonts w:cs="Arial"/>
                <w:lang w:val="en-CA" w:eastAsia="ar-SA"/>
                <w:rPrChange w:id="6565" w:author="ilia kassianenko" w:date="2019-03-21T21:37:00Z">
                  <w:rPr>
                    <w:rFonts w:cs="Arial"/>
                    <w:lang w:eastAsia="ar-SA"/>
                  </w:rPr>
                </w:rPrChange>
              </w:rPr>
              <w:t>Y</w:t>
            </w:r>
          </w:p>
        </w:tc>
        <w:tc>
          <w:tcPr>
            <w:tcW w:w="2976" w:type="dxa"/>
          </w:tcPr>
          <w:p w14:paraId="02D32A50" w14:textId="3136EEB1" w:rsidR="00102536" w:rsidRPr="0047260E" w:rsidRDefault="0047260E" w:rsidP="00424AC2">
            <w:pPr>
              <w:pStyle w:val="BodyText"/>
              <w:rPr>
                <w:rFonts w:cs="Arial"/>
                <w:lang w:val="en-CA" w:eastAsia="ar-SA"/>
                <w:rPrChange w:id="6566" w:author="ilia kassianenko" w:date="2019-03-21T21:37:00Z">
                  <w:rPr>
                    <w:rFonts w:cs="Arial"/>
                    <w:lang w:val="fr-CA" w:eastAsia="ar-SA"/>
                  </w:rPr>
                </w:rPrChange>
              </w:rPr>
            </w:pPr>
            <w:ins w:id="6567" w:author="ilia kassianenko" w:date="2019-03-21T21:37:00Z">
              <w:r>
                <w:rPr>
                  <w:rFonts w:cs="Arial"/>
                  <w:lang w:val="en-CA" w:eastAsia="ar-SA"/>
                </w:rPr>
                <w:t xml:space="preserve">Capacity of </w:t>
              </w:r>
              <w:r w:rsidRPr="0047260E">
                <w:rPr>
                  <w:rFonts w:cs="Arial"/>
                  <w:lang w:val="en-CA" w:eastAsia="ar-SA"/>
                  <w:rPrChange w:id="6568" w:author="ilia kassianenko" w:date="2019-03-21T21:37:00Z">
                    <w:rPr>
                      <w:rFonts w:cs="Arial"/>
                      <w:lang w:val="en-CA" w:eastAsia="ar-SA"/>
                    </w:rPr>
                  </w:rPrChange>
                </w:rPr>
                <w:t>“</w:t>
              </w:r>
            </w:ins>
            <w:r w:rsidR="00102536" w:rsidRPr="0047260E">
              <w:rPr>
                <w:rFonts w:cs="Arial"/>
                <w:lang w:val="en-CA" w:eastAsia="ar-SA"/>
                <w:rPrChange w:id="6569" w:author="ilia kassianenko" w:date="2019-03-21T21:37:00Z">
                  <w:rPr>
                    <w:rFonts w:cs="Arial"/>
                    <w:lang w:val="fr-CA" w:eastAsia="ar-SA"/>
                  </w:rPr>
                </w:rPrChange>
              </w:rPr>
              <w:t>0</w:t>
            </w:r>
            <w:ins w:id="6570" w:author="ilia kassianenko" w:date="2019-03-21T21:37:00Z">
              <w:r>
                <w:rPr>
                  <w:rFonts w:cs="Arial"/>
                  <w:lang w:val="en-CA" w:eastAsia="ar-SA"/>
                </w:rPr>
                <w:t>”</w:t>
              </w:r>
            </w:ins>
            <w:r w:rsidR="00102536" w:rsidRPr="0047260E">
              <w:rPr>
                <w:rFonts w:cs="Arial"/>
                <w:lang w:val="en-CA" w:eastAsia="ar-SA"/>
                <w:rPrChange w:id="6571" w:author="ilia kassianenko" w:date="2019-03-21T21:37:00Z">
                  <w:rPr>
                    <w:rFonts w:cs="Arial"/>
                    <w:lang w:val="fr-CA" w:eastAsia="ar-SA"/>
                  </w:rPr>
                </w:rPrChange>
              </w:rPr>
              <w:t xml:space="preserve"> </w:t>
            </w:r>
            <w:ins w:id="6572" w:author="ilia kassianenko" w:date="2019-03-21T21:37:00Z">
              <w:r>
                <w:rPr>
                  <w:rFonts w:cs="Arial"/>
                  <w:lang w:val="en-CA" w:eastAsia="ar-SA"/>
                </w:rPr>
                <w:t>for a</w:t>
              </w:r>
            </w:ins>
            <w:del w:id="6573" w:author="ilia kassianenko" w:date="2019-03-21T21:37:00Z">
              <w:r w:rsidR="00102536" w:rsidRPr="0047260E" w:rsidDel="0047260E">
                <w:rPr>
                  <w:rFonts w:cs="Arial"/>
                  <w:lang w:val="en-CA" w:eastAsia="ar-SA"/>
                  <w:rPrChange w:id="6574" w:author="ilia kassianenko" w:date="2019-03-21T21:37:00Z">
                    <w:rPr>
                      <w:rFonts w:cs="Arial"/>
                      <w:lang w:val="fr-CA" w:eastAsia="ar-SA"/>
                    </w:rPr>
                  </w:rPrChange>
                </w:rPr>
                <w:delText>=</w:delText>
              </w:r>
            </w:del>
            <w:r w:rsidR="00102536" w:rsidRPr="0047260E">
              <w:rPr>
                <w:rFonts w:cs="Arial"/>
                <w:lang w:val="en-CA" w:eastAsia="ar-SA"/>
                <w:rPrChange w:id="6575" w:author="ilia kassianenko" w:date="2019-03-21T21:37:00Z">
                  <w:rPr>
                    <w:rFonts w:cs="Arial"/>
                    <w:lang w:val="fr-CA" w:eastAsia="ar-SA"/>
                  </w:rPr>
                </w:rPrChange>
              </w:rPr>
              <w:t xml:space="preserve"> </w:t>
            </w:r>
            <w:ins w:id="6576" w:author="ilia kassianenko" w:date="2019-03-21T21:37:00Z">
              <w:r>
                <w:rPr>
                  <w:rFonts w:cs="Arial"/>
                  <w:lang w:val="en-CA" w:eastAsia="ar-SA"/>
                </w:rPr>
                <w:t>s</w:t>
              </w:r>
            </w:ins>
            <w:del w:id="6577" w:author="ilia kassianenko" w:date="2019-03-21T21:37:00Z">
              <w:r w:rsidR="00102536" w:rsidRPr="0047260E" w:rsidDel="0047260E">
                <w:rPr>
                  <w:rFonts w:cs="Arial"/>
                  <w:lang w:val="en-CA" w:eastAsia="ar-SA"/>
                  <w:rPrChange w:id="6578" w:author="ilia kassianenko" w:date="2019-03-21T21:37:00Z">
                    <w:rPr>
                      <w:rFonts w:cs="Arial"/>
                      <w:lang w:val="fr-CA" w:eastAsia="ar-SA"/>
                    </w:rPr>
                  </w:rPrChange>
                </w:rPr>
                <w:delText>S</w:delText>
              </w:r>
            </w:del>
            <w:r w:rsidR="00102536" w:rsidRPr="0047260E">
              <w:rPr>
                <w:rFonts w:cs="Arial"/>
                <w:lang w:val="en-CA" w:eastAsia="ar-SA"/>
                <w:rPrChange w:id="6579" w:author="ilia kassianenko" w:date="2019-03-21T21:37:00Z">
                  <w:rPr>
                    <w:rFonts w:cs="Arial"/>
                    <w:lang w:val="fr-CA" w:eastAsia="ar-SA"/>
                  </w:rPr>
                </w:rPrChange>
              </w:rPr>
              <w:t xml:space="preserve">ewer well </w:t>
            </w:r>
          </w:p>
        </w:tc>
      </w:tr>
      <w:tr w:rsidR="00F93003" w:rsidRPr="0047260E" w14:paraId="02190161" w14:textId="77777777" w:rsidTr="00F93003">
        <w:tc>
          <w:tcPr>
            <w:tcW w:w="2093" w:type="dxa"/>
            <w:vAlign w:val="center"/>
          </w:tcPr>
          <w:p w14:paraId="1399AC32" w14:textId="77777777" w:rsidR="00102536" w:rsidRPr="0047260E" w:rsidRDefault="00102536">
            <w:pPr>
              <w:pStyle w:val="BodyText"/>
              <w:rPr>
                <w:rFonts w:cs="Arial"/>
                <w:lang w:val="en-CA" w:eastAsia="ar-SA"/>
                <w:rPrChange w:id="6580" w:author="ilia kassianenko" w:date="2019-03-21T21:37:00Z">
                  <w:rPr>
                    <w:rFonts w:cs="Arial"/>
                    <w:lang w:val="fr-CA" w:eastAsia="ar-SA"/>
                  </w:rPr>
                </w:rPrChange>
              </w:rPr>
            </w:pPr>
            <w:r w:rsidRPr="0047260E">
              <w:rPr>
                <w:rFonts w:cs="Arial"/>
                <w:color w:val="000000"/>
                <w:lang w:val="en-CA" w:eastAsia="en-CA"/>
                <w:rPrChange w:id="6581" w:author="ilia kassianenko" w:date="2019-03-21T21:37:00Z">
                  <w:rPr>
                    <w:rFonts w:cs="Arial"/>
                    <w:color w:val="000000"/>
                    <w:lang w:val="fr-CA" w:eastAsia="en-CA"/>
                  </w:rPr>
                </w:rPrChange>
              </w:rPr>
              <w:t>Latitude</w:t>
            </w:r>
          </w:p>
        </w:tc>
        <w:tc>
          <w:tcPr>
            <w:tcW w:w="1843" w:type="dxa"/>
          </w:tcPr>
          <w:p w14:paraId="096FAD32" w14:textId="77777777" w:rsidR="00102536" w:rsidRPr="0047260E" w:rsidRDefault="00102536" w:rsidP="00424AC2">
            <w:pPr>
              <w:pStyle w:val="BodyText"/>
              <w:rPr>
                <w:rFonts w:cs="Arial"/>
                <w:lang w:val="en-CA" w:eastAsia="ar-SA"/>
                <w:rPrChange w:id="6582" w:author="ilia kassianenko" w:date="2019-03-21T21:37:00Z">
                  <w:rPr>
                    <w:rFonts w:cs="Arial"/>
                    <w:lang w:val="fr-CA" w:eastAsia="ar-SA"/>
                  </w:rPr>
                </w:rPrChange>
              </w:rPr>
            </w:pPr>
            <w:r w:rsidRPr="0047260E">
              <w:rPr>
                <w:rFonts w:cs="Arial"/>
                <w:lang w:val="en-CA" w:eastAsia="ar-SA"/>
                <w:rPrChange w:id="6583" w:author="ilia kassianenko" w:date="2019-03-21T21:37:00Z">
                  <w:rPr>
                    <w:rFonts w:cs="Arial"/>
                    <w:lang w:val="fr-CA" w:eastAsia="ar-SA"/>
                  </w:rPr>
                </w:rPrChange>
              </w:rPr>
              <w:t>DECIMAL</w:t>
            </w:r>
          </w:p>
        </w:tc>
        <w:tc>
          <w:tcPr>
            <w:tcW w:w="1304" w:type="dxa"/>
          </w:tcPr>
          <w:p w14:paraId="1C53FF07" w14:textId="77777777" w:rsidR="00102536" w:rsidRPr="0047260E" w:rsidRDefault="00102536" w:rsidP="00424AC2">
            <w:pPr>
              <w:pStyle w:val="BodyText"/>
              <w:rPr>
                <w:rFonts w:cs="Arial"/>
                <w:lang w:val="en-CA" w:eastAsia="ar-SA"/>
                <w:rPrChange w:id="6584" w:author="ilia kassianenko" w:date="2019-03-21T21:37:00Z">
                  <w:rPr>
                    <w:rFonts w:cs="Arial"/>
                    <w:lang w:val="fr-CA" w:eastAsia="ar-SA"/>
                  </w:rPr>
                </w:rPrChange>
              </w:rPr>
            </w:pPr>
            <w:r w:rsidRPr="0047260E">
              <w:rPr>
                <w:rFonts w:cs="Arial"/>
                <w:lang w:val="en-CA" w:eastAsia="ar-SA"/>
                <w:rPrChange w:id="6585" w:author="ilia kassianenko" w:date="2019-03-21T21:37:00Z">
                  <w:rPr>
                    <w:rFonts w:cs="Arial"/>
                    <w:lang w:val="fr-CA" w:eastAsia="ar-SA"/>
                  </w:rPr>
                </w:rPrChange>
              </w:rPr>
              <w:t>8,6</w:t>
            </w:r>
          </w:p>
        </w:tc>
        <w:tc>
          <w:tcPr>
            <w:tcW w:w="1134" w:type="dxa"/>
          </w:tcPr>
          <w:p w14:paraId="5D6B7B4B" w14:textId="77777777" w:rsidR="00102536" w:rsidRPr="0047260E" w:rsidRDefault="00102536">
            <w:pPr>
              <w:pStyle w:val="BodyText"/>
              <w:jc w:val="center"/>
              <w:rPr>
                <w:rFonts w:cs="Arial"/>
                <w:sz w:val="22"/>
                <w:lang w:val="en-CA" w:eastAsia="ar-SA"/>
                <w:rPrChange w:id="6586" w:author="ilia kassianenko" w:date="2019-03-21T21:37:00Z">
                  <w:rPr>
                    <w:rFonts w:cs="Arial"/>
                    <w:sz w:val="22"/>
                    <w:lang w:val="fr-CA" w:eastAsia="ar-SA"/>
                  </w:rPr>
                </w:rPrChange>
              </w:rPr>
              <w:pPrChange w:id="6587" w:author="outpost" w:date="2019-03-18T19:41:00Z">
                <w:pPr>
                  <w:pStyle w:val="BodyText"/>
                  <w:keepNext/>
                  <w:numPr>
                    <w:ilvl w:val="8"/>
                    <w:numId w:val="1"/>
                  </w:numPr>
                  <w:ind w:left="360" w:hanging="360"/>
                  <w:outlineLvl w:val="8"/>
                </w:pPr>
              </w:pPrChange>
            </w:pPr>
            <w:r w:rsidRPr="0047260E">
              <w:rPr>
                <w:rFonts w:cs="Arial"/>
                <w:lang w:val="en-CA" w:eastAsia="ar-SA"/>
                <w:rPrChange w:id="6588" w:author="ilia kassianenko" w:date="2019-03-21T21:37:00Z">
                  <w:rPr>
                    <w:rFonts w:cs="Arial"/>
                    <w:lang w:val="fr-CA" w:eastAsia="ar-SA"/>
                  </w:rPr>
                </w:rPrChange>
              </w:rPr>
              <w:t>N</w:t>
            </w:r>
          </w:p>
        </w:tc>
        <w:tc>
          <w:tcPr>
            <w:tcW w:w="2976" w:type="dxa"/>
          </w:tcPr>
          <w:p w14:paraId="7F65DE95" w14:textId="77777777" w:rsidR="00102536" w:rsidRPr="0047260E" w:rsidRDefault="00102536" w:rsidP="00424AC2">
            <w:pPr>
              <w:pStyle w:val="BodyText"/>
              <w:rPr>
                <w:rFonts w:cs="Arial"/>
                <w:lang w:val="en-CA" w:eastAsia="ar-SA"/>
                <w:rPrChange w:id="6589" w:author="ilia kassianenko" w:date="2019-03-21T21:37:00Z">
                  <w:rPr>
                    <w:rFonts w:cs="Arial"/>
                    <w:lang w:val="fr-CA" w:eastAsia="ar-SA"/>
                  </w:rPr>
                </w:rPrChange>
              </w:rPr>
            </w:pPr>
          </w:p>
        </w:tc>
      </w:tr>
      <w:tr w:rsidR="00F93003" w:rsidRPr="0047260E" w14:paraId="645A8A38" w14:textId="77777777" w:rsidTr="00F93003">
        <w:tc>
          <w:tcPr>
            <w:tcW w:w="2093" w:type="dxa"/>
            <w:vAlign w:val="center"/>
          </w:tcPr>
          <w:p w14:paraId="14569479" w14:textId="77777777" w:rsidR="00102536" w:rsidRPr="0047260E" w:rsidRDefault="00102536">
            <w:pPr>
              <w:spacing w:before="0" w:after="0"/>
              <w:rPr>
                <w:rFonts w:cs="Arial"/>
                <w:color w:val="000000"/>
                <w:lang w:val="en-CA" w:eastAsia="en-CA"/>
                <w:rPrChange w:id="6590" w:author="ilia kassianenko" w:date="2019-03-21T21:37:00Z">
                  <w:rPr>
                    <w:rFonts w:cs="Arial"/>
                    <w:color w:val="000000"/>
                    <w:lang w:val="fr-CA" w:eastAsia="en-CA"/>
                  </w:rPr>
                </w:rPrChange>
              </w:rPr>
            </w:pPr>
            <w:r w:rsidRPr="0047260E">
              <w:rPr>
                <w:rFonts w:cs="Arial"/>
                <w:color w:val="000000"/>
                <w:lang w:val="en-CA" w:eastAsia="en-CA"/>
                <w:rPrChange w:id="6591" w:author="ilia kassianenko" w:date="2019-03-21T21:37:00Z">
                  <w:rPr>
                    <w:rFonts w:cs="Arial"/>
                    <w:color w:val="000000"/>
                    <w:lang w:val="fr-CA" w:eastAsia="en-CA"/>
                  </w:rPr>
                </w:rPrChange>
              </w:rPr>
              <w:t>Longitude</w:t>
            </w:r>
          </w:p>
        </w:tc>
        <w:tc>
          <w:tcPr>
            <w:tcW w:w="1843" w:type="dxa"/>
          </w:tcPr>
          <w:p w14:paraId="588A9C35" w14:textId="77777777" w:rsidR="00102536" w:rsidRPr="0047260E" w:rsidRDefault="00102536" w:rsidP="00424AC2">
            <w:pPr>
              <w:pStyle w:val="BodyText"/>
              <w:rPr>
                <w:rFonts w:cs="Arial"/>
                <w:lang w:val="en-CA" w:eastAsia="ar-SA"/>
                <w:rPrChange w:id="6592" w:author="ilia kassianenko" w:date="2019-03-21T21:37:00Z">
                  <w:rPr>
                    <w:rFonts w:cs="Arial"/>
                    <w:lang w:val="fr-CA" w:eastAsia="ar-SA"/>
                  </w:rPr>
                </w:rPrChange>
              </w:rPr>
            </w:pPr>
            <w:r w:rsidRPr="0047260E">
              <w:rPr>
                <w:rFonts w:cs="Arial"/>
                <w:lang w:val="en-CA" w:eastAsia="ar-SA"/>
                <w:rPrChange w:id="6593" w:author="ilia kassianenko" w:date="2019-03-21T21:37:00Z">
                  <w:rPr>
                    <w:rFonts w:cs="Arial"/>
                    <w:lang w:val="fr-CA" w:eastAsia="ar-SA"/>
                  </w:rPr>
                </w:rPrChange>
              </w:rPr>
              <w:t>DECIMAL</w:t>
            </w:r>
          </w:p>
        </w:tc>
        <w:tc>
          <w:tcPr>
            <w:tcW w:w="1304" w:type="dxa"/>
          </w:tcPr>
          <w:p w14:paraId="58977B36" w14:textId="77777777" w:rsidR="00102536" w:rsidRPr="0047260E" w:rsidRDefault="00102536" w:rsidP="00424AC2">
            <w:pPr>
              <w:pStyle w:val="BodyText"/>
              <w:rPr>
                <w:rFonts w:cs="Arial"/>
                <w:lang w:val="en-CA" w:eastAsia="ar-SA"/>
                <w:rPrChange w:id="6594" w:author="ilia kassianenko" w:date="2019-03-21T21:37:00Z">
                  <w:rPr>
                    <w:rFonts w:cs="Arial"/>
                    <w:lang w:val="fr-CA" w:eastAsia="ar-SA"/>
                  </w:rPr>
                </w:rPrChange>
              </w:rPr>
            </w:pPr>
            <w:r w:rsidRPr="0047260E">
              <w:rPr>
                <w:rFonts w:cs="Arial"/>
                <w:lang w:val="en-CA" w:eastAsia="ar-SA"/>
                <w:rPrChange w:id="6595" w:author="ilia kassianenko" w:date="2019-03-21T21:37:00Z">
                  <w:rPr>
                    <w:rFonts w:cs="Arial"/>
                    <w:lang w:val="fr-CA" w:eastAsia="ar-SA"/>
                  </w:rPr>
                </w:rPrChange>
              </w:rPr>
              <w:t>8,6</w:t>
            </w:r>
          </w:p>
        </w:tc>
        <w:tc>
          <w:tcPr>
            <w:tcW w:w="1134" w:type="dxa"/>
          </w:tcPr>
          <w:p w14:paraId="465EBE47" w14:textId="77777777" w:rsidR="00102536" w:rsidRPr="0047260E" w:rsidRDefault="00102536">
            <w:pPr>
              <w:pStyle w:val="BodyText"/>
              <w:jc w:val="center"/>
              <w:rPr>
                <w:rFonts w:cs="Arial"/>
                <w:sz w:val="22"/>
                <w:lang w:val="en-CA" w:eastAsia="ar-SA"/>
                <w:rPrChange w:id="6596" w:author="ilia kassianenko" w:date="2019-03-21T21:37:00Z">
                  <w:rPr>
                    <w:rFonts w:cs="Arial"/>
                    <w:sz w:val="22"/>
                    <w:lang w:val="fr-CA" w:eastAsia="ar-SA"/>
                  </w:rPr>
                </w:rPrChange>
              </w:rPr>
              <w:pPrChange w:id="6597" w:author="outpost" w:date="2019-03-18T19:41:00Z">
                <w:pPr>
                  <w:pStyle w:val="BodyText"/>
                  <w:keepNext/>
                  <w:numPr>
                    <w:ilvl w:val="8"/>
                    <w:numId w:val="1"/>
                  </w:numPr>
                  <w:ind w:left="360" w:hanging="360"/>
                  <w:outlineLvl w:val="8"/>
                </w:pPr>
              </w:pPrChange>
            </w:pPr>
            <w:r w:rsidRPr="0047260E">
              <w:rPr>
                <w:rFonts w:cs="Arial"/>
                <w:lang w:val="en-CA" w:eastAsia="ar-SA"/>
                <w:rPrChange w:id="6598" w:author="ilia kassianenko" w:date="2019-03-21T21:37:00Z">
                  <w:rPr>
                    <w:rFonts w:cs="Arial"/>
                    <w:lang w:val="fr-CA" w:eastAsia="ar-SA"/>
                  </w:rPr>
                </w:rPrChange>
              </w:rPr>
              <w:t>N</w:t>
            </w:r>
          </w:p>
        </w:tc>
        <w:tc>
          <w:tcPr>
            <w:tcW w:w="2976" w:type="dxa"/>
          </w:tcPr>
          <w:p w14:paraId="3BB686B4" w14:textId="77777777" w:rsidR="00102536" w:rsidRPr="0047260E" w:rsidRDefault="00102536" w:rsidP="00424AC2">
            <w:pPr>
              <w:pStyle w:val="BodyText"/>
              <w:rPr>
                <w:rFonts w:cs="Arial"/>
                <w:lang w:val="en-CA" w:eastAsia="ar-SA"/>
                <w:rPrChange w:id="6599" w:author="ilia kassianenko" w:date="2019-03-21T21:37:00Z">
                  <w:rPr>
                    <w:rFonts w:cs="Arial"/>
                    <w:lang w:val="fr-CA" w:eastAsia="ar-SA"/>
                  </w:rPr>
                </w:rPrChange>
              </w:rPr>
            </w:pPr>
          </w:p>
        </w:tc>
      </w:tr>
      <w:tr w:rsidR="00F93003" w:rsidRPr="0047260E" w14:paraId="7A4497B1" w14:textId="77777777" w:rsidTr="00F93003">
        <w:tc>
          <w:tcPr>
            <w:tcW w:w="2093" w:type="dxa"/>
            <w:vAlign w:val="center"/>
          </w:tcPr>
          <w:p w14:paraId="00757697" w14:textId="77777777" w:rsidR="00102536" w:rsidRPr="0047260E" w:rsidRDefault="00102536">
            <w:pPr>
              <w:pStyle w:val="BodyText"/>
              <w:rPr>
                <w:rFonts w:cs="Arial"/>
                <w:lang w:val="en-CA" w:eastAsia="ar-SA"/>
                <w:rPrChange w:id="6600" w:author="ilia kassianenko" w:date="2019-03-21T21:37:00Z">
                  <w:rPr>
                    <w:rFonts w:cs="Arial"/>
                    <w:lang w:val="fr-CA" w:eastAsia="ar-SA"/>
                  </w:rPr>
                </w:rPrChange>
              </w:rPr>
            </w:pPr>
            <w:proofErr w:type="spellStart"/>
            <w:r w:rsidRPr="0047260E">
              <w:rPr>
                <w:rFonts w:cs="Arial"/>
                <w:color w:val="000000"/>
                <w:lang w:val="en-CA" w:eastAsia="en-CA"/>
                <w:rPrChange w:id="6601" w:author="ilia kassianenko" w:date="2019-03-21T21:37:00Z">
                  <w:rPr>
                    <w:rFonts w:cs="Arial"/>
                    <w:color w:val="000000"/>
                    <w:lang w:val="fr-CA" w:eastAsia="en-CA"/>
                  </w:rPr>
                </w:rPrChange>
              </w:rPr>
              <w:t>VolumeDeverse</w:t>
            </w:r>
            <w:proofErr w:type="spellEnd"/>
          </w:p>
        </w:tc>
        <w:tc>
          <w:tcPr>
            <w:tcW w:w="1843" w:type="dxa"/>
          </w:tcPr>
          <w:p w14:paraId="35533614" w14:textId="77777777" w:rsidR="00102536" w:rsidRPr="0047260E" w:rsidRDefault="00102536" w:rsidP="00424AC2">
            <w:pPr>
              <w:pStyle w:val="BodyText"/>
              <w:rPr>
                <w:rFonts w:cs="Arial"/>
                <w:lang w:val="en-CA" w:eastAsia="ar-SA"/>
                <w:rPrChange w:id="6602" w:author="ilia kassianenko" w:date="2019-03-21T21:37:00Z">
                  <w:rPr>
                    <w:rFonts w:cs="Arial"/>
                    <w:lang w:val="fr-CA" w:eastAsia="ar-SA"/>
                  </w:rPr>
                </w:rPrChange>
              </w:rPr>
            </w:pPr>
            <w:r w:rsidRPr="0047260E">
              <w:rPr>
                <w:rFonts w:cs="Arial"/>
                <w:lang w:val="en-CA" w:eastAsia="ar-SA"/>
                <w:rPrChange w:id="6603" w:author="ilia kassianenko" w:date="2019-03-21T21:37:00Z">
                  <w:rPr>
                    <w:rFonts w:cs="Arial"/>
                    <w:lang w:val="fr-CA" w:eastAsia="ar-SA"/>
                  </w:rPr>
                </w:rPrChange>
              </w:rPr>
              <w:t>DECIMAL</w:t>
            </w:r>
          </w:p>
        </w:tc>
        <w:tc>
          <w:tcPr>
            <w:tcW w:w="1304" w:type="dxa"/>
          </w:tcPr>
          <w:p w14:paraId="544E7216" w14:textId="77777777" w:rsidR="00102536" w:rsidRPr="0047260E" w:rsidRDefault="00102536" w:rsidP="00424AC2">
            <w:pPr>
              <w:pStyle w:val="BodyText"/>
              <w:rPr>
                <w:rFonts w:cs="Arial"/>
                <w:lang w:val="en-CA" w:eastAsia="ar-SA"/>
                <w:rPrChange w:id="6604" w:author="ilia kassianenko" w:date="2019-03-21T21:37:00Z">
                  <w:rPr>
                    <w:rFonts w:cs="Arial"/>
                    <w:lang w:val="fr-CA" w:eastAsia="ar-SA"/>
                  </w:rPr>
                </w:rPrChange>
              </w:rPr>
            </w:pPr>
            <w:r w:rsidRPr="0047260E">
              <w:rPr>
                <w:rFonts w:cs="Arial"/>
                <w:lang w:val="en-CA" w:eastAsia="ar-SA"/>
                <w:rPrChange w:id="6605" w:author="ilia kassianenko" w:date="2019-03-21T21:37:00Z">
                  <w:rPr>
                    <w:rFonts w:cs="Arial"/>
                    <w:lang w:val="fr-CA" w:eastAsia="ar-SA"/>
                  </w:rPr>
                </w:rPrChange>
              </w:rPr>
              <w:t>9,2</w:t>
            </w:r>
          </w:p>
        </w:tc>
        <w:tc>
          <w:tcPr>
            <w:tcW w:w="1134" w:type="dxa"/>
          </w:tcPr>
          <w:p w14:paraId="607B8CA5" w14:textId="77777777" w:rsidR="00102536" w:rsidRPr="0047260E" w:rsidRDefault="00102536">
            <w:pPr>
              <w:pStyle w:val="BodyText"/>
              <w:jc w:val="center"/>
              <w:rPr>
                <w:rFonts w:cs="Arial"/>
                <w:sz w:val="22"/>
                <w:lang w:val="en-CA" w:eastAsia="ar-SA"/>
                <w:rPrChange w:id="6606" w:author="ilia kassianenko" w:date="2019-03-21T21:37:00Z">
                  <w:rPr>
                    <w:rFonts w:cs="Arial"/>
                    <w:sz w:val="22"/>
                    <w:lang w:val="fr-CA" w:eastAsia="ar-SA"/>
                  </w:rPr>
                </w:rPrChange>
              </w:rPr>
              <w:pPrChange w:id="6607" w:author="outpost" w:date="2019-03-18T19:41:00Z">
                <w:pPr>
                  <w:pStyle w:val="BodyText"/>
                  <w:keepNext/>
                  <w:numPr>
                    <w:ilvl w:val="8"/>
                    <w:numId w:val="1"/>
                  </w:numPr>
                  <w:ind w:left="360" w:hanging="360"/>
                  <w:outlineLvl w:val="8"/>
                </w:pPr>
              </w:pPrChange>
            </w:pPr>
            <w:r w:rsidRPr="0047260E">
              <w:rPr>
                <w:rFonts w:cs="Arial"/>
                <w:lang w:val="en-CA" w:eastAsia="ar-SA"/>
                <w:rPrChange w:id="6608" w:author="ilia kassianenko" w:date="2019-03-21T21:37:00Z">
                  <w:rPr>
                    <w:rFonts w:cs="Arial"/>
                    <w:lang w:val="fr-CA" w:eastAsia="ar-SA"/>
                  </w:rPr>
                </w:rPrChange>
              </w:rPr>
              <w:t>N</w:t>
            </w:r>
          </w:p>
        </w:tc>
        <w:tc>
          <w:tcPr>
            <w:tcW w:w="2976" w:type="dxa"/>
          </w:tcPr>
          <w:p w14:paraId="7ECF8595" w14:textId="77777777" w:rsidR="00102536" w:rsidRPr="0047260E" w:rsidRDefault="00102536" w:rsidP="00424AC2">
            <w:pPr>
              <w:pStyle w:val="BodyText"/>
              <w:rPr>
                <w:rFonts w:cs="Arial"/>
                <w:lang w:val="en-CA" w:eastAsia="ar-SA"/>
                <w:rPrChange w:id="6609" w:author="ilia kassianenko" w:date="2019-03-21T21:37:00Z">
                  <w:rPr>
                    <w:rFonts w:cs="Arial"/>
                    <w:lang w:val="fr-CA" w:eastAsia="ar-SA"/>
                  </w:rPr>
                </w:rPrChange>
              </w:rPr>
            </w:pPr>
          </w:p>
        </w:tc>
      </w:tr>
      <w:tr w:rsidR="00F93003" w:rsidRPr="0047260E" w14:paraId="524BBBB6" w14:textId="77777777" w:rsidTr="00F93003">
        <w:tc>
          <w:tcPr>
            <w:tcW w:w="2093" w:type="dxa"/>
            <w:vAlign w:val="center"/>
          </w:tcPr>
          <w:p w14:paraId="347C572A" w14:textId="77777777" w:rsidR="00102536" w:rsidRPr="0047260E" w:rsidRDefault="00102536">
            <w:pPr>
              <w:spacing w:before="0" w:after="0"/>
              <w:rPr>
                <w:rFonts w:cs="Arial"/>
                <w:color w:val="000000"/>
                <w:lang w:val="en-CA" w:eastAsia="en-CA"/>
                <w:rPrChange w:id="6610" w:author="ilia kassianenko" w:date="2019-03-21T21:37:00Z">
                  <w:rPr>
                    <w:rFonts w:cs="Arial"/>
                    <w:color w:val="000000"/>
                    <w:lang w:val="fr-CA" w:eastAsia="en-CA"/>
                  </w:rPr>
                </w:rPrChange>
              </w:rPr>
            </w:pPr>
            <w:proofErr w:type="spellStart"/>
            <w:r w:rsidRPr="0047260E">
              <w:rPr>
                <w:rFonts w:cs="Arial"/>
                <w:color w:val="000000"/>
                <w:lang w:val="en-CA" w:eastAsia="en-CA"/>
                <w:rPrChange w:id="6611" w:author="ilia kassianenko" w:date="2019-03-21T21:37:00Z">
                  <w:rPr>
                    <w:rFonts w:cs="Arial"/>
                    <w:color w:val="000000"/>
                    <w:lang w:val="fr-CA" w:eastAsia="en-CA"/>
                  </w:rPr>
                </w:rPrChange>
              </w:rPr>
              <w:t>IdentifiantArrondissement</w:t>
            </w:r>
            <w:proofErr w:type="spellEnd"/>
          </w:p>
        </w:tc>
        <w:tc>
          <w:tcPr>
            <w:tcW w:w="1843" w:type="dxa"/>
          </w:tcPr>
          <w:p w14:paraId="2128B576" w14:textId="77777777" w:rsidR="00102536" w:rsidRPr="0047260E" w:rsidRDefault="00102536" w:rsidP="00424AC2">
            <w:pPr>
              <w:pStyle w:val="BodyText"/>
              <w:rPr>
                <w:rFonts w:cs="Arial"/>
                <w:lang w:val="en-CA" w:eastAsia="ar-SA"/>
                <w:rPrChange w:id="6612" w:author="ilia kassianenko" w:date="2019-03-21T21:37:00Z">
                  <w:rPr>
                    <w:rFonts w:cs="Arial"/>
                    <w:lang w:val="fr-CA" w:eastAsia="ar-SA"/>
                  </w:rPr>
                </w:rPrChange>
              </w:rPr>
            </w:pPr>
            <w:r w:rsidRPr="0047260E">
              <w:rPr>
                <w:rFonts w:cs="Arial"/>
                <w:lang w:val="en-CA" w:eastAsia="ar-SA"/>
                <w:rPrChange w:id="6613" w:author="ilia kassianenko" w:date="2019-03-21T21:37:00Z">
                  <w:rPr>
                    <w:rFonts w:cs="Arial"/>
                    <w:lang w:val="fr-CA" w:eastAsia="ar-SA"/>
                  </w:rPr>
                </w:rPrChange>
              </w:rPr>
              <w:t>INT</w:t>
            </w:r>
          </w:p>
        </w:tc>
        <w:tc>
          <w:tcPr>
            <w:tcW w:w="1304" w:type="dxa"/>
          </w:tcPr>
          <w:p w14:paraId="31C6231F" w14:textId="77777777" w:rsidR="00102536" w:rsidRPr="0047260E" w:rsidRDefault="00102536" w:rsidP="00424AC2">
            <w:pPr>
              <w:pStyle w:val="BodyText"/>
              <w:rPr>
                <w:rFonts w:cs="Arial"/>
                <w:lang w:val="en-CA" w:eastAsia="ar-SA"/>
                <w:rPrChange w:id="6614" w:author="ilia kassianenko" w:date="2019-03-21T21:37:00Z">
                  <w:rPr>
                    <w:rFonts w:cs="Arial"/>
                    <w:lang w:val="fr-CA" w:eastAsia="ar-SA"/>
                  </w:rPr>
                </w:rPrChange>
              </w:rPr>
            </w:pPr>
          </w:p>
        </w:tc>
        <w:tc>
          <w:tcPr>
            <w:tcW w:w="1134" w:type="dxa"/>
          </w:tcPr>
          <w:p w14:paraId="193E1908" w14:textId="77777777" w:rsidR="00102536" w:rsidRPr="0047260E" w:rsidRDefault="00102536">
            <w:pPr>
              <w:pStyle w:val="BodyText"/>
              <w:jc w:val="center"/>
              <w:rPr>
                <w:rFonts w:cs="Arial"/>
                <w:sz w:val="22"/>
                <w:lang w:val="en-CA" w:eastAsia="ar-SA"/>
                <w:rPrChange w:id="6615" w:author="ilia kassianenko" w:date="2019-03-21T21:37:00Z">
                  <w:rPr>
                    <w:rFonts w:cs="Arial"/>
                    <w:sz w:val="22"/>
                    <w:lang w:val="fr-CA" w:eastAsia="ar-SA"/>
                  </w:rPr>
                </w:rPrChange>
              </w:rPr>
              <w:pPrChange w:id="6616" w:author="outpost" w:date="2019-03-18T19:41:00Z">
                <w:pPr>
                  <w:pStyle w:val="BodyText"/>
                </w:pPr>
              </w:pPrChange>
            </w:pPr>
            <w:r w:rsidRPr="0047260E">
              <w:rPr>
                <w:rFonts w:cs="Arial"/>
                <w:lang w:val="en-CA" w:eastAsia="ar-SA"/>
                <w:rPrChange w:id="6617" w:author="ilia kassianenko" w:date="2019-03-21T21:37:00Z">
                  <w:rPr>
                    <w:rFonts w:cs="Arial"/>
                    <w:lang w:val="fr-CA" w:eastAsia="ar-SA"/>
                  </w:rPr>
                </w:rPrChange>
              </w:rPr>
              <w:t>N</w:t>
            </w:r>
          </w:p>
        </w:tc>
        <w:tc>
          <w:tcPr>
            <w:tcW w:w="2976" w:type="dxa"/>
          </w:tcPr>
          <w:p w14:paraId="7E53074B" w14:textId="77777777" w:rsidR="00102536" w:rsidRPr="0047260E" w:rsidRDefault="00204EA7" w:rsidP="00424AC2">
            <w:pPr>
              <w:pStyle w:val="BodyText"/>
              <w:rPr>
                <w:rFonts w:cs="Arial"/>
                <w:lang w:val="en-CA" w:eastAsia="ar-SA"/>
                <w:rPrChange w:id="6618" w:author="ilia kassianenko" w:date="2019-03-21T21:37:00Z">
                  <w:rPr>
                    <w:rFonts w:cs="Arial"/>
                    <w:lang w:val="fr-CA" w:eastAsia="ar-SA"/>
                  </w:rPr>
                </w:rPrChange>
              </w:rPr>
            </w:pPr>
            <w:r w:rsidRPr="0047260E">
              <w:rPr>
                <w:rFonts w:cs="Arial"/>
                <w:lang w:val="en-CA" w:eastAsia="ar-SA"/>
                <w:rPrChange w:id="6619" w:author="ilia kassianenko" w:date="2019-03-21T21:37:00Z">
                  <w:rPr>
                    <w:rFonts w:cs="Arial"/>
                    <w:lang w:eastAsia="ar-SA"/>
                  </w:rPr>
                </w:rPrChange>
              </w:rPr>
              <w:t>Foreign Key</w:t>
            </w:r>
          </w:p>
        </w:tc>
      </w:tr>
    </w:tbl>
    <w:p w14:paraId="3E6D0B83" w14:textId="77777777" w:rsidR="00102536" w:rsidRPr="0047260E" w:rsidRDefault="00102536" w:rsidP="00102536">
      <w:pPr>
        <w:pStyle w:val="BodyText"/>
        <w:rPr>
          <w:rFonts w:cs="Arial"/>
          <w:sz w:val="20"/>
          <w:lang w:val="en-CA" w:eastAsia="ar-SA"/>
          <w:rPrChange w:id="6620" w:author="ilia kassianenko" w:date="2019-03-21T21:37:00Z">
            <w:rPr>
              <w:rFonts w:cs="Arial"/>
              <w:sz w:val="20"/>
              <w:lang w:eastAsia="ar-SA"/>
            </w:rPr>
          </w:rPrChange>
        </w:rPr>
      </w:pPr>
    </w:p>
    <w:p w14:paraId="785F649F" w14:textId="652E0FE5" w:rsidR="00102536" w:rsidRPr="0047260E" w:rsidDel="00222860" w:rsidRDefault="00204EA7" w:rsidP="00102536">
      <w:pPr>
        <w:pStyle w:val="BodyText"/>
        <w:rPr>
          <w:del w:id="6621" w:author="outpost" w:date="2019-03-18T21:57:00Z"/>
          <w:rFonts w:cs="Arial"/>
          <w:sz w:val="20"/>
          <w:lang w:val="en-CA" w:eastAsia="ar-SA"/>
          <w:rPrChange w:id="6622" w:author="ilia kassianenko" w:date="2019-03-21T21:37:00Z">
            <w:rPr>
              <w:del w:id="6623" w:author="outpost" w:date="2019-03-18T21:57:00Z"/>
              <w:rFonts w:cs="Arial"/>
              <w:sz w:val="20"/>
              <w:lang w:val="fr-CA" w:eastAsia="ar-SA"/>
            </w:rPr>
          </w:rPrChange>
        </w:rPr>
      </w:pPr>
      <w:del w:id="6624" w:author="outpost" w:date="2019-03-18T21:57:00Z">
        <w:r w:rsidRPr="0047260E" w:rsidDel="00222860">
          <w:rPr>
            <w:rFonts w:cs="Arial"/>
            <w:b/>
            <w:bCs/>
            <w:color w:val="1A1A1A"/>
            <w:sz w:val="20"/>
            <w:shd w:val="clear" w:color="auto" w:fill="FFFFFF"/>
            <w:lang w:val="en-CA"/>
            <w:rPrChange w:id="6625" w:author="ilia kassianenko" w:date="2019-03-21T21:37:00Z">
              <w:rPr>
                <w:rFonts w:cs="Arial"/>
                <w:b/>
                <w:bCs/>
                <w:color w:val="1A1A1A"/>
                <w:sz w:val="20"/>
                <w:shd w:val="clear" w:color="auto" w:fill="FFFFFF"/>
              </w:rPr>
            </w:rPrChange>
          </w:rPr>
          <w:delText>SECTEUR</w:delText>
        </w:r>
      </w:del>
    </w:p>
    <w:p w14:paraId="3071C8CB" w14:textId="26AFAC7A" w:rsidR="00222860" w:rsidRPr="0047260E" w:rsidRDefault="00222860">
      <w:pPr>
        <w:pStyle w:val="Caption"/>
        <w:jc w:val="center"/>
        <w:rPr>
          <w:ins w:id="6626" w:author="outpost" w:date="2019-03-18T21:57:00Z"/>
          <w:lang w:val="en-CA"/>
          <w:rPrChange w:id="6627" w:author="ilia kassianenko" w:date="2019-03-21T21:37:00Z">
            <w:rPr>
              <w:ins w:id="6628" w:author="outpost" w:date="2019-03-18T21:57:00Z"/>
            </w:rPr>
          </w:rPrChange>
        </w:rPr>
        <w:pPrChange w:id="6629" w:author="outpost" w:date="2019-03-18T21:57:00Z">
          <w:pPr/>
        </w:pPrChange>
      </w:pPr>
      <w:ins w:id="6630" w:author="outpost" w:date="2019-03-18T21:57:00Z">
        <w:r w:rsidRPr="0047260E">
          <w:rPr>
            <w:lang w:val="en-CA"/>
            <w:rPrChange w:id="6631" w:author="ilia kassianenko" w:date="2019-03-21T21:37:00Z">
              <w:rPr/>
            </w:rPrChange>
          </w:rPr>
          <w:t xml:space="preserve">Table </w:t>
        </w:r>
        <w:r w:rsidRPr="0047260E">
          <w:rPr>
            <w:lang w:val="en-CA"/>
            <w:rPrChange w:id="6632" w:author="ilia kassianenko" w:date="2019-03-21T21:37:00Z">
              <w:rPr/>
            </w:rPrChange>
          </w:rPr>
          <w:fldChar w:fldCharType="begin"/>
        </w:r>
        <w:r w:rsidRPr="0047260E">
          <w:rPr>
            <w:lang w:val="en-CA"/>
            <w:rPrChange w:id="6633" w:author="ilia kassianenko" w:date="2019-03-21T21:37:00Z">
              <w:rPr/>
            </w:rPrChange>
          </w:rPr>
          <w:instrText xml:space="preserve"> SEQ Table \* ARABIC </w:instrText>
        </w:r>
      </w:ins>
      <w:r w:rsidRPr="0047260E">
        <w:rPr>
          <w:lang w:val="en-CA"/>
          <w:rPrChange w:id="6634" w:author="ilia kassianenko" w:date="2019-03-21T21:37:00Z">
            <w:rPr/>
          </w:rPrChange>
        </w:rPr>
        <w:fldChar w:fldCharType="separate"/>
      </w:r>
      <w:ins w:id="6635" w:author="ilia kassianenko" w:date="2019-03-21T21:41:00Z">
        <w:r w:rsidR="007B6C7E">
          <w:rPr>
            <w:noProof/>
            <w:lang w:val="en-CA"/>
          </w:rPr>
          <w:t>7</w:t>
        </w:r>
      </w:ins>
      <w:ins w:id="6636" w:author="outpost" w:date="2019-03-18T21:57:00Z">
        <w:r w:rsidRPr="0047260E">
          <w:rPr>
            <w:lang w:val="en-CA"/>
            <w:rPrChange w:id="6637" w:author="ilia kassianenko" w:date="2019-03-21T21:37:00Z">
              <w:rPr/>
            </w:rPrChange>
          </w:rPr>
          <w:fldChar w:fldCharType="end"/>
        </w:r>
        <w:r w:rsidRPr="0047260E">
          <w:rPr>
            <w:lang w:val="en-CA"/>
            <w:rPrChange w:id="6638" w:author="ilia kassianenko" w:date="2019-03-21T21:37:00Z">
              <w:rPr/>
            </w:rPrChange>
          </w:rPr>
          <w:t xml:space="preserve"> </w:t>
        </w:r>
        <w:proofErr w:type="spellStart"/>
        <w:r w:rsidRPr="0047260E">
          <w:rPr>
            <w:lang w:val="en-CA"/>
            <w:rPrChange w:id="6639" w:author="ilia kassianenko" w:date="2019-03-21T21:37:00Z">
              <w:rPr/>
            </w:rPrChange>
          </w:rPr>
          <w:t>Secteurs</w:t>
        </w:r>
        <w:proofErr w:type="spellEnd"/>
      </w:ins>
    </w:p>
    <w:tbl>
      <w:tblPr>
        <w:tblStyle w:val="TableGrid"/>
        <w:tblW w:w="0" w:type="auto"/>
        <w:tblLayout w:type="fixed"/>
        <w:tblLook w:val="04A0" w:firstRow="1" w:lastRow="0" w:firstColumn="1" w:lastColumn="0" w:noHBand="0" w:noVBand="1"/>
      </w:tblPr>
      <w:tblGrid>
        <w:gridCol w:w="2689"/>
        <w:gridCol w:w="1559"/>
        <w:gridCol w:w="992"/>
        <w:gridCol w:w="1134"/>
        <w:gridCol w:w="2976"/>
        <w:tblGridChange w:id="6640">
          <w:tblGrid>
            <w:gridCol w:w="2689"/>
            <w:gridCol w:w="1559"/>
            <w:gridCol w:w="992"/>
            <w:gridCol w:w="1134"/>
            <w:gridCol w:w="2976"/>
          </w:tblGrid>
        </w:tblGridChange>
      </w:tblGrid>
      <w:tr w:rsidR="00102536" w:rsidRPr="0047260E" w14:paraId="53628181" w14:textId="77777777" w:rsidTr="00424AC2">
        <w:tc>
          <w:tcPr>
            <w:tcW w:w="2689" w:type="dxa"/>
          </w:tcPr>
          <w:p w14:paraId="7EA42543" w14:textId="77777777" w:rsidR="00102536" w:rsidRPr="0047260E" w:rsidRDefault="00102536" w:rsidP="00424AC2">
            <w:pPr>
              <w:pStyle w:val="BodyText"/>
              <w:rPr>
                <w:rFonts w:cs="Arial"/>
                <w:b/>
                <w:lang w:val="en-CA" w:eastAsia="ar-SA"/>
                <w:rPrChange w:id="6641" w:author="ilia kassianenko" w:date="2019-03-21T21:37:00Z">
                  <w:rPr>
                    <w:rFonts w:cs="Arial"/>
                    <w:b/>
                    <w:lang w:eastAsia="ar-SA"/>
                  </w:rPr>
                </w:rPrChange>
              </w:rPr>
            </w:pPr>
            <w:r w:rsidRPr="0047260E">
              <w:rPr>
                <w:rFonts w:cs="Arial"/>
                <w:b/>
                <w:lang w:val="en-CA" w:eastAsia="ar-SA"/>
                <w:rPrChange w:id="6642" w:author="ilia kassianenko" w:date="2019-03-21T21:37:00Z">
                  <w:rPr>
                    <w:rFonts w:cs="Arial"/>
                    <w:b/>
                    <w:lang w:eastAsia="ar-SA"/>
                  </w:rPr>
                </w:rPrChange>
              </w:rPr>
              <w:t>Name</w:t>
            </w:r>
          </w:p>
        </w:tc>
        <w:tc>
          <w:tcPr>
            <w:tcW w:w="1559" w:type="dxa"/>
          </w:tcPr>
          <w:p w14:paraId="7A368521" w14:textId="77777777" w:rsidR="00102536" w:rsidRPr="0047260E" w:rsidRDefault="00102536" w:rsidP="00424AC2">
            <w:pPr>
              <w:pStyle w:val="BodyText"/>
              <w:rPr>
                <w:rFonts w:cs="Arial"/>
                <w:b/>
                <w:lang w:val="en-CA" w:eastAsia="ar-SA"/>
                <w:rPrChange w:id="6643" w:author="ilia kassianenko" w:date="2019-03-21T21:37:00Z">
                  <w:rPr>
                    <w:rFonts w:cs="Arial"/>
                    <w:b/>
                    <w:lang w:eastAsia="ar-SA"/>
                  </w:rPr>
                </w:rPrChange>
              </w:rPr>
            </w:pPr>
            <w:r w:rsidRPr="0047260E">
              <w:rPr>
                <w:rFonts w:cs="Arial"/>
                <w:b/>
                <w:lang w:val="en-CA" w:eastAsia="ar-SA"/>
                <w:rPrChange w:id="6644" w:author="ilia kassianenko" w:date="2019-03-21T21:37:00Z">
                  <w:rPr>
                    <w:rFonts w:cs="Arial"/>
                    <w:b/>
                    <w:lang w:eastAsia="ar-SA"/>
                  </w:rPr>
                </w:rPrChange>
              </w:rPr>
              <w:t>Type</w:t>
            </w:r>
          </w:p>
        </w:tc>
        <w:tc>
          <w:tcPr>
            <w:tcW w:w="992" w:type="dxa"/>
          </w:tcPr>
          <w:p w14:paraId="189E44B1" w14:textId="77777777" w:rsidR="00102536" w:rsidRPr="0047260E" w:rsidRDefault="00102536" w:rsidP="00424AC2">
            <w:pPr>
              <w:pStyle w:val="BodyText"/>
              <w:rPr>
                <w:rFonts w:cs="Arial"/>
                <w:b/>
                <w:lang w:val="en-CA" w:eastAsia="ar-SA"/>
                <w:rPrChange w:id="6645" w:author="ilia kassianenko" w:date="2019-03-21T21:37:00Z">
                  <w:rPr>
                    <w:rFonts w:cs="Arial"/>
                    <w:b/>
                    <w:lang w:eastAsia="ar-SA"/>
                  </w:rPr>
                </w:rPrChange>
              </w:rPr>
            </w:pPr>
            <w:r w:rsidRPr="0047260E">
              <w:rPr>
                <w:rFonts w:cs="Arial"/>
                <w:b/>
                <w:lang w:val="en-CA" w:eastAsia="ar-SA"/>
                <w:rPrChange w:id="6646" w:author="ilia kassianenko" w:date="2019-03-21T21:37:00Z">
                  <w:rPr>
                    <w:rFonts w:cs="Arial"/>
                    <w:b/>
                    <w:lang w:eastAsia="ar-SA"/>
                  </w:rPr>
                </w:rPrChange>
              </w:rPr>
              <w:t>Length</w:t>
            </w:r>
          </w:p>
        </w:tc>
        <w:tc>
          <w:tcPr>
            <w:tcW w:w="1134" w:type="dxa"/>
          </w:tcPr>
          <w:p w14:paraId="0ABDFDF7" w14:textId="77777777" w:rsidR="00102536" w:rsidRPr="0047260E" w:rsidRDefault="00102536" w:rsidP="00424AC2">
            <w:pPr>
              <w:pStyle w:val="BodyText"/>
              <w:rPr>
                <w:rFonts w:cs="Arial"/>
                <w:b/>
                <w:lang w:val="en-CA" w:eastAsia="ar-SA"/>
                <w:rPrChange w:id="6647" w:author="ilia kassianenko" w:date="2019-03-21T21:37:00Z">
                  <w:rPr>
                    <w:rFonts w:cs="Arial"/>
                    <w:b/>
                    <w:lang w:eastAsia="ar-SA"/>
                  </w:rPr>
                </w:rPrChange>
              </w:rPr>
            </w:pPr>
            <w:proofErr w:type="spellStart"/>
            <w:r w:rsidRPr="0047260E">
              <w:rPr>
                <w:rFonts w:cs="Arial"/>
                <w:b/>
                <w:lang w:val="en-CA" w:eastAsia="ar-SA"/>
                <w:rPrChange w:id="6648" w:author="ilia kassianenko" w:date="2019-03-21T21:37:00Z">
                  <w:rPr>
                    <w:rFonts w:cs="Arial"/>
                    <w:b/>
                    <w:lang w:eastAsia="ar-SA"/>
                  </w:rPr>
                </w:rPrChange>
              </w:rPr>
              <w:t>Nullable</w:t>
            </w:r>
            <w:proofErr w:type="spellEnd"/>
          </w:p>
        </w:tc>
        <w:tc>
          <w:tcPr>
            <w:tcW w:w="2976" w:type="dxa"/>
          </w:tcPr>
          <w:p w14:paraId="35C4A108" w14:textId="77777777" w:rsidR="00102536" w:rsidRPr="0047260E" w:rsidRDefault="00102536" w:rsidP="00424AC2">
            <w:pPr>
              <w:pStyle w:val="BodyText"/>
              <w:rPr>
                <w:rFonts w:cs="Arial"/>
                <w:b/>
                <w:lang w:val="en-CA" w:eastAsia="ar-SA"/>
                <w:rPrChange w:id="6649" w:author="ilia kassianenko" w:date="2019-03-21T21:37:00Z">
                  <w:rPr>
                    <w:rFonts w:cs="Arial"/>
                    <w:b/>
                    <w:lang w:eastAsia="ar-SA"/>
                  </w:rPr>
                </w:rPrChange>
              </w:rPr>
            </w:pPr>
            <w:r w:rsidRPr="0047260E">
              <w:rPr>
                <w:rFonts w:cs="Arial"/>
                <w:b/>
                <w:lang w:val="en-CA" w:eastAsia="ar-SA"/>
                <w:rPrChange w:id="6650" w:author="ilia kassianenko" w:date="2019-03-21T21:37:00Z">
                  <w:rPr>
                    <w:rFonts w:cs="Arial"/>
                    <w:b/>
                    <w:lang w:eastAsia="ar-SA"/>
                  </w:rPr>
                </w:rPrChange>
              </w:rPr>
              <w:t>Comments</w:t>
            </w:r>
          </w:p>
        </w:tc>
      </w:tr>
      <w:tr w:rsidR="00102536" w:rsidRPr="0047260E" w14:paraId="41AE1AE8" w14:textId="77777777" w:rsidTr="00424AC2">
        <w:tc>
          <w:tcPr>
            <w:tcW w:w="2689" w:type="dxa"/>
          </w:tcPr>
          <w:p w14:paraId="050F044A" w14:textId="77777777" w:rsidR="00102536" w:rsidRPr="0047260E" w:rsidRDefault="00102536" w:rsidP="00424AC2">
            <w:pPr>
              <w:spacing w:before="0" w:after="0"/>
              <w:rPr>
                <w:rFonts w:cs="Arial"/>
                <w:b/>
                <w:color w:val="000000"/>
                <w:lang w:val="en-CA" w:eastAsia="en-CA"/>
                <w:rPrChange w:id="6651" w:author="ilia kassianenko" w:date="2019-03-21T21:37:00Z">
                  <w:rPr>
                    <w:rFonts w:cs="Arial"/>
                    <w:b/>
                    <w:color w:val="000000"/>
                    <w:lang w:val="en-CA" w:eastAsia="en-CA"/>
                  </w:rPr>
                </w:rPrChange>
              </w:rPr>
            </w:pPr>
            <w:proofErr w:type="spellStart"/>
            <w:r w:rsidRPr="0047260E">
              <w:rPr>
                <w:rFonts w:cs="Arial"/>
                <w:b/>
                <w:color w:val="000000"/>
                <w:lang w:val="en-CA" w:eastAsia="en-CA"/>
                <w:rPrChange w:id="6652" w:author="ilia kassianenko" w:date="2019-03-21T21:37:00Z">
                  <w:rPr>
                    <w:rFonts w:cs="Arial"/>
                    <w:b/>
                    <w:color w:val="000000"/>
                    <w:lang w:val="en-CA" w:eastAsia="en-CA"/>
                  </w:rPr>
                </w:rPrChange>
              </w:rPr>
              <w:t>IdenfiantSecteur</w:t>
            </w:r>
            <w:proofErr w:type="spellEnd"/>
          </w:p>
        </w:tc>
        <w:tc>
          <w:tcPr>
            <w:tcW w:w="1559" w:type="dxa"/>
          </w:tcPr>
          <w:p w14:paraId="2C2436DE" w14:textId="77777777" w:rsidR="00102536" w:rsidRPr="0047260E" w:rsidRDefault="00102536" w:rsidP="00424AC2">
            <w:pPr>
              <w:pStyle w:val="BodyText"/>
              <w:rPr>
                <w:rFonts w:cs="Arial"/>
                <w:lang w:val="en-CA" w:eastAsia="ar-SA"/>
                <w:rPrChange w:id="6653" w:author="ilia kassianenko" w:date="2019-03-21T21:37:00Z">
                  <w:rPr>
                    <w:rFonts w:cs="Arial"/>
                    <w:lang w:eastAsia="ar-SA"/>
                  </w:rPr>
                </w:rPrChange>
              </w:rPr>
            </w:pPr>
            <w:r w:rsidRPr="0047260E">
              <w:rPr>
                <w:rFonts w:cs="Arial"/>
                <w:lang w:val="en-CA" w:eastAsia="ar-SA"/>
                <w:rPrChange w:id="6654" w:author="ilia kassianenko" w:date="2019-03-21T21:37:00Z">
                  <w:rPr>
                    <w:rFonts w:cs="Arial"/>
                    <w:lang w:eastAsia="ar-SA"/>
                  </w:rPr>
                </w:rPrChange>
              </w:rPr>
              <w:t>INT</w:t>
            </w:r>
          </w:p>
        </w:tc>
        <w:tc>
          <w:tcPr>
            <w:tcW w:w="992" w:type="dxa"/>
          </w:tcPr>
          <w:p w14:paraId="0459AE08" w14:textId="77777777" w:rsidR="00102536" w:rsidRPr="0047260E" w:rsidRDefault="00102536" w:rsidP="00424AC2">
            <w:pPr>
              <w:pStyle w:val="BodyText"/>
              <w:rPr>
                <w:rFonts w:cs="Arial"/>
                <w:lang w:val="en-CA" w:eastAsia="ar-SA"/>
                <w:rPrChange w:id="6655" w:author="ilia kassianenko" w:date="2019-03-21T21:37:00Z">
                  <w:rPr>
                    <w:rFonts w:cs="Arial"/>
                    <w:lang w:eastAsia="ar-SA"/>
                  </w:rPr>
                </w:rPrChange>
              </w:rPr>
            </w:pPr>
          </w:p>
        </w:tc>
        <w:tc>
          <w:tcPr>
            <w:tcW w:w="1134" w:type="dxa"/>
          </w:tcPr>
          <w:p w14:paraId="7F76120A" w14:textId="77777777" w:rsidR="00102536" w:rsidRPr="0047260E" w:rsidRDefault="00102536">
            <w:pPr>
              <w:pStyle w:val="BodyText"/>
              <w:jc w:val="center"/>
              <w:rPr>
                <w:rFonts w:cs="Arial"/>
                <w:sz w:val="22"/>
                <w:lang w:val="en-CA" w:eastAsia="ar-SA"/>
                <w:rPrChange w:id="6656" w:author="ilia kassianenko" w:date="2019-03-21T21:37:00Z">
                  <w:rPr>
                    <w:rFonts w:cs="Arial"/>
                    <w:sz w:val="22"/>
                    <w:lang w:eastAsia="ar-SA"/>
                  </w:rPr>
                </w:rPrChange>
              </w:rPr>
              <w:pPrChange w:id="6657" w:author="outpost" w:date="2019-03-18T19:41:00Z">
                <w:pPr>
                  <w:pStyle w:val="BodyText"/>
                  <w:keepNext/>
                  <w:numPr>
                    <w:ilvl w:val="8"/>
                    <w:numId w:val="1"/>
                  </w:numPr>
                  <w:ind w:left="360" w:hanging="360"/>
                  <w:outlineLvl w:val="8"/>
                </w:pPr>
              </w:pPrChange>
            </w:pPr>
            <w:r w:rsidRPr="0047260E">
              <w:rPr>
                <w:rFonts w:cs="Arial"/>
                <w:lang w:val="en-CA" w:eastAsia="ar-SA"/>
                <w:rPrChange w:id="6658" w:author="ilia kassianenko" w:date="2019-03-21T21:37:00Z">
                  <w:rPr>
                    <w:rFonts w:cs="Arial"/>
                    <w:lang w:eastAsia="ar-SA"/>
                  </w:rPr>
                </w:rPrChange>
              </w:rPr>
              <w:t>N</w:t>
            </w:r>
          </w:p>
        </w:tc>
        <w:tc>
          <w:tcPr>
            <w:tcW w:w="2976" w:type="dxa"/>
          </w:tcPr>
          <w:p w14:paraId="6F9EFF1E" w14:textId="77777777" w:rsidR="00102536" w:rsidRPr="0047260E" w:rsidRDefault="00204EA7" w:rsidP="00424AC2">
            <w:pPr>
              <w:pStyle w:val="BodyText"/>
              <w:rPr>
                <w:rFonts w:cs="Arial"/>
                <w:lang w:val="en-CA" w:eastAsia="ar-SA"/>
                <w:rPrChange w:id="6659" w:author="ilia kassianenko" w:date="2019-03-21T21:37:00Z">
                  <w:rPr>
                    <w:rFonts w:cs="Arial"/>
                    <w:lang w:eastAsia="ar-SA"/>
                  </w:rPr>
                </w:rPrChange>
              </w:rPr>
            </w:pPr>
            <w:r w:rsidRPr="0047260E">
              <w:rPr>
                <w:rFonts w:cs="Arial"/>
                <w:lang w:val="en-CA" w:eastAsia="ar-SA"/>
                <w:rPrChange w:id="6660" w:author="ilia kassianenko" w:date="2019-03-21T21:37:00Z">
                  <w:rPr>
                    <w:rFonts w:cs="Arial"/>
                    <w:lang w:eastAsia="ar-SA"/>
                  </w:rPr>
                </w:rPrChange>
              </w:rPr>
              <w:t>Primary Key</w:t>
            </w:r>
          </w:p>
        </w:tc>
      </w:tr>
      <w:tr w:rsidR="00102536" w:rsidRPr="0047260E" w14:paraId="21A9B0DE" w14:textId="77777777" w:rsidTr="00E477DB">
        <w:tblPrEx>
          <w:tblW w:w="0" w:type="auto"/>
          <w:tblLayout w:type="fixed"/>
          <w:tblPrExChange w:id="6661" w:author="outpost" w:date="2019-03-18T19:45:00Z">
            <w:tblPrEx>
              <w:tblW w:w="0" w:type="auto"/>
              <w:tblLayout w:type="fixed"/>
            </w:tblPrEx>
          </w:tblPrExChange>
        </w:tblPrEx>
        <w:tc>
          <w:tcPr>
            <w:tcW w:w="2689" w:type="dxa"/>
            <w:vAlign w:val="center"/>
            <w:tcPrChange w:id="6662" w:author="outpost" w:date="2019-03-18T19:45:00Z">
              <w:tcPr>
                <w:tcW w:w="2689" w:type="dxa"/>
              </w:tcPr>
            </w:tcPrChange>
          </w:tcPr>
          <w:p w14:paraId="4F4B1D9B" w14:textId="77777777" w:rsidR="00102536" w:rsidRPr="0047260E" w:rsidRDefault="00102536">
            <w:pPr>
              <w:pStyle w:val="BodyText"/>
              <w:rPr>
                <w:rFonts w:cs="Arial"/>
                <w:lang w:val="en-CA" w:eastAsia="ar-SA"/>
                <w:rPrChange w:id="6663" w:author="ilia kassianenko" w:date="2019-03-21T21:37:00Z">
                  <w:rPr>
                    <w:rFonts w:cs="Arial"/>
                    <w:lang w:eastAsia="ar-SA"/>
                  </w:rPr>
                </w:rPrChange>
              </w:rPr>
            </w:pPr>
            <w:proofErr w:type="spellStart"/>
            <w:r w:rsidRPr="0047260E">
              <w:rPr>
                <w:rFonts w:cs="Arial"/>
                <w:color w:val="000000"/>
                <w:lang w:val="en-CA" w:eastAsia="en-CA"/>
                <w:rPrChange w:id="6664" w:author="ilia kassianenko" w:date="2019-03-21T21:37:00Z">
                  <w:rPr>
                    <w:rFonts w:cs="Arial"/>
                    <w:color w:val="000000"/>
                    <w:lang w:val="en-CA" w:eastAsia="en-CA"/>
                  </w:rPr>
                </w:rPrChange>
              </w:rPr>
              <w:t>NomSecteur</w:t>
            </w:r>
            <w:proofErr w:type="spellEnd"/>
          </w:p>
        </w:tc>
        <w:tc>
          <w:tcPr>
            <w:tcW w:w="1559" w:type="dxa"/>
            <w:tcPrChange w:id="6665" w:author="outpost" w:date="2019-03-18T19:45:00Z">
              <w:tcPr>
                <w:tcW w:w="1559" w:type="dxa"/>
              </w:tcPr>
            </w:tcPrChange>
          </w:tcPr>
          <w:p w14:paraId="0FBBAFA8" w14:textId="77777777" w:rsidR="00102536" w:rsidRPr="0047260E" w:rsidRDefault="00102536" w:rsidP="00424AC2">
            <w:pPr>
              <w:pStyle w:val="BodyText"/>
              <w:rPr>
                <w:rFonts w:cs="Arial"/>
                <w:lang w:val="en-CA" w:eastAsia="ar-SA"/>
                <w:rPrChange w:id="6666" w:author="ilia kassianenko" w:date="2019-03-21T21:37:00Z">
                  <w:rPr>
                    <w:rFonts w:cs="Arial"/>
                    <w:lang w:eastAsia="ar-SA"/>
                  </w:rPr>
                </w:rPrChange>
              </w:rPr>
            </w:pPr>
            <w:r w:rsidRPr="0047260E">
              <w:rPr>
                <w:rFonts w:cs="Arial"/>
                <w:lang w:val="en-CA" w:eastAsia="ar-SA"/>
                <w:rPrChange w:id="6667" w:author="ilia kassianenko" w:date="2019-03-21T21:37:00Z">
                  <w:rPr>
                    <w:rFonts w:cs="Arial"/>
                    <w:lang w:eastAsia="ar-SA"/>
                  </w:rPr>
                </w:rPrChange>
              </w:rPr>
              <w:t>VARCHAR</w:t>
            </w:r>
          </w:p>
        </w:tc>
        <w:tc>
          <w:tcPr>
            <w:tcW w:w="992" w:type="dxa"/>
            <w:tcPrChange w:id="6668" w:author="outpost" w:date="2019-03-18T19:45:00Z">
              <w:tcPr>
                <w:tcW w:w="992" w:type="dxa"/>
              </w:tcPr>
            </w:tcPrChange>
          </w:tcPr>
          <w:p w14:paraId="2E4E8C89" w14:textId="77777777" w:rsidR="00102536" w:rsidRPr="0047260E" w:rsidRDefault="00102536" w:rsidP="00424AC2">
            <w:pPr>
              <w:pStyle w:val="BodyText"/>
              <w:rPr>
                <w:rFonts w:cs="Arial"/>
                <w:lang w:val="en-CA" w:eastAsia="ar-SA"/>
                <w:rPrChange w:id="6669" w:author="ilia kassianenko" w:date="2019-03-21T21:37:00Z">
                  <w:rPr>
                    <w:rFonts w:cs="Arial"/>
                    <w:lang w:eastAsia="ar-SA"/>
                  </w:rPr>
                </w:rPrChange>
              </w:rPr>
            </w:pPr>
            <w:r w:rsidRPr="0047260E">
              <w:rPr>
                <w:rFonts w:cs="Arial"/>
                <w:lang w:val="en-CA" w:eastAsia="ar-SA"/>
                <w:rPrChange w:id="6670" w:author="ilia kassianenko" w:date="2019-03-21T21:37:00Z">
                  <w:rPr>
                    <w:rFonts w:cs="Arial"/>
                    <w:lang w:eastAsia="ar-SA"/>
                  </w:rPr>
                </w:rPrChange>
              </w:rPr>
              <w:t>7</w:t>
            </w:r>
          </w:p>
        </w:tc>
        <w:tc>
          <w:tcPr>
            <w:tcW w:w="1134" w:type="dxa"/>
            <w:tcPrChange w:id="6671" w:author="outpost" w:date="2019-03-18T19:45:00Z">
              <w:tcPr>
                <w:tcW w:w="1134" w:type="dxa"/>
              </w:tcPr>
            </w:tcPrChange>
          </w:tcPr>
          <w:p w14:paraId="167228B5" w14:textId="77777777" w:rsidR="00102536" w:rsidRPr="0047260E" w:rsidRDefault="00102536">
            <w:pPr>
              <w:pStyle w:val="BodyText"/>
              <w:jc w:val="center"/>
              <w:rPr>
                <w:rFonts w:cs="Arial"/>
                <w:sz w:val="22"/>
                <w:lang w:val="en-CA" w:eastAsia="ar-SA"/>
                <w:rPrChange w:id="6672" w:author="ilia kassianenko" w:date="2019-03-21T21:37:00Z">
                  <w:rPr>
                    <w:rFonts w:cs="Arial"/>
                    <w:sz w:val="22"/>
                    <w:lang w:eastAsia="ar-SA"/>
                  </w:rPr>
                </w:rPrChange>
              </w:rPr>
              <w:pPrChange w:id="6673" w:author="outpost" w:date="2019-03-18T19:41:00Z">
                <w:pPr>
                  <w:pStyle w:val="BodyText"/>
                  <w:keepNext/>
                  <w:numPr>
                    <w:ilvl w:val="8"/>
                    <w:numId w:val="1"/>
                  </w:numPr>
                  <w:ind w:left="360" w:hanging="360"/>
                  <w:outlineLvl w:val="8"/>
                </w:pPr>
              </w:pPrChange>
            </w:pPr>
            <w:r w:rsidRPr="0047260E">
              <w:rPr>
                <w:rFonts w:cs="Arial"/>
                <w:lang w:val="en-CA" w:eastAsia="ar-SA"/>
                <w:rPrChange w:id="6674" w:author="ilia kassianenko" w:date="2019-03-21T21:37:00Z">
                  <w:rPr>
                    <w:rFonts w:cs="Arial"/>
                    <w:lang w:eastAsia="ar-SA"/>
                  </w:rPr>
                </w:rPrChange>
              </w:rPr>
              <w:t>N</w:t>
            </w:r>
          </w:p>
        </w:tc>
        <w:tc>
          <w:tcPr>
            <w:tcW w:w="2976" w:type="dxa"/>
            <w:tcPrChange w:id="6675" w:author="outpost" w:date="2019-03-18T19:45:00Z">
              <w:tcPr>
                <w:tcW w:w="2976" w:type="dxa"/>
              </w:tcPr>
            </w:tcPrChange>
          </w:tcPr>
          <w:p w14:paraId="34905F6D" w14:textId="77777777" w:rsidR="00102536" w:rsidRPr="0047260E" w:rsidRDefault="00102536" w:rsidP="00424AC2">
            <w:pPr>
              <w:pStyle w:val="BodyText"/>
              <w:rPr>
                <w:rFonts w:cs="Arial"/>
                <w:lang w:val="en-CA" w:eastAsia="ar-SA"/>
                <w:rPrChange w:id="6676" w:author="ilia kassianenko" w:date="2019-03-21T21:37:00Z">
                  <w:rPr>
                    <w:rFonts w:cs="Arial"/>
                    <w:lang w:eastAsia="ar-SA"/>
                  </w:rPr>
                </w:rPrChange>
              </w:rPr>
            </w:pPr>
          </w:p>
        </w:tc>
      </w:tr>
      <w:tr w:rsidR="00102536" w:rsidRPr="0047260E" w14:paraId="31DCB1F1" w14:textId="77777777" w:rsidTr="00E477DB">
        <w:tblPrEx>
          <w:tblW w:w="0" w:type="auto"/>
          <w:tblLayout w:type="fixed"/>
          <w:tblPrExChange w:id="6677" w:author="outpost" w:date="2019-03-18T19:45:00Z">
            <w:tblPrEx>
              <w:tblW w:w="0" w:type="auto"/>
              <w:tblLayout w:type="fixed"/>
            </w:tblPrEx>
          </w:tblPrExChange>
        </w:tblPrEx>
        <w:tc>
          <w:tcPr>
            <w:tcW w:w="2689" w:type="dxa"/>
            <w:vAlign w:val="center"/>
            <w:tcPrChange w:id="6678" w:author="outpost" w:date="2019-03-18T19:45:00Z">
              <w:tcPr>
                <w:tcW w:w="2689" w:type="dxa"/>
              </w:tcPr>
            </w:tcPrChange>
          </w:tcPr>
          <w:p w14:paraId="05F2E714" w14:textId="77777777" w:rsidR="00102536" w:rsidRPr="0047260E" w:rsidRDefault="00102536">
            <w:pPr>
              <w:pStyle w:val="BodyText"/>
              <w:rPr>
                <w:rFonts w:cs="Arial"/>
                <w:lang w:val="en-CA" w:eastAsia="ar-SA"/>
                <w:rPrChange w:id="6679" w:author="ilia kassianenko" w:date="2019-03-21T21:37:00Z">
                  <w:rPr>
                    <w:rFonts w:cs="Arial"/>
                    <w:lang w:eastAsia="ar-SA"/>
                  </w:rPr>
                </w:rPrChange>
              </w:rPr>
            </w:pPr>
            <w:proofErr w:type="spellStart"/>
            <w:r w:rsidRPr="0047260E">
              <w:rPr>
                <w:rFonts w:cs="Arial"/>
                <w:color w:val="000000"/>
                <w:lang w:val="en-CA" w:eastAsia="en-CA"/>
                <w:rPrChange w:id="6680" w:author="ilia kassianenko" w:date="2019-03-21T21:37:00Z">
                  <w:rPr>
                    <w:rFonts w:cs="Arial"/>
                    <w:color w:val="000000"/>
                    <w:lang w:val="en-CA" w:eastAsia="en-CA"/>
                  </w:rPr>
                </w:rPrChange>
              </w:rPr>
              <w:t>IdentifiantArrondissement</w:t>
            </w:r>
            <w:proofErr w:type="spellEnd"/>
          </w:p>
        </w:tc>
        <w:tc>
          <w:tcPr>
            <w:tcW w:w="1559" w:type="dxa"/>
            <w:tcPrChange w:id="6681" w:author="outpost" w:date="2019-03-18T19:45:00Z">
              <w:tcPr>
                <w:tcW w:w="1559" w:type="dxa"/>
              </w:tcPr>
            </w:tcPrChange>
          </w:tcPr>
          <w:p w14:paraId="5297A71B" w14:textId="77777777" w:rsidR="00102536" w:rsidRPr="0047260E" w:rsidRDefault="00102536" w:rsidP="00424AC2">
            <w:pPr>
              <w:pStyle w:val="BodyText"/>
              <w:rPr>
                <w:rFonts w:cs="Arial"/>
                <w:lang w:val="en-CA" w:eastAsia="ar-SA"/>
                <w:rPrChange w:id="6682" w:author="ilia kassianenko" w:date="2019-03-21T21:37:00Z">
                  <w:rPr>
                    <w:rFonts w:cs="Arial"/>
                    <w:lang w:eastAsia="ar-SA"/>
                  </w:rPr>
                </w:rPrChange>
              </w:rPr>
            </w:pPr>
            <w:r w:rsidRPr="0047260E">
              <w:rPr>
                <w:rFonts w:cs="Arial"/>
                <w:lang w:val="en-CA" w:eastAsia="ar-SA"/>
                <w:rPrChange w:id="6683" w:author="ilia kassianenko" w:date="2019-03-21T21:37:00Z">
                  <w:rPr>
                    <w:rFonts w:cs="Arial"/>
                    <w:lang w:eastAsia="ar-SA"/>
                  </w:rPr>
                </w:rPrChange>
              </w:rPr>
              <w:t>INT</w:t>
            </w:r>
          </w:p>
        </w:tc>
        <w:tc>
          <w:tcPr>
            <w:tcW w:w="992" w:type="dxa"/>
            <w:tcPrChange w:id="6684" w:author="outpost" w:date="2019-03-18T19:45:00Z">
              <w:tcPr>
                <w:tcW w:w="992" w:type="dxa"/>
              </w:tcPr>
            </w:tcPrChange>
          </w:tcPr>
          <w:p w14:paraId="1EF2A388" w14:textId="77777777" w:rsidR="00102536" w:rsidRPr="0047260E" w:rsidRDefault="00102536" w:rsidP="00424AC2">
            <w:pPr>
              <w:pStyle w:val="BodyText"/>
              <w:rPr>
                <w:rFonts w:cs="Arial"/>
                <w:lang w:val="en-CA" w:eastAsia="ar-SA"/>
                <w:rPrChange w:id="6685" w:author="ilia kassianenko" w:date="2019-03-21T21:37:00Z">
                  <w:rPr>
                    <w:rFonts w:cs="Arial"/>
                    <w:lang w:eastAsia="ar-SA"/>
                  </w:rPr>
                </w:rPrChange>
              </w:rPr>
            </w:pPr>
          </w:p>
        </w:tc>
        <w:tc>
          <w:tcPr>
            <w:tcW w:w="1134" w:type="dxa"/>
            <w:tcPrChange w:id="6686" w:author="outpost" w:date="2019-03-18T19:45:00Z">
              <w:tcPr>
                <w:tcW w:w="1134" w:type="dxa"/>
              </w:tcPr>
            </w:tcPrChange>
          </w:tcPr>
          <w:p w14:paraId="5D786163" w14:textId="77777777" w:rsidR="00102536" w:rsidRPr="0047260E" w:rsidRDefault="00102536">
            <w:pPr>
              <w:pStyle w:val="BodyText"/>
              <w:jc w:val="center"/>
              <w:rPr>
                <w:rFonts w:cs="Arial"/>
                <w:sz w:val="22"/>
                <w:lang w:val="en-CA" w:eastAsia="ar-SA"/>
                <w:rPrChange w:id="6687" w:author="ilia kassianenko" w:date="2019-03-21T21:37:00Z">
                  <w:rPr>
                    <w:rFonts w:cs="Arial"/>
                    <w:sz w:val="22"/>
                    <w:lang w:eastAsia="ar-SA"/>
                  </w:rPr>
                </w:rPrChange>
              </w:rPr>
              <w:pPrChange w:id="6688" w:author="outpost" w:date="2019-03-18T19:41:00Z">
                <w:pPr>
                  <w:pStyle w:val="BodyText"/>
                  <w:keepNext/>
                  <w:numPr>
                    <w:ilvl w:val="8"/>
                    <w:numId w:val="1"/>
                  </w:numPr>
                  <w:ind w:left="360" w:hanging="360"/>
                  <w:outlineLvl w:val="8"/>
                </w:pPr>
              </w:pPrChange>
            </w:pPr>
            <w:r w:rsidRPr="0047260E">
              <w:rPr>
                <w:rFonts w:cs="Arial"/>
                <w:lang w:val="en-CA" w:eastAsia="ar-SA"/>
                <w:rPrChange w:id="6689" w:author="ilia kassianenko" w:date="2019-03-21T21:37:00Z">
                  <w:rPr>
                    <w:rFonts w:cs="Arial"/>
                    <w:lang w:eastAsia="ar-SA"/>
                  </w:rPr>
                </w:rPrChange>
              </w:rPr>
              <w:t>N</w:t>
            </w:r>
          </w:p>
        </w:tc>
        <w:tc>
          <w:tcPr>
            <w:tcW w:w="2976" w:type="dxa"/>
            <w:tcPrChange w:id="6690" w:author="outpost" w:date="2019-03-18T19:45:00Z">
              <w:tcPr>
                <w:tcW w:w="2976" w:type="dxa"/>
              </w:tcPr>
            </w:tcPrChange>
          </w:tcPr>
          <w:p w14:paraId="6E3CE9A8" w14:textId="77777777" w:rsidR="00102536" w:rsidRPr="0047260E" w:rsidRDefault="00204EA7" w:rsidP="00424AC2">
            <w:pPr>
              <w:pStyle w:val="BodyText"/>
              <w:rPr>
                <w:rFonts w:cs="Arial"/>
                <w:lang w:val="en-CA" w:eastAsia="ar-SA"/>
                <w:rPrChange w:id="6691" w:author="ilia kassianenko" w:date="2019-03-21T21:37:00Z">
                  <w:rPr>
                    <w:rFonts w:cs="Arial"/>
                    <w:lang w:eastAsia="ar-SA"/>
                  </w:rPr>
                </w:rPrChange>
              </w:rPr>
            </w:pPr>
            <w:r w:rsidRPr="0047260E">
              <w:rPr>
                <w:rFonts w:cs="Arial"/>
                <w:lang w:val="en-CA" w:eastAsia="ar-SA"/>
                <w:rPrChange w:id="6692" w:author="ilia kassianenko" w:date="2019-03-21T21:37:00Z">
                  <w:rPr>
                    <w:rFonts w:cs="Arial"/>
                    <w:lang w:eastAsia="ar-SA"/>
                  </w:rPr>
                </w:rPrChange>
              </w:rPr>
              <w:t>Foreign Key</w:t>
            </w:r>
          </w:p>
        </w:tc>
      </w:tr>
    </w:tbl>
    <w:p w14:paraId="7AA33134" w14:textId="56684813" w:rsidR="00204EA7" w:rsidRPr="0047260E" w:rsidDel="00222860" w:rsidRDefault="00204EA7">
      <w:pPr>
        <w:pStyle w:val="BodyText"/>
        <w:rPr>
          <w:del w:id="6693" w:author="outpost" w:date="2019-03-18T21:57:00Z"/>
          <w:rFonts w:cs="Arial"/>
          <w:b/>
          <w:bCs/>
          <w:color w:val="1A1A1A"/>
          <w:sz w:val="20"/>
          <w:shd w:val="clear" w:color="auto" w:fill="FFFFFF"/>
          <w:lang w:val="en-CA"/>
          <w:rPrChange w:id="6694" w:author="ilia kassianenko" w:date="2019-03-21T21:37:00Z">
            <w:rPr>
              <w:del w:id="6695" w:author="outpost" w:date="2019-03-18T21:57:00Z"/>
              <w:rFonts w:cs="Arial"/>
              <w:b/>
              <w:bCs/>
              <w:color w:val="1A1A1A"/>
              <w:sz w:val="20"/>
              <w:shd w:val="clear" w:color="auto" w:fill="FFFFFF"/>
            </w:rPr>
          </w:rPrChange>
        </w:rPr>
      </w:pPr>
    </w:p>
    <w:p w14:paraId="61A3A31B" w14:textId="531D6801" w:rsidR="00204EA7" w:rsidRPr="0047260E" w:rsidDel="00222860" w:rsidRDefault="00204EA7">
      <w:pPr>
        <w:pStyle w:val="BodyText"/>
        <w:rPr>
          <w:del w:id="6696" w:author="outpost" w:date="2019-03-18T21:57:00Z"/>
          <w:rFonts w:cs="Arial"/>
          <w:sz w:val="20"/>
          <w:lang w:val="en-CA" w:eastAsia="ar-SA"/>
          <w:rPrChange w:id="6697" w:author="ilia kassianenko" w:date="2019-03-21T21:37:00Z">
            <w:rPr>
              <w:del w:id="6698" w:author="outpost" w:date="2019-03-18T21:57:00Z"/>
              <w:rFonts w:cs="Arial"/>
              <w:sz w:val="20"/>
              <w:lang w:val="fr-CA" w:eastAsia="ar-SA"/>
            </w:rPr>
          </w:rPrChange>
        </w:rPr>
      </w:pPr>
      <w:del w:id="6699" w:author="outpost" w:date="2019-03-18T21:57:00Z">
        <w:r w:rsidRPr="0047260E" w:rsidDel="00222860">
          <w:rPr>
            <w:rFonts w:cs="Arial"/>
            <w:b/>
            <w:bCs/>
            <w:color w:val="1A1A1A"/>
            <w:sz w:val="20"/>
            <w:shd w:val="clear" w:color="auto" w:fill="FFFFFF"/>
            <w:lang w:val="en-CA"/>
            <w:rPrChange w:id="6700" w:author="ilia kassianenko" w:date="2019-03-21T21:37:00Z">
              <w:rPr>
                <w:rFonts w:cs="Arial"/>
                <w:b/>
                <w:bCs/>
                <w:color w:val="1A1A1A"/>
                <w:sz w:val="20"/>
                <w:shd w:val="clear" w:color="auto" w:fill="FFFFFF"/>
              </w:rPr>
            </w:rPrChange>
          </w:rPr>
          <w:delText>ARRONDISSEMENT</w:delText>
        </w:r>
      </w:del>
    </w:p>
    <w:p w14:paraId="2A2BC090" w14:textId="77777777" w:rsidR="00222860" w:rsidRPr="0047260E" w:rsidRDefault="00222860">
      <w:pPr>
        <w:pStyle w:val="Caption"/>
        <w:rPr>
          <w:ins w:id="6701" w:author="outpost" w:date="2019-03-18T21:57:00Z"/>
          <w:lang w:val="en-CA"/>
          <w:rPrChange w:id="6702" w:author="ilia kassianenko" w:date="2019-03-21T21:37:00Z">
            <w:rPr>
              <w:ins w:id="6703" w:author="outpost" w:date="2019-03-18T21:57:00Z"/>
            </w:rPr>
          </w:rPrChange>
        </w:rPr>
        <w:pPrChange w:id="6704" w:author="outpost" w:date="2019-03-18T21:57:00Z">
          <w:pPr/>
        </w:pPrChange>
      </w:pPr>
    </w:p>
    <w:p w14:paraId="46B79500" w14:textId="189F4438" w:rsidR="00222860" w:rsidRPr="0047260E" w:rsidRDefault="00222860">
      <w:pPr>
        <w:pStyle w:val="Caption"/>
        <w:jc w:val="center"/>
        <w:rPr>
          <w:ins w:id="6705" w:author="outpost" w:date="2019-03-18T21:57:00Z"/>
          <w:lang w:val="en-CA"/>
          <w:rPrChange w:id="6706" w:author="ilia kassianenko" w:date="2019-03-21T21:37:00Z">
            <w:rPr>
              <w:ins w:id="6707" w:author="outpost" w:date="2019-03-18T21:57:00Z"/>
            </w:rPr>
          </w:rPrChange>
        </w:rPr>
        <w:pPrChange w:id="6708" w:author="outpost" w:date="2019-03-18T21:57:00Z">
          <w:pPr/>
        </w:pPrChange>
      </w:pPr>
      <w:ins w:id="6709" w:author="outpost" w:date="2019-03-18T21:57:00Z">
        <w:r w:rsidRPr="0047260E">
          <w:rPr>
            <w:lang w:val="en-CA"/>
            <w:rPrChange w:id="6710" w:author="ilia kassianenko" w:date="2019-03-21T21:37:00Z">
              <w:rPr/>
            </w:rPrChange>
          </w:rPr>
          <w:t xml:space="preserve">Table </w:t>
        </w:r>
        <w:r w:rsidRPr="0047260E">
          <w:rPr>
            <w:lang w:val="en-CA"/>
            <w:rPrChange w:id="6711" w:author="ilia kassianenko" w:date="2019-03-21T21:37:00Z">
              <w:rPr/>
            </w:rPrChange>
          </w:rPr>
          <w:fldChar w:fldCharType="begin"/>
        </w:r>
        <w:r w:rsidRPr="0047260E">
          <w:rPr>
            <w:lang w:val="en-CA"/>
            <w:rPrChange w:id="6712" w:author="ilia kassianenko" w:date="2019-03-21T21:37:00Z">
              <w:rPr/>
            </w:rPrChange>
          </w:rPr>
          <w:instrText xml:space="preserve"> SEQ Table \* ARABIC </w:instrText>
        </w:r>
      </w:ins>
      <w:r w:rsidRPr="0047260E">
        <w:rPr>
          <w:lang w:val="en-CA"/>
          <w:rPrChange w:id="6713" w:author="ilia kassianenko" w:date="2019-03-21T21:37:00Z">
            <w:rPr/>
          </w:rPrChange>
        </w:rPr>
        <w:fldChar w:fldCharType="separate"/>
      </w:r>
      <w:ins w:id="6714" w:author="ilia kassianenko" w:date="2019-03-21T21:41:00Z">
        <w:r w:rsidR="007B6C7E">
          <w:rPr>
            <w:noProof/>
            <w:lang w:val="en-CA"/>
          </w:rPr>
          <w:t>8</w:t>
        </w:r>
      </w:ins>
      <w:ins w:id="6715" w:author="outpost" w:date="2019-03-18T21:57:00Z">
        <w:r w:rsidRPr="0047260E">
          <w:rPr>
            <w:lang w:val="en-CA"/>
            <w:rPrChange w:id="6716" w:author="ilia kassianenko" w:date="2019-03-21T21:37:00Z">
              <w:rPr/>
            </w:rPrChange>
          </w:rPr>
          <w:fldChar w:fldCharType="end"/>
        </w:r>
        <w:proofErr w:type="gramStart"/>
        <w:r w:rsidRPr="0047260E">
          <w:rPr>
            <w:lang w:val="en-CA"/>
            <w:rPrChange w:id="6717" w:author="ilia kassianenko" w:date="2019-03-21T21:37:00Z">
              <w:rPr/>
            </w:rPrChange>
          </w:rPr>
          <w:t xml:space="preserve"> Arrondissement</w:t>
        </w:r>
        <w:proofErr w:type="gramEnd"/>
      </w:ins>
    </w:p>
    <w:tbl>
      <w:tblPr>
        <w:tblStyle w:val="TableGrid"/>
        <w:tblW w:w="0" w:type="auto"/>
        <w:tblLayout w:type="fixed"/>
        <w:tblLook w:val="04A0" w:firstRow="1" w:lastRow="0" w:firstColumn="1" w:lastColumn="0" w:noHBand="0" w:noVBand="1"/>
      </w:tblPr>
      <w:tblGrid>
        <w:gridCol w:w="2689"/>
        <w:gridCol w:w="1559"/>
        <w:gridCol w:w="992"/>
        <w:gridCol w:w="1134"/>
        <w:gridCol w:w="2976"/>
        <w:tblGridChange w:id="6718">
          <w:tblGrid>
            <w:gridCol w:w="2689"/>
            <w:gridCol w:w="1559"/>
            <w:gridCol w:w="992"/>
            <w:gridCol w:w="1134"/>
            <w:gridCol w:w="2976"/>
          </w:tblGrid>
        </w:tblGridChange>
      </w:tblGrid>
      <w:tr w:rsidR="00204EA7" w:rsidRPr="0047260E" w14:paraId="028F3F1D" w14:textId="77777777" w:rsidTr="00424AC2">
        <w:tc>
          <w:tcPr>
            <w:tcW w:w="2689" w:type="dxa"/>
          </w:tcPr>
          <w:p w14:paraId="5DB52F87" w14:textId="77777777" w:rsidR="00204EA7" w:rsidRPr="0047260E" w:rsidRDefault="00204EA7" w:rsidP="00424AC2">
            <w:pPr>
              <w:pStyle w:val="BodyText"/>
              <w:rPr>
                <w:rFonts w:cs="Arial"/>
                <w:b/>
                <w:lang w:val="en-CA" w:eastAsia="ar-SA"/>
                <w:rPrChange w:id="6719" w:author="ilia kassianenko" w:date="2019-03-21T21:37:00Z">
                  <w:rPr>
                    <w:rFonts w:cs="Arial"/>
                    <w:b/>
                    <w:lang w:eastAsia="ar-SA"/>
                  </w:rPr>
                </w:rPrChange>
              </w:rPr>
            </w:pPr>
            <w:r w:rsidRPr="0047260E">
              <w:rPr>
                <w:rFonts w:cs="Arial"/>
                <w:b/>
                <w:lang w:val="en-CA" w:eastAsia="ar-SA"/>
                <w:rPrChange w:id="6720" w:author="ilia kassianenko" w:date="2019-03-21T21:37:00Z">
                  <w:rPr>
                    <w:rFonts w:cs="Arial"/>
                    <w:b/>
                    <w:lang w:eastAsia="ar-SA"/>
                  </w:rPr>
                </w:rPrChange>
              </w:rPr>
              <w:t>Name</w:t>
            </w:r>
          </w:p>
        </w:tc>
        <w:tc>
          <w:tcPr>
            <w:tcW w:w="1559" w:type="dxa"/>
          </w:tcPr>
          <w:p w14:paraId="0AED3D64" w14:textId="77777777" w:rsidR="00204EA7" w:rsidRPr="0047260E" w:rsidRDefault="00204EA7" w:rsidP="00424AC2">
            <w:pPr>
              <w:pStyle w:val="BodyText"/>
              <w:rPr>
                <w:rFonts w:cs="Arial"/>
                <w:b/>
                <w:lang w:val="en-CA" w:eastAsia="ar-SA"/>
                <w:rPrChange w:id="6721" w:author="ilia kassianenko" w:date="2019-03-21T21:37:00Z">
                  <w:rPr>
                    <w:rFonts w:cs="Arial"/>
                    <w:b/>
                    <w:lang w:eastAsia="ar-SA"/>
                  </w:rPr>
                </w:rPrChange>
              </w:rPr>
            </w:pPr>
            <w:r w:rsidRPr="0047260E">
              <w:rPr>
                <w:rFonts w:cs="Arial"/>
                <w:b/>
                <w:lang w:val="en-CA" w:eastAsia="ar-SA"/>
                <w:rPrChange w:id="6722" w:author="ilia kassianenko" w:date="2019-03-21T21:37:00Z">
                  <w:rPr>
                    <w:rFonts w:cs="Arial"/>
                    <w:b/>
                    <w:lang w:eastAsia="ar-SA"/>
                  </w:rPr>
                </w:rPrChange>
              </w:rPr>
              <w:t>Type</w:t>
            </w:r>
          </w:p>
        </w:tc>
        <w:tc>
          <w:tcPr>
            <w:tcW w:w="992" w:type="dxa"/>
          </w:tcPr>
          <w:p w14:paraId="4A58D5A8" w14:textId="77777777" w:rsidR="00204EA7" w:rsidRPr="0047260E" w:rsidRDefault="00204EA7" w:rsidP="00424AC2">
            <w:pPr>
              <w:pStyle w:val="BodyText"/>
              <w:rPr>
                <w:rFonts w:cs="Arial"/>
                <w:b/>
                <w:lang w:val="en-CA" w:eastAsia="ar-SA"/>
                <w:rPrChange w:id="6723" w:author="ilia kassianenko" w:date="2019-03-21T21:37:00Z">
                  <w:rPr>
                    <w:rFonts w:cs="Arial"/>
                    <w:b/>
                    <w:lang w:eastAsia="ar-SA"/>
                  </w:rPr>
                </w:rPrChange>
              </w:rPr>
            </w:pPr>
            <w:r w:rsidRPr="0047260E">
              <w:rPr>
                <w:rFonts w:cs="Arial"/>
                <w:b/>
                <w:lang w:val="en-CA" w:eastAsia="ar-SA"/>
                <w:rPrChange w:id="6724" w:author="ilia kassianenko" w:date="2019-03-21T21:37:00Z">
                  <w:rPr>
                    <w:rFonts w:cs="Arial"/>
                    <w:b/>
                    <w:lang w:eastAsia="ar-SA"/>
                  </w:rPr>
                </w:rPrChange>
              </w:rPr>
              <w:t>Length</w:t>
            </w:r>
          </w:p>
        </w:tc>
        <w:tc>
          <w:tcPr>
            <w:tcW w:w="1134" w:type="dxa"/>
          </w:tcPr>
          <w:p w14:paraId="4D096DF0" w14:textId="77777777" w:rsidR="00204EA7" w:rsidRPr="0047260E" w:rsidRDefault="00204EA7" w:rsidP="00424AC2">
            <w:pPr>
              <w:pStyle w:val="BodyText"/>
              <w:rPr>
                <w:rFonts w:cs="Arial"/>
                <w:b/>
                <w:lang w:val="en-CA" w:eastAsia="ar-SA"/>
                <w:rPrChange w:id="6725" w:author="ilia kassianenko" w:date="2019-03-21T21:37:00Z">
                  <w:rPr>
                    <w:rFonts w:cs="Arial"/>
                    <w:b/>
                    <w:lang w:eastAsia="ar-SA"/>
                  </w:rPr>
                </w:rPrChange>
              </w:rPr>
            </w:pPr>
            <w:proofErr w:type="spellStart"/>
            <w:r w:rsidRPr="0047260E">
              <w:rPr>
                <w:rFonts w:cs="Arial"/>
                <w:b/>
                <w:lang w:val="en-CA" w:eastAsia="ar-SA"/>
                <w:rPrChange w:id="6726" w:author="ilia kassianenko" w:date="2019-03-21T21:37:00Z">
                  <w:rPr>
                    <w:rFonts w:cs="Arial"/>
                    <w:b/>
                    <w:lang w:eastAsia="ar-SA"/>
                  </w:rPr>
                </w:rPrChange>
              </w:rPr>
              <w:t>Nullable</w:t>
            </w:r>
            <w:proofErr w:type="spellEnd"/>
          </w:p>
        </w:tc>
        <w:tc>
          <w:tcPr>
            <w:tcW w:w="2976" w:type="dxa"/>
          </w:tcPr>
          <w:p w14:paraId="7DCB7D34" w14:textId="77777777" w:rsidR="00204EA7" w:rsidRPr="0047260E" w:rsidRDefault="00204EA7" w:rsidP="00424AC2">
            <w:pPr>
              <w:pStyle w:val="BodyText"/>
              <w:rPr>
                <w:rFonts w:cs="Arial"/>
                <w:b/>
                <w:lang w:val="en-CA" w:eastAsia="ar-SA"/>
                <w:rPrChange w:id="6727" w:author="ilia kassianenko" w:date="2019-03-21T21:37:00Z">
                  <w:rPr>
                    <w:rFonts w:cs="Arial"/>
                    <w:b/>
                    <w:lang w:eastAsia="ar-SA"/>
                  </w:rPr>
                </w:rPrChange>
              </w:rPr>
            </w:pPr>
            <w:r w:rsidRPr="0047260E">
              <w:rPr>
                <w:rFonts w:cs="Arial"/>
                <w:b/>
                <w:lang w:val="en-CA" w:eastAsia="ar-SA"/>
                <w:rPrChange w:id="6728" w:author="ilia kassianenko" w:date="2019-03-21T21:37:00Z">
                  <w:rPr>
                    <w:rFonts w:cs="Arial"/>
                    <w:b/>
                    <w:lang w:eastAsia="ar-SA"/>
                  </w:rPr>
                </w:rPrChange>
              </w:rPr>
              <w:t>Comments</w:t>
            </w:r>
          </w:p>
        </w:tc>
      </w:tr>
      <w:tr w:rsidR="00204EA7" w:rsidRPr="0047260E" w14:paraId="28D5A982" w14:textId="77777777" w:rsidTr="00E477DB">
        <w:tblPrEx>
          <w:tblW w:w="0" w:type="auto"/>
          <w:tblLayout w:type="fixed"/>
          <w:tblPrExChange w:id="6729" w:author="outpost" w:date="2019-03-18T19:45:00Z">
            <w:tblPrEx>
              <w:tblW w:w="0" w:type="auto"/>
              <w:tblLayout w:type="fixed"/>
            </w:tblPrEx>
          </w:tblPrExChange>
        </w:tblPrEx>
        <w:tc>
          <w:tcPr>
            <w:tcW w:w="2689" w:type="dxa"/>
            <w:vAlign w:val="center"/>
            <w:tcPrChange w:id="6730" w:author="outpost" w:date="2019-03-18T19:45:00Z">
              <w:tcPr>
                <w:tcW w:w="2689" w:type="dxa"/>
              </w:tcPr>
            </w:tcPrChange>
          </w:tcPr>
          <w:p w14:paraId="4C74DB87" w14:textId="77777777" w:rsidR="00204EA7" w:rsidRPr="0047260E" w:rsidRDefault="00204EA7">
            <w:pPr>
              <w:spacing w:before="0" w:after="0"/>
              <w:rPr>
                <w:rFonts w:cs="Arial"/>
                <w:b/>
                <w:color w:val="000000"/>
                <w:lang w:val="en-CA" w:eastAsia="en-CA"/>
                <w:rPrChange w:id="6731" w:author="ilia kassianenko" w:date="2019-03-21T21:37:00Z">
                  <w:rPr>
                    <w:rFonts w:cs="Arial"/>
                    <w:b/>
                    <w:color w:val="000000"/>
                    <w:lang w:val="en-CA" w:eastAsia="en-CA"/>
                  </w:rPr>
                </w:rPrChange>
              </w:rPr>
            </w:pPr>
            <w:proofErr w:type="spellStart"/>
            <w:r w:rsidRPr="0047260E">
              <w:rPr>
                <w:rFonts w:cs="Arial"/>
                <w:color w:val="000000"/>
                <w:lang w:val="en-CA" w:eastAsia="en-CA"/>
                <w:rPrChange w:id="6732" w:author="ilia kassianenko" w:date="2019-03-21T21:37:00Z">
                  <w:rPr>
                    <w:rFonts w:cs="Arial"/>
                    <w:color w:val="000000"/>
                    <w:lang w:val="en-CA" w:eastAsia="en-CA"/>
                  </w:rPr>
                </w:rPrChange>
              </w:rPr>
              <w:t>IdentifiantArrondissement</w:t>
            </w:r>
            <w:proofErr w:type="spellEnd"/>
          </w:p>
        </w:tc>
        <w:tc>
          <w:tcPr>
            <w:tcW w:w="1559" w:type="dxa"/>
            <w:tcPrChange w:id="6733" w:author="outpost" w:date="2019-03-18T19:45:00Z">
              <w:tcPr>
                <w:tcW w:w="1559" w:type="dxa"/>
              </w:tcPr>
            </w:tcPrChange>
          </w:tcPr>
          <w:p w14:paraId="3A16B964" w14:textId="77777777" w:rsidR="00204EA7" w:rsidRPr="0047260E" w:rsidRDefault="00204EA7" w:rsidP="00424AC2">
            <w:pPr>
              <w:pStyle w:val="BodyText"/>
              <w:rPr>
                <w:rFonts w:cs="Arial"/>
                <w:lang w:val="en-CA" w:eastAsia="ar-SA"/>
                <w:rPrChange w:id="6734" w:author="ilia kassianenko" w:date="2019-03-21T21:37:00Z">
                  <w:rPr>
                    <w:rFonts w:cs="Arial"/>
                    <w:lang w:eastAsia="ar-SA"/>
                  </w:rPr>
                </w:rPrChange>
              </w:rPr>
            </w:pPr>
            <w:r w:rsidRPr="0047260E">
              <w:rPr>
                <w:rFonts w:cs="Arial"/>
                <w:lang w:val="en-CA" w:eastAsia="ar-SA"/>
                <w:rPrChange w:id="6735" w:author="ilia kassianenko" w:date="2019-03-21T21:37:00Z">
                  <w:rPr>
                    <w:rFonts w:cs="Arial"/>
                    <w:lang w:eastAsia="ar-SA"/>
                  </w:rPr>
                </w:rPrChange>
              </w:rPr>
              <w:t>INT</w:t>
            </w:r>
          </w:p>
        </w:tc>
        <w:tc>
          <w:tcPr>
            <w:tcW w:w="992" w:type="dxa"/>
            <w:tcPrChange w:id="6736" w:author="outpost" w:date="2019-03-18T19:45:00Z">
              <w:tcPr>
                <w:tcW w:w="992" w:type="dxa"/>
              </w:tcPr>
            </w:tcPrChange>
          </w:tcPr>
          <w:p w14:paraId="14D2F8AA" w14:textId="77777777" w:rsidR="00204EA7" w:rsidRPr="0047260E" w:rsidRDefault="00204EA7" w:rsidP="00424AC2">
            <w:pPr>
              <w:pStyle w:val="BodyText"/>
              <w:rPr>
                <w:rFonts w:cs="Arial"/>
                <w:lang w:val="en-CA" w:eastAsia="ar-SA"/>
                <w:rPrChange w:id="6737" w:author="ilia kassianenko" w:date="2019-03-21T21:37:00Z">
                  <w:rPr>
                    <w:rFonts w:cs="Arial"/>
                    <w:lang w:eastAsia="ar-SA"/>
                  </w:rPr>
                </w:rPrChange>
              </w:rPr>
            </w:pPr>
          </w:p>
        </w:tc>
        <w:tc>
          <w:tcPr>
            <w:tcW w:w="1134" w:type="dxa"/>
            <w:tcPrChange w:id="6738" w:author="outpost" w:date="2019-03-18T19:45:00Z">
              <w:tcPr>
                <w:tcW w:w="1134" w:type="dxa"/>
              </w:tcPr>
            </w:tcPrChange>
          </w:tcPr>
          <w:p w14:paraId="7C9A423C" w14:textId="77777777" w:rsidR="00204EA7" w:rsidRPr="0047260E" w:rsidRDefault="00204EA7">
            <w:pPr>
              <w:pStyle w:val="BodyText"/>
              <w:jc w:val="center"/>
              <w:rPr>
                <w:rFonts w:cs="Arial"/>
                <w:sz w:val="22"/>
                <w:lang w:val="en-CA" w:eastAsia="ar-SA"/>
                <w:rPrChange w:id="6739" w:author="ilia kassianenko" w:date="2019-03-21T21:37:00Z">
                  <w:rPr>
                    <w:rFonts w:cs="Arial"/>
                    <w:sz w:val="22"/>
                    <w:lang w:eastAsia="ar-SA"/>
                  </w:rPr>
                </w:rPrChange>
              </w:rPr>
              <w:pPrChange w:id="6740" w:author="outpost" w:date="2019-03-18T19:41:00Z">
                <w:pPr>
                  <w:pStyle w:val="BodyText"/>
                  <w:keepNext/>
                  <w:numPr>
                    <w:ilvl w:val="8"/>
                    <w:numId w:val="1"/>
                  </w:numPr>
                  <w:ind w:left="360" w:hanging="360"/>
                  <w:outlineLvl w:val="8"/>
                </w:pPr>
              </w:pPrChange>
            </w:pPr>
            <w:r w:rsidRPr="0047260E">
              <w:rPr>
                <w:rFonts w:cs="Arial"/>
                <w:lang w:val="en-CA" w:eastAsia="ar-SA"/>
                <w:rPrChange w:id="6741" w:author="ilia kassianenko" w:date="2019-03-21T21:37:00Z">
                  <w:rPr>
                    <w:rFonts w:cs="Arial"/>
                    <w:lang w:eastAsia="ar-SA"/>
                  </w:rPr>
                </w:rPrChange>
              </w:rPr>
              <w:t>N</w:t>
            </w:r>
          </w:p>
        </w:tc>
        <w:tc>
          <w:tcPr>
            <w:tcW w:w="2976" w:type="dxa"/>
            <w:tcPrChange w:id="6742" w:author="outpost" w:date="2019-03-18T19:45:00Z">
              <w:tcPr>
                <w:tcW w:w="2976" w:type="dxa"/>
              </w:tcPr>
            </w:tcPrChange>
          </w:tcPr>
          <w:p w14:paraId="44EBE5A4" w14:textId="77777777" w:rsidR="00204EA7" w:rsidRPr="0047260E" w:rsidRDefault="00204EA7" w:rsidP="00424AC2">
            <w:pPr>
              <w:pStyle w:val="BodyText"/>
              <w:rPr>
                <w:rFonts w:cs="Arial"/>
                <w:lang w:val="en-CA" w:eastAsia="ar-SA"/>
                <w:rPrChange w:id="6743" w:author="ilia kassianenko" w:date="2019-03-21T21:37:00Z">
                  <w:rPr>
                    <w:rFonts w:cs="Arial"/>
                    <w:lang w:eastAsia="ar-SA"/>
                  </w:rPr>
                </w:rPrChange>
              </w:rPr>
            </w:pPr>
            <w:r w:rsidRPr="0047260E">
              <w:rPr>
                <w:rFonts w:cs="Arial"/>
                <w:lang w:val="en-CA" w:eastAsia="ar-SA"/>
                <w:rPrChange w:id="6744" w:author="ilia kassianenko" w:date="2019-03-21T21:37:00Z">
                  <w:rPr>
                    <w:rFonts w:cs="Arial"/>
                    <w:lang w:eastAsia="ar-SA"/>
                  </w:rPr>
                </w:rPrChange>
              </w:rPr>
              <w:t>Primary Key</w:t>
            </w:r>
          </w:p>
        </w:tc>
      </w:tr>
      <w:tr w:rsidR="00204EA7" w:rsidRPr="0047260E" w14:paraId="72FC878D" w14:textId="77777777" w:rsidTr="00E477DB">
        <w:tblPrEx>
          <w:tblW w:w="0" w:type="auto"/>
          <w:tblLayout w:type="fixed"/>
          <w:tblPrExChange w:id="6745" w:author="outpost" w:date="2019-03-18T19:45:00Z">
            <w:tblPrEx>
              <w:tblW w:w="0" w:type="auto"/>
              <w:tblLayout w:type="fixed"/>
            </w:tblPrEx>
          </w:tblPrExChange>
        </w:tblPrEx>
        <w:tc>
          <w:tcPr>
            <w:tcW w:w="2689" w:type="dxa"/>
            <w:vAlign w:val="center"/>
            <w:tcPrChange w:id="6746" w:author="outpost" w:date="2019-03-18T19:45:00Z">
              <w:tcPr>
                <w:tcW w:w="2689" w:type="dxa"/>
                <w:vAlign w:val="bottom"/>
              </w:tcPr>
            </w:tcPrChange>
          </w:tcPr>
          <w:p w14:paraId="27D4AD68" w14:textId="77777777" w:rsidR="00204EA7" w:rsidRPr="0047260E" w:rsidRDefault="00204EA7">
            <w:pPr>
              <w:spacing w:before="0" w:after="0"/>
              <w:rPr>
                <w:rFonts w:cs="Arial"/>
                <w:color w:val="000000"/>
                <w:lang w:val="en-CA" w:eastAsia="en-CA"/>
                <w:rPrChange w:id="6747" w:author="ilia kassianenko" w:date="2019-03-21T21:37:00Z">
                  <w:rPr>
                    <w:rFonts w:cs="Arial"/>
                    <w:color w:val="000000"/>
                    <w:lang w:val="en-CA" w:eastAsia="en-CA"/>
                  </w:rPr>
                </w:rPrChange>
              </w:rPr>
            </w:pPr>
            <w:proofErr w:type="spellStart"/>
            <w:r w:rsidRPr="0047260E">
              <w:rPr>
                <w:rFonts w:cs="Arial"/>
                <w:color w:val="000000"/>
                <w:lang w:val="en-CA" w:eastAsia="en-CA"/>
                <w:rPrChange w:id="6748" w:author="ilia kassianenko" w:date="2019-03-21T21:37:00Z">
                  <w:rPr>
                    <w:rFonts w:cs="Arial"/>
                    <w:color w:val="000000"/>
                    <w:lang w:val="en-CA" w:eastAsia="en-CA"/>
                  </w:rPr>
                </w:rPrChange>
              </w:rPr>
              <w:t>ArrondissementCode</w:t>
            </w:r>
            <w:proofErr w:type="spellEnd"/>
          </w:p>
        </w:tc>
        <w:tc>
          <w:tcPr>
            <w:tcW w:w="1559" w:type="dxa"/>
            <w:tcPrChange w:id="6749" w:author="outpost" w:date="2019-03-18T19:45:00Z">
              <w:tcPr>
                <w:tcW w:w="1559" w:type="dxa"/>
              </w:tcPr>
            </w:tcPrChange>
          </w:tcPr>
          <w:p w14:paraId="250D25B5" w14:textId="77777777" w:rsidR="00204EA7" w:rsidRPr="0047260E" w:rsidRDefault="00204EA7" w:rsidP="00204EA7">
            <w:pPr>
              <w:pStyle w:val="BodyText"/>
              <w:rPr>
                <w:rFonts w:cs="Arial"/>
                <w:lang w:val="en-CA" w:eastAsia="ar-SA"/>
                <w:rPrChange w:id="6750" w:author="ilia kassianenko" w:date="2019-03-21T21:37:00Z">
                  <w:rPr>
                    <w:rFonts w:cs="Arial"/>
                    <w:lang w:eastAsia="ar-SA"/>
                  </w:rPr>
                </w:rPrChange>
              </w:rPr>
            </w:pPr>
            <w:r w:rsidRPr="0047260E">
              <w:rPr>
                <w:rFonts w:cs="Arial"/>
                <w:lang w:val="en-CA" w:eastAsia="ar-SA"/>
                <w:rPrChange w:id="6751" w:author="ilia kassianenko" w:date="2019-03-21T21:37:00Z">
                  <w:rPr>
                    <w:rFonts w:cs="Arial"/>
                    <w:lang w:eastAsia="ar-SA"/>
                  </w:rPr>
                </w:rPrChange>
              </w:rPr>
              <w:t>CHAR</w:t>
            </w:r>
          </w:p>
        </w:tc>
        <w:tc>
          <w:tcPr>
            <w:tcW w:w="992" w:type="dxa"/>
            <w:tcPrChange w:id="6752" w:author="outpost" w:date="2019-03-18T19:45:00Z">
              <w:tcPr>
                <w:tcW w:w="992" w:type="dxa"/>
              </w:tcPr>
            </w:tcPrChange>
          </w:tcPr>
          <w:p w14:paraId="046C49B4" w14:textId="77777777" w:rsidR="00204EA7" w:rsidRPr="0047260E" w:rsidRDefault="00204EA7" w:rsidP="00204EA7">
            <w:pPr>
              <w:pStyle w:val="BodyText"/>
              <w:rPr>
                <w:rFonts w:cs="Arial"/>
                <w:lang w:val="en-CA" w:eastAsia="ar-SA"/>
                <w:rPrChange w:id="6753" w:author="ilia kassianenko" w:date="2019-03-21T21:37:00Z">
                  <w:rPr>
                    <w:rFonts w:cs="Arial"/>
                    <w:lang w:eastAsia="ar-SA"/>
                  </w:rPr>
                </w:rPrChange>
              </w:rPr>
            </w:pPr>
            <w:r w:rsidRPr="0047260E">
              <w:rPr>
                <w:rFonts w:cs="Arial"/>
                <w:lang w:val="en-CA" w:eastAsia="ar-SA"/>
                <w:rPrChange w:id="6754" w:author="ilia kassianenko" w:date="2019-03-21T21:37:00Z">
                  <w:rPr>
                    <w:rFonts w:cs="Arial"/>
                    <w:lang w:eastAsia="ar-SA"/>
                  </w:rPr>
                </w:rPrChange>
              </w:rPr>
              <w:t>3</w:t>
            </w:r>
          </w:p>
        </w:tc>
        <w:tc>
          <w:tcPr>
            <w:tcW w:w="1134" w:type="dxa"/>
            <w:tcPrChange w:id="6755" w:author="outpost" w:date="2019-03-18T19:45:00Z">
              <w:tcPr>
                <w:tcW w:w="1134" w:type="dxa"/>
              </w:tcPr>
            </w:tcPrChange>
          </w:tcPr>
          <w:p w14:paraId="495433AA" w14:textId="77777777" w:rsidR="00204EA7" w:rsidRPr="0047260E" w:rsidRDefault="00204EA7">
            <w:pPr>
              <w:pStyle w:val="BodyText"/>
              <w:jc w:val="center"/>
              <w:rPr>
                <w:rFonts w:cs="Arial"/>
                <w:sz w:val="22"/>
                <w:lang w:val="en-CA" w:eastAsia="ar-SA"/>
                <w:rPrChange w:id="6756" w:author="ilia kassianenko" w:date="2019-03-21T21:37:00Z">
                  <w:rPr>
                    <w:rFonts w:cs="Arial"/>
                    <w:sz w:val="22"/>
                    <w:lang w:eastAsia="ar-SA"/>
                  </w:rPr>
                </w:rPrChange>
              </w:rPr>
              <w:pPrChange w:id="6757" w:author="outpost" w:date="2019-03-18T19:41:00Z">
                <w:pPr>
                  <w:pStyle w:val="BodyText"/>
                  <w:keepNext/>
                  <w:numPr>
                    <w:ilvl w:val="8"/>
                    <w:numId w:val="1"/>
                  </w:numPr>
                  <w:ind w:left="360" w:hanging="360"/>
                  <w:outlineLvl w:val="8"/>
                </w:pPr>
              </w:pPrChange>
            </w:pPr>
            <w:r w:rsidRPr="0047260E">
              <w:rPr>
                <w:rFonts w:cs="Arial"/>
                <w:lang w:val="en-CA" w:eastAsia="ar-SA"/>
                <w:rPrChange w:id="6758" w:author="ilia kassianenko" w:date="2019-03-21T21:37:00Z">
                  <w:rPr>
                    <w:rFonts w:cs="Arial"/>
                    <w:lang w:eastAsia="ar-SA"/>
                  </w:rPr>
                </w:rPrChange>
              </w:rPr>
              <w:t>N</w:t>
            </w:r>
          </w:p>
        </w:tc>
        <w:tc>
          <w:tcPr>
            <w:tcW w:w="2976" w:type="dxa"/>
            <w:tcPrChange w:id="6759" w:author="outpost" w:date="2019-03-18T19:45:00Z">
              <w:tcPr>
                <w:tcW w:w="2976" w:type="dxa"/>
              </w:tcPr>
            </w:tcPrChange>
          </w:tcPr>
          <w:p w14:paraId="3E4EE038" w14:textId="77777777" w:rsidR="00204EA7" w:rsidRPr="0047260E" w:rsidRDefault="00204EA7" w:rsidP="00204EA7">
            <w:pPr>
              <w:pStyle w:val="BodyText"/>
              <w:rPr>
                <w:rFonts w:cs="Arial"/>
                <w:lang w:val="en-CA" w:eastAsia="ar-SA"/>
                <w:rPrChange w:id="6760" w:author="ilia kassianenko" w:date="2019-03-21T21:37:00Z">
                  <w:rPr>
                    <w:rFonts w:cs="Arial"/>
                    <w:lang w:eastAsia="ar-SA"/>
                  </w:rPr>
                </w:rPrChange>
              </w:rPr>
            </w:pPr>
          </w:p>
        </w:tc>
      </w:tr>
      <w:tr w:rsidR="00204EA7" w:rsidRPr="0047260E" w14:paraId="7381CFF8" w14:textId="77777777" w:rsidTr="00E477DB">
        <w:tblPrEx>
          <w:tblW w:w="0" w:type="auto"/>
          <w:tblLayout w:type="fixed"/>
          <w:tblPrExChange w:id="6761" w:author="outpost" w:date="2019-03-18T19:45:00Z">
            <w:tblPrEx>
              <w:tblW w:w="0" w:type="auto"/>
              <w:tblLayout w:type="fixed"/>
            </w:tblPrEx>
          </w:tblPrExChange>
        </w:tblPrEx>
        <w:tc>
          <w:tcPr>
            <w:tcW w:w="2689" w:type="dxa"/>
            <w:vAlign w:val="center"/>
            <w:tcPrChange w:id="6762" w:author="outpost" w:date="2019-03-18T19:45:00Z">
              <w:tcPr>
                <w:tcW w:w="2689" w:type="dxa"/>
                <w:vAlign w:val="bottom"/>
              </w:tcPr>
            </w:tcPrChange>
          </w:tcPr>
          <w:p w14:paraId="5CE929CD" w14:textId="77777777" w:rsidR="00204EA7" w:rsidRPr="0047260E" w:rsidRDefault="00204EA7">
            <w:pPr>
              <w:spacing w:before="0" w:after="0"/>
              <w:rPr>
                <w:rFonts w:cs="Arial"/>
                <w:color w:val="000000"/>
                <w:lang w:val="en-CA" w:eastAsia="en-CA"/>
                <w:rPrChange w:id="6763" w:author="ilia kassianenko" w:date="2019-03-21T21:37:00Z">
                  <w:rPr>
                    <w:rFonts w:cs="Arial"/>
                    <w:color w:val="000000"/>
                    <w:lang w:val="en-CA" w:eastAsia="en-CA"/>
                  </w:rPr>
                </w:rPrChange>
              </w:rPr>
            </w:pPr>
            <w:r w:rsidRPr="0047260E">
              <w:rPr>
                <w:rFonts w:cs="Arial"/>
                <w:color w:val="000000"/>
                <w:lang w:val="en-CA" w:eastAsia="en-CA"/>
                <w:rPrChange w:id="6764" w:author="ilia kassianenko" w:date="2019-03-21T21:37:00Z">
                  <w:rPr>
                    <w:rFonts w:cs="Arial"/>
                    <w:color w:val="000000"/>
                    <w:lang w:val="en-CA" w:eastAsia="en-CA"/>
                  </w:rPr>
                </w:rPrChange>
              </w:rPr>
              <w:t>Arrondissement</w:t>
            </w:r>
          </w:p>
        </w:tc>
        <w:tc>
          <w:tcPr>
            <w:tcW w:w="1559" w:type="dxa"/>
            <w:tcPrChange w:id="6765" w:author="outpost" w:date="2019-03-18T19:45:00Z">
              <w:tcPr>
                <w:tcW w:w="1559" w:type="dxa"/>
              </w:tcPr>
            </w:tcPrChange>
          </w:tcPr>
          <w:p w14:paraId="77F587CB" w14:textId="77777777" w:rsidR="00204EA7" w:rsidRPr="0047260E" w:rsidRDefault="00204EA7" w:rsidP="00204EA7">
            <w:pPr>
              <w:pStyle w:val="BodyText"/>
              <w:rPr>
                <w:rFonts w:cs="Arial"/>
                <w:lang w:val="en-CA" w:eastAsia="ar-SA"/>
                <w:rPrChange w:id="6766" w:author="ilia kassianenko" w:date="2019-03-21T21:37:00Z">
                  <w:rPr>
                    <w:rFonts w:cs="Arial"/>
                    <w:lang w:eastAsia="ar-SA"/>
                  </w:rPr>
                </w:rPrChange>
              </w:rPr>
            </w:pPr>
            <w:r w:rsidRPr="0047260E">
              <w:rPr>
                <w:rFonts w:cs="Arial"/>
                <w:lang w:val="en-CA" w:eastAsia="ar-SA"/>
                <w:rPrChange w:id="6767" w:author="ilia kassianenko" w:date="2019-03-21T21:37:00Z">
                  <w:rPr>
                    <w:rFonts w:cs="Arial"/>
                    <w:lang w:eastAsia="ar-SA"/>
                  </w:rPr>
                </w:rPrChange>
              </w:rPr>
              <w:t>VARCHAR</w:t>
            </w:r>
          </w:p>
        </w:tc>
        <w:tc>
          <w:tcPr>
            <w:tcW w:w="992" w:type="dxa"/>
            <w:tcPrChange w:id="6768" w:author="outpost" w:date="2019-03-18T19:45:00Z">
              <w:tcPr>
                <w:tcW w:w="992" w:type="dxa"/>
              </w:tcPr>
            </w:tcPrChange>
          </w:tcPr>
          <w:p w14:paraId="21676D49" w14:textId="77777777" w:rsidR="00204EA7" w:rsidRPr="0047260E" w:rsidRDefault="00204EA7" w:rsidP="00204EA7">
            <w:pPr>
              <w:pStyle w:val="BodyText"/>
              <w:rPr>
                <w:rFonts w:cs="Arial"/>
                <w:lang w:val="en-CA" w:eastAsia="ar-SA"/>
                <w:rPrChange w:id="6769" w:author="ilia kassianenko" w:date="2019-03-21T21:37:00Z">
                  <w:rPr>
                    <w:rFonts w:cs="Arial"/>
                    <w:lang w:eastAsia="ar-SA"/>
                  </w:rPr>
                </w:rPrChange>
              </w:rPr>
            </w:pPr>
            <w:r w:rsidRPr="0047260E">
              <w:rPr>
                <w:rFonts w:cs="Arial"/>
                <w:lang w:val="en-CA" w:eastAsia="ar-SA"/>
                <w:rPrChange w:id="6770" w:author="ilia kassianenko" w:date="2019-03-21T21:37:00Z">
                  <w:rPr>
                    <w:rFonts w:cs="Arial"/>
                    <w:lang w:eastAsia="ar-SA"/>
                  </w:rPr>
                </w:rPrChange>
              </w:rPr>
              <w:t>30</w:t>
            </w:r>
          </w:p>
        </w:tc>
        <w:tc>
          <w:tcPr>
            <w:tcW w:w="1134" w:type="dxa"/>
            <w:tcPrChange w:id="6771" w:author="outpost" w:date="2019-03-18T19:45:00Z">
              <w:tcPr>
                <w:tcW w:w="1134" w:type="dxa"/>
              </w:tcPr>
            </w:tcPrChange>
          </w:tcPr>
          <w:p w14:paraId="17D84AC9" w14:textId="77777777" w:rsidR="00204EA7" w:rsidRPr="0047260E" w:rsidRDefault="00204EA7">
            <w:pPr>
              <w:pStyle w:val="BodyText"/>
              <w:jc w:val="center"/>
              <w:rPr>
                <w:rFonts w:cs="Arial"/>
                <w:sz w:val="22"/>
                <w:lang w:val="en-CA" w:eastAsia="ar-SA"/>
                <w:rPrChange w:id="6772" w:author="ilia kassianenko" w:date="2019-03-21T21:37:00Z">
                  <w:rPr>
                    <w:rFonts w:cs="Arial"/>
                    <w:sz w:val="22"/>
                    <w:lang w:eastAsia="ar-SA"/>
                  </w:rPr>
                </w:rPrChange>
              </w:rPr>
              <w:pPrChange w:id="6773" w:author="outpost" w:date="2019-03-18T19:41:00Z">
                <w:pPr>
                  <w:pStyle w:val="BodyText"/>
                  <w:keepNext/>
                  <w:numPr>
                    <w:ilvl w:val="8"/>
                    <w:numId w:val="1"/>
                  </w:numPr>
                  <w:ind w:left="360" w:hanging="360"/>
                  <w:outlineLvl w:val="8"/>
                </w:pPr>
              </w:pPrChange>
            </w:pPr>
            <w:r w:rsidRPr="0047260E">
              <w:rPr>
                <w:rFonts w:cs="Arial"/>
                <w:lang w:val="en-CA" w:eastAsia="ar-SA"/>
                <w:rPrChange w:id="6774" w:author="ilia kassianenko" w:date="2019-03-21T21:37:00Z">
                  <w:rPr>
                    <w:rFonts w:cs="Arial"/>
                    <w:lang w:eastAsia="ar-SA"/>
                  </w:rPr>
                </w:rPrChange>
              </w:rPr>
              <w:t>N</w:t>
            </w:r>
          </w:p>
        </w:tc>
        <w:tc>
          <w:tcPr>
            <w:tcW w:w="2976" w:type="dxa"/>
            <w:tcPrChange w:id="6775" w:author="outpost" w:date="2019-03-18T19:45:00Z">
              <w:tcPr>
                <w:tcW w:w="2976" w:type="dxa"/>
              </w:tcPr>
            </w:tcPrChange>
          </w:tcPr>
          <w:p w14:paraId="5FB9BC83" w14:textId="77777777" w:rsidR="00204EA7" w:rsidRPr="0047260E" w:rsidRDefault="00204EA7" w:rsidP="00204EA7">
            <w:pPr>
              <w:pStyle w:val="BodyText"/>
              <w:rPr>
                <w:rFonts w:cs="Arial"/>
                <w:lang w:val="en-CA" w:eastAsia="ar-SA"/>
                <w:rPrChange w:id="6776" w:author="ilia kassianenko" w:date="2019-03-21T21:37:00Z">
                  <w:rPr>
                    <w:rFonts w:cs="Arial"/>
                    <w:lang w:eastAsia="ar-SA"/>
                  </w:rPr>
                </w:rPrChange>
              </w:rPr>
            </w:pPr>
          </w:p>
        </w:tc>
      </w:tr>
    </w:tbl>
    <w:p w14:paraId="561449E3" w14:textId="080CBD63" w:rsidR="00222860" w:rsidRPr="0047260E" w:rsidDel="0047260E" w:rsidRDefault="00222860" w:rsidP="00102536">
      <w:pPr>
        <w:pStyle w:val="BodyText"/>
        <w:rPr>
          <w:ins w:id="6777" w:author="outpost" w:date="2019-03-18T21:58:00Z"/>
          <w:del w:id="6778" w:author="ilia kassianenko" w:date="2019-03-21T21:37:00Z"/>
          <w:b/>
          <w:lang w:val="en-CA" w:eastAsia="ar-SA"/>
          <w:rPrChange w:id="6779" w:author="ilia kassianenko" w:date="2019-03-21T21:37:00Z">
            <w:rPr>
              <w:ins w:id="6780" w:author="outpost" w:date="2019-03-18T21:58:00Z"/>
              <w:del w:id="6781" w:author="ilia kassianenko" w:date="2019-03-21T21:37:00Z"/>
              <w:b/>
              <w:lang w:eastAsia="ar-SA"/>
            </w:rPr>
          </w:rPrChange>
        </w:rPr>
      </w:pPr>
    </w:p>
    <w:p w14:paraId="6BCA3E94" w14:textId="77777777" w:rsidR="00222860" w:rsidRPr="0047260E" w:rsidRDefault="00222860">
      <w:pPr>
        <w:spacing w:before="0" w:after="0"/>
        <w:rPr>
          <w:ins w:id="6782" w:author="outpost" w:date="2019-03-18T21:58:00Z"/>
          <w:b/>
          <w:lang w:val="en-CA" w:eastAsia="ar-SA"/>
          <w:rPrChange w:id="6783" w:author="ilia kassianenko" w:date="2019-03-21T21:37:00Z">
            <w:rPr>
              <w:ins w:id="6784" w:author="outpost" w:date="2019-03-18T21:58:00Z"/>
              <w:b/>
              <w:lang w:eastAsia="ar-SA"/>
            </w:rPr>
          </w:rPrChange>
        </w:rPr>
      </w:pPr>
      <w:ins w:id="6785" w:author="outpost" w:date="2019-03-18T21:58:00Z">
        <w:del w:id="6786" w:author="ilia kassianenko" w:date="2019-03-21T21:37:00Z">
          <w:r w:rsidRPr="0047260E" w:rsidDel="0047260E">
            <w:rPr>
              <w:b/>
              <w:lang w:val="en-CA" w:eastAsia="ar-SA"/>
              <w:rPrChange w:id="6787" w:author="ilia kassianenko" w:date="2019-03-21T21:37:00Z">
                <w:rPr>
                  <w:b/>
                  <w:lang w:eastAsia="ar-SA"/>
                </w:rPr>
              </w:rPrChange>
            </w:rPr>
            <w:br w:type="page"/>
          </w:r>
        </w:del>
      </w:ins>
    </w:p>
    <w:p w14:paraId="7FE4D001" w14:textId="77777777" w:rsidR="00204EA7" w:rsidRPr="0047260E" w:rsidDel="00222860" w:rsidRDefault="00204EA7" w:rsidP="00204EA7">
      <w:pPr>
        <w:pStyle w:val="BodyText"/>
        <w:rPr>
          <w:del w:id="6788" w:author="outpost" w:date="2019-03-18T21:58:00Z"/>
          <w:b/>
          <w:lang w:val="en-CA" w:eastAsia="ar-SA"/>
          <w:rPrChange w:id="6789" w:author="ilia kassianenko" w:date="2019-03-21T21:37:00Z">
            <w:rPr>
              <w:del w:id="6790" w:author="outpost" w:date="2019-03-18T21:58:00Z"/>
              <w:b/>
              <w:lang w:eastAsia="ar-SA"/>
            </w:rPr>
          </w:rPrChange>
        </w:rPr>
      </w:pPr>
    </w:p>
    <w:p w14:paraId="63637FC6" w14:textId="48CF95C6" w:rsidR="00102536" w:rsidRPr="0047260E" w:rsidDel="00222860" w:rsidRDefault="00102536" w:rsidP="00102536">
      <w:pPr>
        <w:pStyle w:val="BodyText"/>
        <w:rPr>
          <w:del w:id="6791" w:author="outpost" w:date="2019-03-18T21:58:00Z"/>
          <w:b/>
          <w:lang w:val="en-CA" w:eastAsia="ar-SA"/>
          <w:rPrChange w:id="6792" w:author="ilia kassianenko" w:date="2019-03-21T21:37:00Z">
            <w:rPr>
              <w:del w:id="6793" w:author="outpost" w:date="2019-03-18T21:58:00Z"/>
              <w:b/>
              <w:lang w:eastAsia="ar-SA"/>
            </w:rPr>
          </w:rPrChange>
        </w:rPr>
      </w:pPr>
    </w:p>
    <w:p w14:paraId="7B29C7DC" w14:textId="3DFD8A92" w:rsidR="00102536" w:rsidRPr="0047260E" w:rsidDel="00222860" w:rsidRDefault="00204EA7" w:rsidP="00102536">
      <w:pPr>
        <w:pStyle w:val="BodyText"/>
        <w:rPr>
          <w:del w:id="6794" w:author="outpost" w:date="2019-03-18T21:58:00Z"/>
          <w:lang w:val="en-CA" w:eastAsia="ar-SA"/>
          <w:rPrChange w:id="6795" w:author="ilia kassianenko" w:date="2019-03-21T21:37:00Z">
            <w:rPr>
              <w:del w:id="6796" w:author="outpost" w:date="2019-03-18T21:58:00Z"/>
              <w:lang w:val="fr-CA" w:eastAsia="ar-SA"/>
            </w:rPr>
          </w:rPrChange>
        </w:rPr>
      </w:pPr>
      <w:del w:id="6797" w:author="outpost" w:date="2019-03-18T21:58:00Z">
        <w:r w:rsidRPr="0047260E" w:rsidDel="00222860">
          <w:rPr>
            <w:rFonts w:cs="Arial"/>
            <w:b/>
            <w:bCs/>
            <w:color w:val="1A1A1A"/>
            <w:sz w:val="21"/>
            <w:szCs w:val="21"/>
            <w:shd w:val="clear" w:color="auto" w:fill="FFFFFF"/>
            <w:lang w:val="en-CA"/>
            <w:rPrChange w:id="6798" w:author="ilia kassianenko" w:date="2019-03-21T21:37:00Z">
              <w:rPr>
                <w:rFonts w:cs="Arial"/>
                <w:b/>
                <w:bCs/>
                <w:color w:val="1A1A1A"/>
                <w:sz w:val="21"/>
                <w:szCs w:val="21"/>
                <w:shd w:val="clear" w:color="auto" w:fill="FFFFFF"/>
              </w:rPr>
            </w:rPrChange>
          </w:rPr>
          <w:delText>CONTRATS</w:delText>
        </w:r>
        <w:r w:rsidRPr="0047260E" w:rsidDel="00222860">
          <w:rPr>
            <w:lang w:val="en-CA" w:eastAsia="ar-SA"/>
            <w:rPrChange w:id="6799" w:author="ilia kassianenko" w:date="2019-03-21T21:37:00Z">
              <w:rPr>
                <w:lang w:val="fr-CA" w:eastAsia="ar-SA"/>
              </w:rPr>
            </w:rPrChange>
          </w:rPr>
          <w:delText xml:space="preserve"> </w:delText>
        </w:r>
      </w:del>
    </w:p>
    <w:p w14:paraId="4B1B3DBB" w14:textId="55B71D52" w:rsidR="00222860" w:rsidRPr="0047260E" w:rsidRDefault="00222860">
      <w:pPr>
        <w:pStyle w:val="Caption"/>
        <w:jc w:val="center"/>
        <w:rPr>
          <w:ins w:id="6800" w:author="outpost" w:date="2019-03-18T21:58:00Z"/>
          <w:lang w:val="en-CA"/>
          <w:rPrChange w:id="6801" w:author="ilia kassianenko" w:date="2019-03-21T21:37:00Z">
            <w:rPr>
              <w:ins w:id="6802" w:author="outpost" w:date="2019-03-18T21:58:00Z"/>
            </w:rPr>
          </w:rPrChange>
        </w:rPr>
        <w:pPrChange w:id="6803" w:author="outpost" w:date="2019-03-18T21:58:00Z">
          <w:pPr/>
        </w:pPrChange>
      </w:pPr>
      <w:ins w:id="6804" w:author="outpost" w:date="2019-03-18T21:58:00Z">
        <w:r w:rsidRPr="0047260E">
          <w:rPr>
            <w:lang w:val="en-CA"/>
            <w:rPrChange w:id="6805" w:author="ilia kassianenko" w:date="2019-03-21T21:37:00Z">
              <w:rPr/>
            </w:rPrChange>
          </w:rPr>
          <w:t xml:space="preserve">Table </w:t>
        </w:r>
        <w:r w:rsidRPr="0047260E">
          <w:rPr>
            <w:lang w:val="en-CA"/>
            <w:rPrChange w:id="6806" w:author="ilia kassianenko" w:date="2019-03-21T21:37:00Z">
              <w:rPr/>
            </w:rPrChange>
          </w:rPr>
          <w:fldChar w:fldCharType="begin"/>
        </w:r>
        <w:r w:rsidRPr="0047260E">
          <w:rPr>
            <w:lang w:val="en-CA"/>
            <w:rPrChange w:id="6807" w:author="ilia kassianenko" w:date="2019-03-21T21:37:00Z">
              <w:rPr/>
            </w:rPrChange>
          </w:rPr>
          <w:instrText xml:space="preserve"> SEQ Table \* ARABIC </w:instrText>
        </w:r>
      </w:ins>
      <w:r w:rsidRPr="0047260E">
        <w:rPr>
          <w:lang w:val="en-CA"/>
          <w:rPrChange w:id="6808" w:author="ilia kassianenko" w:date="2019-03-21T21:37:00Z">
            <w:rPr/>
          </w:rPrChange>
        </w:rPr>
        <w:fldChar w:fldCharType="separate"/>
      </w:r>
      <w:ins w:id="6809" w:author="ilia kassianenko" w:date="2019-03-21T21:41:00Z">
        <w:r w:rsidR="007B6C7E">
          <w:rPr>
            <w:noProof/>
            <w:lang w:val="en-CA"/>
          </w:rPr>
          <w:t>9</w:t>
        </w:r>
      </w:ins>
      <w:ins w:id="6810" w:author="outpost" w:date="2019-03-18T21:58:00Z">
        <w:r w:rsidRPr="0047260E">
          <w:rPr>
            <w:lang w:val="en-CA"/>
            <w:rPrChange w:id="6811" w:author="ilia kassianenko" w:date="2019-03-21T21:37:00Z">
              <w:rPr/>
            </w:rPrChange>
          </w:rPr>
          <w:fldChar w:fldCharType="end"/>
        </w:r>
        <w:r w:rsidRPr="0047260E">
          <w:rPr>
            <w:lang w:val="en-CA"/>
            <w:rPrChange w:id="6812" w:author="ilia kassianenko" w:date="2019-03-21T21:37:00Z">
              <w:rPr/>
            </w:rPrChange>
          </w:rPr>
          <w:t xml:space="preserve"> </w:t>
        </w:r>
        <w:proofErr w:type="spellStart"/>
        <w:r w:rsidRPr="0047260E">
          <w:rPr>
            <w:lang w:val="en-CA"/>
            <w:rPrChange w:id="6813" w:author="ilia kassianenko" w:date="2019-03-21T21:37:00Z">
              <w:rPr/>
            </w:rPrChange>
          </w:rPr>
          <w:t>Contrats</w:t>
        </w:r>
        <w:proofErr w:type="spellEnd"/>
      </w:ins>
    </w:p>
    <w:tbl>
      <w:tblPr>
        <w:tblStyle w:val="TableGrid"/>
        <w:tblW w:w="0" w:type="auto"/>
        <w:tblLook w:val="04A0" w:firstRow="1" w:lastRow="0" w:firstColumn="1" w:lastColumn="0" w:noHBand="0" w:noVBand="1"/>
      </w:tblPr>
      <w:tblGrid>
        <w:gridCol w:w="2681"/>
        <w:gridCol w:w="1567"/>
        <w:gridCol w:w="992"/>
        <w:gridCol w:w="1134"/>
        <w:gridCol w:w="2976"/>
        <w:tblGridChange w:id="6814">
          <w:tblGrid>
            <w:gridCol w:w="2681"/>
            <w:gridCol w:w="1567"/>
            <w:gridCol w:w="992"/>
            <w:gridCol w:w="1134"/>
            <w:gridCol w:w="2976"/>
          </w:tblGrid>
        </w:tblGridChange>
      </w:tblGrid>
      <w:tr w:rsidR="00102536" w:rsidRPr="0047260E" w14:paraId="43A4CAD3" w14:textId="77777777" w:rsidTr="00424AC2">
        <w:tc>
          <w:tcPr>
            <w:tcW w:w="2681" w:type="dxa"/>
          </w:tcPr>
          <w:p w14:paraId="0CE54992" w14:textId="77777777" w:rsidR="00102536" w:rsidRPr="0047260E" w:rsidRDefault="00102536" w:rsidP="00424AC2">
            <w:pPr>
              <w:pStyle w:val="BodyText"/>
              <w:rPr>
                <w:rFonts w:cs="Arial"/>
                <w:b/>
                <w:lang w:val="en-CA" w:eastAsia="ar-SA"/>
                <w:rPrChange w:id="6815" w:author="ilia kassianenko" w:date="2019-03-21T21:37:00Z">
                  <w:rPr>
                    <w:rFonts w:cs="Arial"/>
                    <w:b/>
                    <w:lang w:eastAsia="ar-SA"/>
                  </w:rPr>
                </w:rPrChange>
              </w:rPr>
            </w:pPr>
            <w:r w:rsidRPr="0047260E">
              <w:rPr>
                <w:rFonts w:cs="Arial"/>
                <w:b/>
                <w:lang w:val="en-CA" w:eastAsia="ar-SA"/>
                <w:rPrChange w:id="6816" w:author="ilia kassianenko" w:date="2019-03-21T21:37:00Z">
                  <w:rPr>
                    <w:rFonts w:cs="Arial"/>
                    <w:b/>
                    <w:lang w:eastAsia="ar-SA"/>
                  </w:rPr>
                </w:rPrChange>
              </w:rPr>
              <w:t>Name</w:t>
            </w:r>
          </w:p>
        </w:tc>
        <w:tc>
          <w:tcPr>
            <w:tcW w:w="1567" w:type="dxa"/>
          </w:tcPr>
          <w:p w14:paraId="53442940" w14:textId="77777777" w:rsidR="00102536" w:rsidRPr="0047260E" w:rsidRDefault="00102536" w:rsidP="00424AC2">
            <w:pPr>
              <w:pStyle w:val="BodyText"/>
              <w:rPr>
                <w:rFonts w:cs="Arial"/>
                <w:b/>
                <w:lang w:val="en-CA" w:eastAsia="ar-SA"/>
                <w:rPrChange w:id="6817" w:author="ilia kassianenko" w:date="2019-03-21T21:37:00Z">
                  <w:rPr>
                    <w:rFonts w:cs="Arial"/>
                    <w:b/>
                    <w:lang w:eastAsia="ar-SA"/>
                  </w:rPr>
                </w:rPrChange>
              </w:rPr>
            </w:pPr>
            <w:r w:rsidRPr="0047260E">
              <w:rPr>
                <w:rFonts w:cs="Arial"/>
                <w:b/>
                <w:lang w:val="en-CA" w:eastAsia="ar-SA"/>
                <w:rPrChange w:id="6818" w:author="ilia kassianenko" w:date="2019-03-21T21:37:00Z">
                  <w:rPr>
                    <w:rFonts w:cs="Arial"/>
                    <w:b/>
                    <w:lang w:eastAsia="ar-SA"/>
                  </w:rPr>
                </w:rPrChange>
              </w:rPr>
              <w:t>Type</w:t>
            </w:r>
          </w:p>
        </w:tc>
        <w:tc>
          <w:tcPr>
            <w:tcW w:w="992" w:type="dxa"/>
          </w:tcPr>
          <w:p w14:paraId="78EF5377" w14:textId="77777777" w:rsidR="00102536" w:rsidRPr="0047260E" w:rsidRDefault="00102536" w:rsidP="00424AC2">
            <w:pPr>
              <w:pStyle w:val="BodyText"/>
              <w:rPr>
                <w:rFonts w:cs="Arial"/>
                <w:b/>
                <w:lang w:val="en-CA" w:eastAsia="ar-SA"/>
                <w:rPrChange w:id="6819" w:author="ilia kassianenko" w:date="2019-03-21T21:37:00Z">
                  <w:rPr>
                    <w:rFonts w:cs="Arial"/>
                    <w:b/>
                    <w:lang w:eastAsia="ar-SA"/>
                  </w:rPr>
                </w:rPrChange>
              </w:rPr>
            </w:pPr>
            <w:r w:rsidRPr="0047260E">
              <w:rPr>
                <w:rFonts w:cs="Arial"/>
                <w:b/>
                <w:lang w:val="en-CA" w:eastAsia="ar-SA"/>
                <w:rPrChange w:id="6820" w:author="ilia kassianenko" w:date="2019-03-21T21:37:00Z">
                  <w:rPr>
                    <w:rFonts w:cs="Arial"/>
                    <w:b/>
                    <w:lang w:eastAsia="ar-SA"/>
                  </w:rPr>
                </w:rPrChange>
              </w:rPr>
              <w:t>Length</w:t>
            </w:r>
          </w:p>
        </w:tc>
        <w:tc>
          <w:tcPr>
            <w:tcW w:w="1134" w:type="dxa"/>
          </w:tcPr>
          <w:p w14:paraId="1061E68F" w14:textId="77777777" w:rsidR="00102536" w:rsidRPr="0047260E" w:rsidRDefault="00102536" w:rsidP="00424AC2">
            <w:pPr>
              <w:pStyle w:val="BodyText"/>
              <w:rPr>
                <w:rFonts w:cs="Arial"/>
                <w:b/>
                <w:lang w:val="en-CA" w:eastAsia="ar-SA"/>
                <w:rPrChange w:id="6821" w:author="ilia kassianenko" w:date="2019-03-21T21:37:00Z">
                  <w:rPr>
                    <w:rFonts w:cs="Arial"/>
                    <w:b/>
                    <w:lang w:eastAsia="ar-SA"/>
                  </w:rPr>
                </w:rPrChange>
              </w:rPr>
            </w:pPr>
            <w:proofErr w:type="spellStart"/>
            <w:r w:rsidRPr="0047260E">
              <w:rPr>
                <w:rFonts w:cs="Arial"/>
                <w:b/>
                <w:lang w:val="en-CA" w:eastAsia="ar-SA"/>
                <w:rPrChange w:id="6822" w:author="ilia kassianenko" w:date="2019-03-21T21:37:00Z">
                  <w:rPr>
                    <w:rFonts w:cs="Arial"/>
                    <w:b/>
                    <w:lang w:eastAsia="ar-SA"/>
                  </w:rPr>
                </w:rPrChange>
              </w:rPr>
              <w:t>Nullable</w:t>
            </w:r>
            <w:proofErr w:type="spellEnd"/>
          </w:p>
        </w:tc>
        <w:tc>
          <w:tcPr>
            <w:tcW w:w="2976" w:type="dxa"/>
          </w:tcPr>
          <w:p w14:paraId="16D6A5D6" w14:textId="77777777" w:rsidR="00102536" w:rsidRPr="0047260E" w:rsidRDefault="00102536" w:rsidP="00424AC2">
            <w:pPr>
              <w:pStyle w:val="BodyText"/>
              <w:rPr>
                <w:rFonts w:cs="Arial"/>
                <w:b/>
                <w:lang w:val="en-CA" w:eastAsia="ar-SA"/>
                <w:rPrChange w:id="6823" w:author="ilia kassianenko" w:date="2019-03-21T21:37:00Z">
                  <w:rPr>
                    <w:rFonts w:cs="Arial"/>
                    <w:b/>
                    <w:lang w:eastAsia="ar-SA"/>
                  </w:rPr>
                </w:rPrChange>
              </w:rPr>
            </w:pPr>
            <w:r w:rsidRPr="0047260E">
              <w:rPr>
                <w:rFonts w:cs="Arial"/>
                <w:b/>
                <w:lang w:val="en-CA" w:eastAsia="ar-SA"/>
                <w:rPrChange w:id="6824" w:author="ilia kassianenko" w:date="2019-03-21T21:37:00Z">
                  <w:rPr>
                    <w:rFonts w:cs="Arial"/>
                    <w:b/>
                    <w:lang w:eastAsia="ar-SA"/>
                  </w:rPr>
                </w:rPrChange>
              </w:rPr>
              <w:t>Comments</w:t>
            </w:r>
          </w:p>
        </w:tc>
      </w:tr>
      <w:tr w:rsidR="00102536" w:rsidRPr="0047260E" w14:paraId="1D58BE31" w14:textId="77777777" w:rsidTr="00E477DB">
        <w:tblPrEx>
          <w:tblW w:w="0" w:type="auto"/>
          <w:tblPrExChange w:id="6825" w:author="outpost" w:date="2019-03-18T19:45:00Z">
            <w:tblPrEx>
              <w:tblW w:w="0" w:type="auto"/>
            </w:tblPrEx>
          </w:tblPrExChange>
        </w:tblPrEx>
        <w:tc>
          <w:tcPr>
            <w:tcW w:w="2681" w:type="dxa"/>
            <w:vAlign w:val="center"/>
            <w:tcPrChange w:id="6826" w:author="outpost" w:date="2019-03-18T19:45:00Z">
              <w:tcPr>
                <w:tcW w:w="2681" w:type="dxa"/>
                <w:vAlign w:val="bottom"/>
              </w:tcPr>
            </w:tcPrChange>
          </w:tcPr>
          <w:p w14:paraId="2405D074" w14:textId="77777777" w:rsidR="00102536" w:rsidRPr="0047260E" w:rsidRDefault="00102536">
            <w:pPr>
              <w:spacing w:before="0" w:after="0"/>
              <w:rPr>
                <w:rFonts w:cs="Arial"/>
                <w:b/>
                <w:color w:val="000000"/>
                <w:lang w:val="en-CA" w:eastAsia="en-CA"/>
                <w:rPrChange w:id="6827" w:author="ilia kassianenko" w:date="2019-03-21T21:37:00Z">
                  <w:rPr>
                    <w:rFonts w:cs="Arial"/>
                    <w:b/>
                    <w:color w:val="000000"/>
                    <w:lang w:val="en-CA" w:eastAsia="en-CA"/>
                  </w:rPr>
                </w:rPrChange>
              </w:rPr>
            </w:pPr>
            <w:proofErr w:type="spellStart"/>
            <w:r w:rsidRPr="0047260E">
              <w:rPr>
                <w:rFonts w:cs="Arial"/>
                <w:b/>
                <w:color w:val="000000"/>
                <w:lang w:val="en-CA" w:eastAsia="en-CA"/>
                <w:rPrChange w:id="6828" w:author="ilia kassianenko" w:date="2019-03-21T21:37:00Z">
                  <w:rPr>
                    <w:rFonts w:cs="Arial"/>
                    <w:b/>
                    <w:color w:val="000000"/>
                    <w:lang w:val="en-CA" w:eastAsia="en-CA"/>
                  </w:rPr>
                </w:rPrChange>
              </w:rPr>
              <w:t>IdentifiantContrat</w:t>
            </w:r>
            <w:proofErr w:type="spellEnd"/>
          </w:p>
        </w:tc>
        <w:tc>
          <w:tcPr>
            <w:tcW w:w="1567" w:type="dxa"/>
            <w:tcPrChange w:id="6829" w:author="outpost" w:date="2019-03-18T19:45:00Z">
              <w:tcPr>
                <w:tcW w:w="1567" w:type="dxa"/>
              </w:tcPr>
            </w:tcPrChange>
          </w:tcPr>
          <w:p w14:paraId="0E1AB6C7" w14:textId="77777777" w:rsidR="00102536" w:rsidRPr="0047260E" w:rsidRDefault="00102536" w:rsidP="00424AC2">
            <w:pPr>
              <w:pStyle w:val="BodyText"/>
              <w:rPr>
                <w:rFonts w:cs="Arial"/>
                <w:lang w:val="en-CA" w:eastAsia="ar-SA"/>
                <w:rPrChange w:id="6830" w:author="ilia kassianenko" w:date="2019-03-21T21:37:00Z">
                  <w:rPr>
                    <w:rFonts w:cs="Arial"/>
                    <w:lang w:eastAsia="ar-SA"/>
                  </w:rPr>
                </w:rPrChange>
              </w:rPr>
            </w:pPr>
            <w:r w:rsidRPr="0047260E">
              <w:rPr>
                <w:rFonts w:cs="Arial"/>
                <w:lang w:val="en-CA" w:eastAsia="ar-SA"/>
                <w:rPrChange w:id="6831" w:author="ilia kassianenko" w:date="2019-03-21T21:37:00Z">
                  <w:rPr>
                    <w:rFonts w:cs="Arial"/>
                    <w:lang w:eastAsia="ar-SA"/>
                  </w:rPr>
                </w:rPrChange>
              </w:rPr>
              <w:t>INT</w:t>
            </w:r>
          </w:p>
        </w:tc>
        <w:tc>
          <w:tcPr>
            <w:tcW w:w="992" w:type="dxa"/>
            <w:tcPrChange w:id="6832" w:author="outpost" w:date="2019-03-18T19:45:00Z">
              <w:tcPr>
                <w:tcW w:w="992" w:type="dxa"/>
              </w:tcPr>
            </w:tcPrChange>
          </w:tcPr>
          <w:p w14:paraId="31E2B275" w14:textId="77777777" w:rsidR="00102536" w:rsidRPr="0047260E" w:rsidRDefault="00102536" w:rsidP="00424AC2">
            <w:pPr>
              <w:pStyle w:val="BodyText"/>
              <w:rPr>
                <w:rFonts w:cs="Arial"/>
                <w:lang w:val="en-CA" w:eastAsia="ar-SA"/>
                <w:rPrChange w:id="6833" w:author="ilia kassianenko" w:date="2019-03-21T21:37:00Z">
                  <w:rPr>
                    <w:rFonts w:cs="Arial"/>
                    <w:lang w:eastAsia="ar-SA"/>
                  </w:rPr>
                </w:rPrChange>
              </w:rPr>
            </w:pPr>
          </w:p>
        </w:tc>
        <w:tc>
          <w:tcPr>
            <w:tcW w:w="1134" w:type="dxa"/>
            <w:tcPrChange w:id="6834" w:author="outpost" w:date="2019-03-18T19:45:00Z">
              <w:tcPr>
                <w:tcW w:w="1134" w:type="dxa"/>
              </w:tcPr>
            </w:tcPrChange>
          </w:tcPr>
          <w:p w14:paraId="60E4F4E4" w14:textId="77777777" w:rsidR="00102536" w:rsidRPr="0047260E" w:rsidRDefault="00102536">
            <w:pPr>
              <w:pStyle w:val="BodyText"/>
              <w:jc w:val="center"/>
              <w:rPr>
                <w:rFonts w:cs="Arial"/>
                <w:sz w:val="22"/>
                <w:lang w:val="en-CA" w:eastAsia="ar-SA"/>
                <w:rPrChange w:id="6835" w:author="ilia kassianenko" w:date="2019-03-21T21:37:00Z">
                  <w:rPr>
                    <w:rFonts w:cs="Arial"/>
                    <w:sz w:val="22"/>
                    <w:lang w:eastAsia="ar-SA"/>
                  </w:rPr>
                </w:rPrChange>
              </w:rPr>
              <w:pPrChange w:id="6836" w:author="outpost" w:date="2019-03-18T19:41:00Z">
                <w:pPr>
                  <w:pStyle w:val="BodyText"/>
                  <w:keepNext/>
                  <w:numPr>
                    <w:ilvl w:val="8"/>
                    <w:numId w:val="1"/>
                  </w:numPr>
                  <w:ind w:left="360" w:hanging="360"/>
                  <w:outlineLvl w:val="8"/>
                </w:pPr>
              </w:pPrChange>
            </w:pPr>
            <w:r w:rsidRPr="0047260E">
              <w:rPr>
                <w:rFonts w:cs="Arial"/>
                <w:lang w:val="en-CA" w:eastAsia="ar-SA"/>
                <w:rPrChange w:id="6837" w:author="ilia kassianenko" w:date="2019-03-21T21:37:00Z">
                  <w:rPr>
                    <w:rFonts w:cs="Arial"/>
                    <w:lang w:eastAsia="ar-SA"/>
                  </w:rPr>
                </w:rPrChange>
              </w:rPr>
              <w:t>N</w:t>
            </w:r>
          </w:p>
        </w:tc>
        <w:tc>
          <w:tcPr>
            <w:tcW w:w="2976" w:type="dxa"/>
            <w:tcPrChange w:id="6838" w:author="outpost" w:date="2019-03-18T19:45:00Z">
              <w:tcPr>
                <w:tcW w:w="2976" w:type="dxa"/>
              </w:tcPr>
            </w:tcPrChange>
          </w:tcPr>
          <w:p w14:paraId="4A93A61F" w14:textId="77777777" w:rsidR="00102536" w:rsidRPr="0047260E" w:rsidRDefault="00204EA7" w:rsidP="00424AC2">
            <w:pPr>
              <w:pStyle w:val="BodyText"/>
              <w:rPr>
                <w:rFonts w:cs="Arial"/>
                <w:lang w:val="en-CA" w:eastAsia="ar-SA"/>
                <w:rPrChange w:id="6839" w:author="ilia kassianenko" w:date="2019-03-21T21:37:00Z">
                  <w:rPr>
                    <w:rFonts w:cs="Arial"/>
                    <w:lang w:eastAsia="ar-SA"/>
                  </w:rPr>
                </w:rPrChange>
              </w:rPr>
            </w:pPr>
            <w:r w:rsidRPr="0047260E">
              <w:rPr>
                <w:rFonts w:cs="Arial"/>
                <w:lang w:val="en-CA" w:eastAsia="ar-SA"/>
                <w:rPrChange w:id="6840" w:author="ilia kassianenko" w:date="2019-03-21T21:37:00Z">
                  <w:rPr>
                    <w:rFonts w:cs="Arial"/>
                    <w:lang w:eastAsia="ar-SA"/>
                  </w:rPr>
                </w:rPrChange>
              </w:rPr>
              <w:t>Primary Key</w:t>
            </w:r>
          </w:p>
        </w:tc>
      </w:tr>
      <w:tr w:rsidR="00102536" w:rsidRPr="0047260E" w14:paraId="50233132" w14:textId="77777777" w:rsidTr="00E477DB">
        <w:tblPrEx>
          <w:tblW w:w="0" w:type="auto"/>
          <w:tblPrExChange w:id="6841" w:author="outpost" w:date="2019-03-18T19:45:00Z">
            <w:tblPrEx>
              <w:tblW w:w="0" w:type="auto"/>
            </w:tblPrEx>
          </w:tblPrExChange>
        </w:tblPrEx>
        <w:tc>
          <w:tcPr>
            <w:tcW w:w="2681" w:type="dxa"/>
            <w:vAlign w:val="center"/>
            <w:tcPrChange w:id="6842" w:author="outpost" w:date="2019-03-18T19:45:00Z">
              <w:tcPr>
                <w:tcW w:w="2681" w:type="dxa"/>
              </w:tcPr>
            </w:tcPrChange>
          </w:tcPr>
          <w:p w14:paraId="708529DA" w14:textId="77777777" w:rsidR="00102536" w:rsidRPr="0047260E" w:rsidRDefault="00102536">
            <w:pPr>
              <w:pStyle w:val="BodyText"/>
              <w:rPr>
                <w:rFonts w:cs="Arial"/>
                <w:lang w:val="en-CA" w:eastAsia="ar-SA"/>
                <w:rPrChange w:id="6843" w:author="ilia kassianenko" w:date="2019-03-21T21:37:00Z">
                  <w:rPr>
                    <w:rFonts w:cs="Arial"/>
                    <w:lang w:eastAsia="ar-SA"/>
                  </w:rPr>
                </w:rPrChange>
              </w:rPr>
            </w:pPr>
            <w:proofErr w:type="spellStart"/>
            <w:r w:rsidRPr="0047260E">
              <w:rPr>
                <w:rFonts w:cs="Arial"/>
                <w:color w:val="000000"/>
                <w:lang w:val="en-CA" w:eastAsia="en-CA"/>
                <w:rPrChange w:id="6844" w:author="ilia kassianenko" w:date="2019-03-21T21:37:00Z">
                  <w:rPr>
                    <w:rFonts w:cs="Arial"/>
                    <w:color w:val="000000"/>
                    <w:lang w:val="en-CA" w:eastAsia="en-CA"/>
                  </w:rPr>
                </w:rPrChange>
              </w:rPr>
              <w:t>NumeroContrat</w:t>
            </w:r>
            <w:proofErr w:type="spellEnd"/>
          </w:p>
        </w:tc>
        <w:tc>
          <w:tcPr>
            <w:tcW w:w="1567" w:type="dxa"/>
            <w:tcPrChange w:id="6845" w:author="outpost" w:date="2019-03-18T19:45:00Z">
              <w:tcPr>
                <w:tcW w:w="1567" w:type="dxa"/>
              </w:tcPr>
            </w:tcPrChange>
          </w:tcPr>
          <w:p w14:paraId="3FA3780C" w14:textId="77777777" w:rsidR="00102536" w:rsidRPr="0047260E" w:rsidRDefault="00102536" w:rsidP="00424AC2">
            <w:pPr>
              <w:pStyle w:val="BodyText"/>
              <w:rPr>
                <w:rFonts w:cs="Arial"/>
                <w:lang w:val="en-CA" w:eastAsia="ar-SA"/>
                <w:rPrChange w:id="6846" w:author="ilia kassianenko" w:date="2019-03-21T21:37:00Z">
                  <w:rPr>
                    <w:rFonts w:cs="Arial"/>
                    <w:lang w:eastAsia="ar-SA"/>
                  </w:rPr>
                </w:rPrChange>
              </w:rPr>
            </w:pPr>
            <w:r w:rsidRPr="0047260E">
              <w:rPr>
                <w:rFonts w:cs="Arial"/>
                <w:lang w:val="en-CA" w:eastAsia="ar-SA"/>
                <w:rPrChange w:id="6847" w:author="ilia kassianenko" w:date="2019-03-21T21:37:00Z">
                  <w:rPr>
                    <w:rFonts w:cs="Arial"/>
                    <w:lang w:eastAsia="ar-SA"/>
                  </w:rPr>
                </w:rPrChange>
              </w:rPr>
              <w:t>VARCHAR</w:t>
            </w:r>
          </w:p>
        </w:tc>
        <w:tc>
          <w:tcPr>
            <w:tcW w:w="992" w:type="dxa"/>
            <w:tcPrChange w:id="6848" w:author="outpost" w:date="2019-03-18T19:45:00Z">
              <w:tcPr>
                <w:tcW w:w="992" w:type="dxa"/>
              </w:tcPr>
            </w:tcPrChange>
          </w:tcPr>
          <w:p w14:paraId="7D4134E7" w14:textId="77777777" w:rsidR="00102536" w:rsidRPr="0047260E" w:rsidRDefault="00102536" w:rsidP="00424AC2">
            <w:pPr>
              <w:pStyle w:val="BodyText"/>
              <w:rPr>
                <w:rFonts w:cs="Arial"/>
                <w:lang w:val="en-CA" w:eastAsia="ar-SA"/>
                <w:rPrChange w:id="6849" w:author="ilia kassianenko" w:date="2019-03-21T21:37:00Z">
                  <w:rPr>
                    <w:rFonts w:cs="Arial"/>
                    <w:lang w:eastAsia="ar-SA"/>
                  </w:rPr>
                </w:rPrChange>
              </w:rPr>
            </w:pPr>
            <w:r w:rsidRPr="0047260E">
              <w:rPr>
                <w:rFonts w:cs="Arial"/>
                <w:lang w:val="en-CA" w:eastAsia="ar-SA"/>
                <w:rPrChange w:id="6850" w:author="ilia kassianenko" w:date="2019-03-21T21:37:00Z">
                  <w:rPr>
                    <w:rFonts w:cs="Arial"/>
                    <w:lang w:eastAsia="ar-SA"/>
                  </w:rPr>
                </w:rPrChange>
              </w:rPr>
              <w:t>7</w:t>
            </w:r>
          </w:p>
        </w:tc>
        <w:tc>
          <w:tcPr>
            <w:tcW w:w="1134" w:type="dxa"/>
            <w:tcPrChange w:id="6851" w:author="outpost" w:date="2019-03-18T19:45:00Z">
              <w:tcPr>
                <w:tcW w:w="1134" w:type="dxa"/>
              </w:tcPr>
            </w:tcPrChange>
          </w:tcPr>
          <w:p w14:paraId="49978C3C" w14:textId="77777777" w:rsidR="00102536" w:rsidRPr="0047260E" w:rsidRDefault="00102536">
            <w:pPr>
              <w:pStyle w:val="BodyText"/>
              <w:jc w:val="center"/>
              <w:rPr>
                <w:rFonts w:cs="Arial"/>
                <w:sz w:val="22"/>
                <w:lang w:val="en-CA" w:eastAsia="ar-SA"/>
                <w:rPrChange w:id="6852" w:author="ilia kassianenko" w:date="2019-03-21T21:37:00Z">
                  <w:rPr>
                    <w:rFonts w:cs="Arial"/>
                    <w:sz w:val="22"/>
                    <w:lang w:eastAsia="ar-SA"/>
                  </w:rPr>
                </w:rPrChange>
              </w:rPr>
              <w:pPrChange w:id="6853" w:author="outpost" w:date="2019-03-18T19:41:00Z">
                <w:pPr>
                  <w:pStyle w:val="BodyText"/>
                  <w:keepNext/>
                  <w:numPr>
                    <w:ilvl w:val="8"/>
                    <w:numId w:val="1"/>
                  </w:numPr>
                  <w:ind w:left="360" w:hanging="360"/>
                  <w:outlineLvl w:val="8"/>
                </w:pPr>
              </w:pPrChange>
            </w:pPr>
            <w:r w:rsidRPr="0047260E">
              <w:rPr>
                <w:rFonts w:cs="Arial"/>
                <w:lang w:val="en-CA" w:eastAsia="ar-SA"/>
                <w:rPrChange w:id="6854" w:author="ilia kassianenko" w:date="2019-03-21T21:37:00Z">
                  <w:rPr>
                    <w:rFonts w:cs="Arial"/>
                    <w:lang w:eastAsia="ar-SA"/>
                  </w:rPr>
                </w:rPrChange>
              </w:rPr>
              <w:t>N</w:t>
            </w:r>
          </w:p>
        </w:tc>
        <w:tc>
          <w:tcPr>
            <w:tcW w:w="2976" w:type="dxa"/>
            <w:tcPrChange w:id="6855" w:author="outpost" w:date="2019-03-18T19:45:00Z">
              <w:tcPr>
                <w:tcW w:w="2976" w:type="dxa"/>
              </w:tcPr>
            </w:tcPrChange>
          </w:tcPr>
          <w:p w14:paraId="55EBBFA0" w14:textId="77777777" w:rsidR="00102536" w:rsidRPr="0047260E" w:rsidRDefault="00102536" w:rsidP="00424AC2">
            <w:pPr>
              <w:pStyle w:val="BodyText"/>
              <w:rPr>
                <w:rFonts w:cs="Arial"/>
                <w:lang w:val="en-CA" w:eastAsia="ar-SA"/>
                <w:rPrChange w:id="6856" w:author="ilia kassianenko" w:date="2019-03-21T21:37:00Z">
                  <w:rPr>
                    <w:rFonts w:cs="Arial"/>
                    <w:lang w:eastAsia="ar-SA"/>
                  </w:rPr>
                </w:rPrChange>
              </w:rPr>
            </w:pPr>
          </w:p>
        </w:tc>
      </w:tr>
      <w:tr w:rsidR="00102536" w:rsidRPr="0047260E" w14:paraId="6747B45D" w14:textId="77777777" w:rsidTr="00E477DB">
        <w:tblPrEx>
          <w:tblW w:w="0" w:type="auto"/>
          <w:tblPrExChange w:id="6857" w:author="outpost" w:date="2019-03-18T19:45:00Z">
            <w:tblPrEx>
              <w:tblW w:w="0" w:type="auto"/>
            </w:tblPrEx>
          </w:tblPrExChange>
        </w:tblPrEx>
        <w:tc>
          <w:tcPr>
            <w:tcW w:w="2681" w:type="dxa"/>
            <w:vAlign w:val="center"/>
            <w:tcPrChange w:id="6858" w:author="outpost" w:date="2019-03-18T19:45:00Z">
              <w:tcPr>
                <w:tcW w:w="2681" w:type="dxa"/>
                <w:vAlign w:val="bottom"/>
              </w:tcPr>
            </w:tcPrChange>
          </w:tcPr>
          <w:p w14:paraId="71231D5C" w14:textId="77777777" w:rsidR="00102536" w:rsidRPr="0047260E" w:rsidRDefault="00102536">
            <w:pPr>
              <w:spacing w:before="0" w:after="0"/>
              <w:rPr>
                <w:rFonts w:cs="Arial"/>
                <w:color w:val="000000"/>
                <w:lang w:val="en-CA" w:eastAsia="en-CA"/>
                <w:rPrChange w:id="6859" w:author="ilia kassianenko" w:date="2019-03-21T21:37:00Z">
                  <w:rPr>
                    <w:rFonts w:cs="Arial"/>
                    <w:color w:val="000000"/>
                    <w:lang w:val="en-CA" w:eastAsia="en-CA"/>
                  </w:rPr>
                </w:rPrChange>
              </w:rPr>
            </w:pPr>
            <w:proofErr w:type="spellStart"/>
            <w:r w:rsidRPr="0047260E">
              <w:rPr>
                <w:rFonts w:cs="Arial"/>
                <w:color w:val="000000"/>
                <w:lang w:val="en-CA" w:eastAsia="en-CA"/>
                <w:rPrChange w:id="6860" w:author="ilia kassianenko" w:date="2019-03-21T21:37:00Z">
                  <w:rPr>
                    <w:rFonts w:cs="Arial"/>
                    <w:color w:val="000000"/>
                    <w:lang w:val="en-CA" w:eastAsia="en-CA"/>
                  </w:rPr>
                </w:rPrChange>
              </w:rPr>
              <w:t>TypeContrat</w:t>
            </w:r>
            <w:proofErr w:type="spellEnd"/>
          </w:p>
        </w:tc>
        <w:tc>
          <w:tcPr>
            <w:tcW w:w="1567" w:type="dxa"/>
            <w:tcPrChange w:id="6861" w:author="outpost" w:date="2019-03-18T19:45:00Z">
              <w:tcPr>
                <w:tcW w:w="1567" w:type="dxa"/>
              </w:tcPr>
            </w:tcPrChange>
          </w:tcPr>
          <w:p w14:paraId="6B2A3639" w14:textId="77777777" w:rsidR="00102536" w:rsidRPr="0047260E" w:rsidRDefault="00102536" w:rsidP="00424AC2">
            <w:pPr>
              <w:pStyle w:val="BodyText"/>
              <w:rPr>
                <w:rFonts w:cs="Arial"/>
                <w:lang w:val="en-CA" w:eastAsia="ar-SA"/>
                <w:rPrChange w:id="6862" w:author="ilia kassianenko" w:date="2019-03-21T21:37:00Z">
                  <w:rPr>
                    <w:rFonts w:cs="Arial"/>
                    <w:lang w:eastAsia="ar-SA"/>
                  </w:rPr>
                </w:rPrChange>
              </w:rPr>
            </w:pPr>
            <w:r w:rsidRPr="0047260E">
              <w:rPr>
                <w:rFonts w:cs="Arial"/>
                <w:lang w:val="en-CA" w:eastAsia="ar-SA"/>
                <w:rPrChange w:id="6863" w:author="ilia kassianenko" w:date="2019-03-21T21:37:00Z">
                  <w:rPr>
                    <w:rFonts w:cs="Arial"/>
                    <w:lang w:eastAsia="ar-SA"/>
                  </w:rPr>
                </w:rPrChange>
              </w:rPr>
              <w:t>VARCHAR</w:t>
            </w:r>
          </w:p>
        </w:tc>
        <w:tc>
          <w:tcPr>
            <w:tcW w:w="992" w:type="dxa"/>
            <w:tcPrChange w:id="6864" w:author="outpost" w:date="2019-03-18T19:45:00Z">
              <w:tcPr>
                <w:tcW w:w="992" w:type="dxa"/>
              </w:tcPr>
            </w:tcPrChange>
          </w:tcPr>
          <w:p w14:paraId="4D6F26D0" w14:textId="77777777" w:rsidR="00102536" w:rsidRPr="0047260E" w:rsidRDefault="00102536" w:rsidP="00424AC2">
            <w:pPr>
              <w:pStyle w:val="BodyText"/>
              <w:rPr>
                <w:rFonts w:cs="Arial"/>
                <w:lang w:val="en-CA" w:eastAsia="ar-SA"/>
                <w:rPrChange w:id="6865" w:author="ilia kassianenko" w:date="2019-03-21T21:37:00Z">
                  <w:rPr>
                    <w:rFonts w:cs="Arial"/>
                    <w:lang w:eastAsia="ar-SA"/>
                  </w:rPr>
                </w:rPrChange>
              </w:rPr>
            </w:pPr>
            <w:r w:rsidRPr="0047260E">
              <w:rPr>
                <w:rFonts w:cs="Arial"/>
                <w:lang w:val="en-CA" w:eastAsia="ar-SA"/>
                <w:rPrChange w:id="6866" w:author="ilia kassianenko" w:date="2019-03-21T21:37:00Z">
                  <w:rPr>
                    <w:rFonts w:cs="Arial"/>
                    <w:lang w:eastAsia="ar-SA"/>
                  </w:rPr>
                </w:rPrChange>
              </w:rPr>
              <w:t>12</w:t>
            </w:r>
          </w:p>
        </w:tc>
        <w:tc>
          <w:tcPr>
            <w:tcW w:w="1134" w:type="dxa"/>
            <w:tcPrChange w:id="6867" w:author="outpost" w:date="2019-03-18T19:45:00Z">
              <w:tcPr>
                <w:tcW w:w="1134" w:type="dxa"/>
              </w:tcPr>
            </w:tcPrChange>
          </w:tcPr>
          <w:p w14:paraId="3C30C803" w14:textId="77777777" w:rsidR="00102536" w:rsidRPr="0047260E" w:rsidRDefault="00102536">
            <w:pPr>
              <w:pStyle w:val="BodyText"/>
              <w:jc w:val="center"/>
              <w:rPr>
                <w:rFonts w:cs="Arial"/>
                <w:sz w:val="22"/>
                <w:lang w:val="en-CA" w:eastAsia="ar-SA"/>
                <w:rPrChange w:id="6868" w:author="ilia kassianenko" w:date="2019-03-21T21:37:00Z">
                  <w:rPr>
                    <w:rFonts w:cs="Arial"/>
                    <w:sz w:val="22"/>
                    <w:lang w:eastAsia="ar-SA"/>
                  </w:rPr>
                </w:rPrChange>
              </w:rPr>
              <w:pPrChange w:id="6869" w:author="outpost" w:date="2019-03-18T19:41:00Z">
                <w:pPr>
                  <w:pStyle w:val="BodyText"/>
                  <w:keepNext/>
                  <w:numPr>
                    <w:ilvl w:val="8"/>
                    <w:numId w:val="1"/>
                  </w:numPr>
                  <w:ind w:left="360" w:hanging="360"/>
                  <w:outlineLvl w:val="8"/>
                </w:pPr>
              </w:pPrChange>
            </w:pPr>
            <w:r w:rsidRPr="0047260E">
              <w:rPr>
                <w:rFonts w:cs="Arial"/>
                <w:lang w:val="en-CA" w:eastAsia="ar-SA"/>
                <w:rPrChange w:id="6870" w:author="ilia kassianenko" w:date="2019-03-21T21:37:00Z">
                  <w:rPr>
                    <w:rFonts w:cs="Arial"/>
                    <w:lang w:eastAsia="ar-SA"/>
                  </w:rPr>
                </w:rPrChange>
              </w:rPr>
              <w:t>Y</w:t>
            </w:r>
          </w:p>
        </w:tc>
        <w:tc>
          <w:tcPr>
            <w:tcW w:w="2976" w:type="dxa"/>
            <w:tcPrChange w:id="6871" w:author="outpost" w:date="2019-03-18T19:45:00Z">
              <w:tcPr>
                <w:tcW w:w="2976" w:type="dxa"/>
              </w:tcPr>
            </w:tcPrChange>
          </w:tcPr>
          <w:p w14:paraId="3675FBC0" w14:textId="77777777" w:rsidR="00102536" w:rsidRPr="0047260E" w:rsidRDefault="00102536" w:rsidP="00424AC2">
            <w:pPr>
              <w:pStyle w:val="BodyText"/>
              <w:rPr>
                <w:rFonts w:cs="Arial"/>
                <w:lang w:val="en-CA" w:eastAsia="ar-SA"/>
                <w:rPrChange w:id="6872" w:author="ilia kassianenko" w:date="2019-03-21T21:37:00Z">
                  <w:rPr>
                    <w:rFonts w:cs="Arial"/>
                    <w:lang w:val="fr-CA" w:eastAsia="ar-SA"/>
                  </w:rPr>
                </w:rPrChange>
              </w:rPr>
            </w:pPr>
            <w:proofErr w:type="gramStart"/>
            <w:r w:rsidRPr="0047260E">
              <w:rPr>
                <w:rFonts w:cs="Arial"/>
                <w:lang w:val="en-CA" w:eastAsia="ar-SA"/>
                <w:rPrChange w:id="6873" w:author="ilia kassianenko" w:date="2019-03-21T21:37:00Z">
                  <w:rPr>
                    <w:rFonts w:cs="Arial"/>
                    <w:lang w:val="fr-CA" w:eastAsia="ar-SA"/>
                  </w:rPr>
                </w:rPrChange>
              </w:rPr>
              <w:t>Values :</w:t>
            </w:r>
            <w:proofErr w:type="gramEnd"/>
            <w:r w:rsidRPr="0047260E">
              <w:rPr>
                <w:rFonts w:cs="Arial"/>
                <w:lang w:val="en-CA" w:eastAsia="ar-SA"/>
                <w:rPrChange w:id="6874" w:author="ilia kassianenko" w:date="2019-03-21T21:37:00Z">
                  <w:rPr>
                    <w:rFonts w:cs="Arial"/>
                    <w:lang w:val="fr-CA" w:eastAsia="ar-SA"/>
                  </w:rPr>
                </w:rPrChange>
              </w:rPr>
              <w:t xml:space="preserve"> </w:t>
            </w:r>
            <w:proofErr w:type="spellStart"/>
            <w:r w:rsidRPr="0047260E">
              <w:rPr>
                <w:rFonts w:cs="Arial"/>
                <w:lang w:val="en-CA" w:eastAsia="ar-SA"/>
                <w:rPrChange w:id="6875" w:author="ilia kassianenko" w:date="2019-03-21T21:37:00Z">
                  <w:rPr>
                    <w:rFonts w:cs="Arial"/>
                    <w:lang w:val="fr-CA" w:eastAsia="ar-SA"/>
                  </w:rPr>
                </w:rPrChange>
              </w:rPr>
              <w:t>Déneigement</w:t>
            </w:r>
            <w:proofErr w:type="spellEnd"/>
            <w:r w:rsidRPr="0047260E">
              <w:rPr>
                <w:rFonts w:cs="Arial"/>
                <w:lang w:val="en-CA" w:eastAsia="ar-SA"/>
                <w:rPrChange w:id="6876" w:author="ilia kassianenko" w:date="2019-03-21T21:37:00Z">
                  <w:rPr>
                    <w:rFonts w:cs="Arial"/>
                    <w:lang w:val="fr-CA" w:eastAsia="ar-SA"/>
                  </w:rPr>
                </w:rPrChange>
              </w:rPr>
              <w:t xml:space="preserve">, </w:t>
            </w:r>
            <w:proofErr w:type="spellStart"/>
            <w:r w:rsidRPr="0047260E">
              <w:rPr>
                <w:rFonts w:cs="Arial"/>
                <w:lang w:val="en-CA" w:eastAsia="ar-SA"/>
                <w:rPrChange w:id="6877" w:author="ilia kassianenko" w:date="2019-03-21T21:37:00Z">
                  <w:rPr>
                    <w:rFonts w:cs="Arial"/>
                    <w:lang w:val="fr-CA" w:eastAsia="ar-SA"/>
                  </w:rPr>
                </w:rPrChange>
              </w:rPr>
              <w:t>Régie</w:t>
            </w:r>
            <w:proofErr w:type="spellEnd"/>
            <w:r w:rsidRPr="0047260E">
              <w:rPr>
                <w:rFonts w:cs="Arial"/>
                <w:lang w:val="en-CA" w:eastAsia="ar-SA"/>
                <w:rPrChange w:id="6878" w:author="ilia kassianenko" w:date="2019-03-21T21:37:00Z">
                  <w:rPr>
                    <w:rFonts w:cs="Arial"/>
                    <w:lang w:val="fr-CA" w:eastAsia="ar-SA"/>
                  </w:rPr>
                </w:rPrChange>
              </w:rPr>
              <w:t>, Transport, blank</w:t>
            </w:r>
          </w:p>
        </w:tc>
      </w:tr>
      <w:tr w:rsidR="00102536" w:rsidRPr="0047260E" w14:paraId="7BC52EEE" w14:textId="77777777" w:rsidTr="00E477DB">
        <w:tblPrEx>
          <w:tblW w:w="0" w:type="auto"/>
          <w:tblPrExChange w:id="6879" w:author="outpost" w:date="2019-03-18T19:45:00Z">
            <w:tblPrEx>
              <w:tblW w:w="0" w:type="auto"/>
            </w:tblPrEx>
          </w:tblPrExChange>
        </w:tblPrEx>
        <w:tc>
          <w:tcPr>
            <w:tcW w:w="2681" w:type="dxa"/>
            <w:vAlign w:val="center"/>
            <w:tcPrChange w:id="6880" w:author="outpost" w:date="2019-03-18T19:45:00Z">
              <w:tcPr>
                <w:tcW w:w="2681" w:type="dxa"/>
              </w:tcPr>
            </w:tcPrChange>
          </w:tcPr>
          <w:p w14:paraId="44DF35CB" w14:textId="77777777" w:rsidR="00102536" w:rsidRPr="0047260E" w:rsidRDefault="00102536">
            <w:pPr>
              <w:pStyle w:val="BodyText"/>
              <w:rPr>
                <w:rFonts w:cs="Arial"/>
                <w:lang w:val="en-CA" w:eastAsia="ar-SA"/>
                <w:rPrChange w:id="6881" w:author="ilia kassianenko" w:date="2019-03-21T21:37:00Z">
                  <w:rPr>
                    <w:rFonts w:cs="Arial"/>
                    <w:lang w:eastAsia="ar-SA"/>
                  </w:rPr>
                </w:rPrChange>
              </w:rPr>
            </w:pPr>
            <w:proofErr w:type="spellStart"/>
            <w:r w:rsidRPr="0047260E">
              <w:rPr>
                <w:rFonts w:cs="Arial"/>
                <w:color w:val="000000"/>
                <w:lang w:val="en-CA" w:eastAsia="en-CA"/>
                <w:rPrChange w:id="6882" w:author="ilia kassianenko" w:date="2019-03-21T21:37:00Z">
                  <w:rPr>
                    <w:rFonts w:cs="Arial"/>
                    <w:color w:val="000000"/>
                    <w:lang w:val="en-CA" w:eastAsia="en-CA"/>
                  </w:rPr>
                </w:rPrChange>
              </w:rPr>
              <w:t>AnneeContrat</w:t>
            </w:r>
            <w:proofErr w:type="spellEnd"/>
          </w:p>
        </w:tc>
        <w:tc>
          <w:tcPr>
            <w:tcW w:w="1567" w:type="dxa"/>
            <w:tcPrChange w:id="6883" w:author="outpost" w:date="2019-03-18T19:45:00Z">
              <w:tcPr>
                <w:tcW w:w="1567" w:type="dxa"/>
              </w:tcPr>
            </w:tcPrChange>
          </w:tcPr>
          <w:p w14:paraId="421F76B3" w14:textId="77777777" w:rsidR="00102536" w:rsidRPr="0047260E" w:rsidRDefault="00102536" w:rsidP="00424AC2">
            <w:pPr>
              <w:pStyle w:val="BodyText"/>
              <w:rPr>
                <w:rFonts w:cs="Arial"/>
                <w:lang w:val="en-CA" w:eastAsia="ar-SA"/>
                <w:rPrChange w:id="6884" w:author="ilia kassianenko" w:date="2019-03-21T21:37:00Z">
                  <w:rPr>
                    <w:rFonts w:cs="Arial"/>
                    <w:lang w:eastAsia="ar-SA"/>
                  </w:rPr>
                </w:rPrChange>
              </w:rPr>
            </w:pPr>
            <w:r w:rsidRPr="0047260E">
              <w:rPr>
                <w:rFonts w:cs="Arial"/>
                <w:lang w:val="en-CA" w:eastAsia="ar-SA"/>
                <w:rPrChange w:id="6885" w:author="ilia kassianenko" w:date="2019-03-21T21:37:00Z">
                  <w:rPr>
                    <w:rFonts w:cs="Arial"/>
                    <w:lang w:eastAsia="ar-SA"/>
                  </w:rPr>
                </w:rPrChange>
              </w:rPr>
              <w:t>CHAR</w:t>
            </w:r>
          </w:p>
        </w:tc>
        <w:tc>
          <w:tcPr>
            <w:tcW w:w="992" w:type="dxa"/>
            <w:tcPrChange w:id="6886" w:author="outpost" w:date="2019-03-18T19:45:00Z">
              <w:tcPr>
                <w:tcW w:w="992" w:type="dxa"/>
              </w:tcPr>
            </w:tcPrChange>
          </w:tcPr>
          <w:p w14:paraId="4C199595" w14:textId="77777777" w:rsidR="00102536" w:rsidRPr="0047260E" w:rsidRDefault="00102536" w:rsidP="00424AC2">
            <w:pPr>
              <w:pStyle w:val="BodyText"/>
              <w:rPr>
                <w:rFonts w:cs="Arial"/>
                <w:lang w:val="en-CA" w:eastAsia="ar-SA"/>
                <w:rPrChange w:id="6887" w:author="ilia kassianenko" w:date="2019-03-21T21:37:00Z">
                  <w:rPr>
                    <w:rFonts w:cs="Arial"/>
                    <w:lang w:eastAsia="ar-SA"/>
                  </w:rPr>
                </w:rPrChange>
              </w:rPr>
            </w:pPr>
            <w:r w:rsidRPr="0047260E">
              <w:rPr>
                <w:rFonts w:cs="Arial"/>
                <w:lang w:val="en-CA" w:eastAsia="ar-SA"/>
                <w:rPrChange w:id="6888" w:author="ilia kassianenko" w:date="2019-03-21T21:37:00Z">
                  <w:rPr>
                    <w:rFonts w:cs="Arial"/>
                    <w:lang w:eastAsia="ar-SA"/>
                  </w:rPr>
                </w:rPrChange>
              </w:rPr>
              <w:t>9</w:t>
            </w:r>
          </w:p>
        </w:tc>
        <w:tc>
          <w:tcPr>
            <w:tcW w:w="1134" w:type="dxa"/>
            <w:tcPrChange w:id="6889" w:author="outpost" w:date="2019-03-18T19:45:00Z">
              <w:tcPr>
                <w:tcW w:w="1134" w:type="dxa"/>
              </w:tcPr>
            </w:tcPrChange>
          </w:tcPr>
          <w:p w14:paraId="0C8C45D5" w14:textId="77777777" w:rsidR="00102536" w:rsidRPr="0047260E" w:rsidRDefault="00102536">
            <w:pPr>
              <w:pStyle w:val="BodyText"/>
              <w:jc w:val="center"/>
              <w:rPr>
                <w:rFonts w:cs="Arial"/>
                <w:sz w:val="22"/>
                <w:lang w:val="en-CA" w:eastAsia="ar-SA"/>
                <w:rPrChange w:id="6890" w:author="ilia kassianenko" w:date="2019-03-21T21:37:00Z">
                  <w:rPr>
                    <w:rFonts w:cs="Arial"/>
                    <w:sz w:val="22"/>
                    <w:lang w:eastAsia="ar-SA"/>
                  </w:rPr>
                </w:rPrChange>
              </w:rPr>
              <w:pPrChange w:id="6891" w:author="outpost" w:date="2019-03-18T19:41:00Z">
                <w:pPr>
                  <w:pStyle w:val="BodyText"/>
                  <w:keepNext/>
                  <w:numPr>
                    <w:ilvl w:val="8"/>
                    <w:numId w:val="1"/>
                  </w:numPr>
                  <w:ind w:left="360" w:hanging="360"/>
                  <w:outlineLvl w:val="8"/>
                </w:pPr>
              </w:pPrChange>
            </w:pPr>
            <w:r w:rsidRPr="0047260E">
              <w:rPr>
                <w:rFonts w:cs="Arial"/>
                <w:lang w:val="en-CA" w:eastAsia="ar-SA"/>
                <w:rPrChange w:id="6892" w:author="ilia kassianenko" w:date="2019-03-21T21:37:00Z">
                  <w:rPr>
                    <w:rFonts w:cs="Arial"/>
                    <w:lang w:eastAsia="ar-SA"/>
                  </w:rPr>
                </w:rPrChange>
              </w:rPr>
              <w:t>N</w:t>
            </w:r>
          </w:p>
        </w:tc>
        <w:tc>
          <w:tcPr>
            <w:tcW w:w="2976" w:type="dxa"/>
            <w:tcPrChange w:id="6893" w:author="outpost" w:date="2019-03-18T19:45:00Z">
              <w:tcPr>
                <w:tcW w:w="2976" w:type="dxa"/>
              </w:tcPr>
            </w:tcPrChange>
          </w:tcPr>
          <w:p w14:paraId="7C5FA18A" w14:textId="77777777" w:rsidR="00102536" w:rsidRPr="0047260E" w:rsidRDefault="00102536" w:rsidP="00424AC2">
            <w:pPr>
              <w:pStyle w:val="BodyText"/>
              <w:rPr>
                <w:rFonts w:cs="Arial"/>
                <w:lang w:val="en-CA" w:eastAsia="ar-SA"/>
                <w:rPrChange w:id="6894" w:author="ilia kassianenko" w:date="2019-03-21T21:37:00Z">
                  <w:rPr>
                    <w:rFonts w:cs="Arial"/>
                    <w:lang w:eastAsia="ar-SA"/>
                  </w:rPr>
                </w:rPrChange>
              </w:rPr>
            </w:pPr>
          </w:p>
        </w:tc>
      </w:tr>
      <w:tr w:rsidR="00204EA7" w:rsidRPr="0047260E" w14:paraId="63E34555" w14:textId="77777777" w:rsidTr="00E477DB">
        <w:tblPrEx>
          <w:tblW w:w="0" w:type="auto"/>
          <w:tblPrExChange w:id="6895" w:author="outpost" w:date="2019-03-18T19:45:00Z">
            <w:tblPrEx>
              <w:tblW w:w="0" w:type="auto"/>
            </w:tblPrEx>
          </w:tblPrExChange>
        </w:tblPrEx>
        <w:tc>
          <w:tcPr>
            <w:tcW w:w="2681" w:type="dxa"/>
            <w:vAlign w:val="center"/>
            <w:tcPrChange w:id="6896" w:author="outpost" w:date="2019-03-18T19:45:00Z">
              <w:tcPr>
                <w:tcW w:w="2681" w:type="dxa"/>
              </w:tcPr>
            </w:tcPrChange>
          </w:tcPr>
          <w:p w14:paraId="56A64DC8" w14:textId="77777777" w:rsidR="00204EA7" w:rsidRPr="0047260E" w:rsidRDefault="009F78B7">
            <w:pPr>
              <w:pStyle w:val="BodyText"/>
              <w:rPr>
                <w:rFonts w:cs="Arial"/>
                <w:lang w:val="en-CA" w:eastAsia="ar-SA"/>
                <w:rPrChange w:id="6897" w:author="ilia kassianenko" w:date="2019-03-21T21:37:00Z">
                  <w:rPr>
                    <w:rFonts w:cs="Arial"/>
                    <w:lang w:eastAsia="ar-SA"/>
                  </w:rPr>
                </w:rPrChange>
              </w:rPr>
            </w:pPr>
            <w:proofErr w:type="spellStart"/>
            <w:r w:rsidRPr="0047260E">
              <w:rPr>
                <w:rFonts w:cs="Arial"/>
                <w:lang w:val="en-CA" w:eastAsia="ar-SA"/>
                <w:rPrChange w:id="6898" w:author="ilia kassianenko" w:date="2019-03-21T21:37:00Z">
                  <w:rPr>
                    <w:rFonts w:cs="Arial"/>
                    <w:lang w:val="en-CA" w:eastAsia="ar-SA"/>
                  </w:rPr>
                </w:rPrChange>
              </w:rPr>
              <w:t>FirstYear</w:t>
            </w:r>
            <w:proofErr w:type="spellEnd"/>
          </w:p>
        </w:tc>
        <w:tc>
          <w:tcPr>
            <w:tcW w:w="1567" w:type="dxa"/>
            <w:tcPrChange w:id="6899" w:author="outpost" w:date="2019-03-18T19:45:00Z">
              <w:tcPr>
                <w:tcW w:w="1567" w:type="dxa"/>
              </w:tcPr>
            </w:tcPrChange>
          </w:tcPr>
          <w:p w14:paraId="4502CC18" w14:textId="77777777" w:rsidR="00204EA7" w:rsidRPr="0047260E" w:rsidRDefault="00204EA7" w:rsidP="00424AC2">
            <w:pPr>
              <w:pStyle w:val="BodyText"/>
              <w:rPr>
                <w:rFonts w:cs="Arial"/>
                <w:lang w:val="en-CA" w:eastAsia="ar-SA"/>
                <w:rPrChange w:id="6900" w:author="ilia kassianenko" w:date="2019-03-21T21:37:00Z">
                  <w:rPr>
                    <w:rFonts w:cs="Arial"/>
                    <w:lang w:eastAsia="ar-SA"/>
                  </w:rPr>
                </w:rPrChange>
              </w:rPr>
            </w:pPr>
            <w:r w:rsidRPr="0047260E">
              <w:rPr>
                <w:rFonts w:cs="Arial"/>
                <w:lang w:val="en-CA" w:eastAsia="ar-SA"/>
                <w:rPrChange w:id="6901" w:author="ilia kassianenko" w:date="2019-03-21T21:37:00Z">
                  <w:rPr>
                    <w:rFonts w:cs="Arial"/>
                    <w:lang w:eastAsia="ar-SA"/>
                  </w:rPr>
                </w:rPrChange>
              </w:rPr>
              <w:t>CHAR</w:t>
            </w:r>
          </w:p>
        </w:tc>
        <w:tc>
          <w:tcPr>
            <w:tcW w:w="992" w:type="dxa"/>
            <w:tcPrChange w:id="6902" w:author="outpost" w:date="2019-03-18T19:45:00Z">
              <w:tcPr>
                <w:tcW w:w="992" w:type="dxa"/>
              </w:tcPr>
            </w:tcPrChange>
          </w:tcPr>
          <w:p w14:paraId="175C97C7" w14:textId="77777777" w:rsidR="00204EA7" w:rsidRPr="0047260E" w:rsidRDefault="00204EA7" w:rsidP="00424AC2">
            <w:pPr>
              <w:pStyle w:val="BodyText"/>
              <w:rPr>
                <w:rFonts w:cs="Arial"/>
                <w:lang w:val="en-CA" w:eastAsia="ar-SA"/>
                <w:rPrChange w:id="6903" w:author="ilia kassianenko" w:date="2019-03-21T21:37:00Z">
                  <w:rPr>
                    <w:rFonts w:cs="Arial"/>
                    <w:lang w:eastAsia="ar-SA"/>
                  </w:rPr>
                </w:rPrChange>
              </w:rPr>
            </w:pPr>
            <w:r w:rsidRPr="0047260E">
              <w:rPr>
                <w:rFonts w:cs="Arial"/>
                <w:lang w:val="en-CA" w:eastAsia="ar-SA"/>
                <w:rPrChange w:id="6904" w:author="ilia kassianenko" w:date="2019-03-21T21:37:00Z">
                  <w:rPr>
                    <w:rFonts w:cs="Arial"/>
                    <w:lang w:eastAsia="ar-SA"/>
                  </w:rPr>
                </w:rPrChange>
              </w:rPr>
              <w:t>4</w:t>
            </w:r>
          </w:p>
        </w:tc>
        <w:tc>
          <w:tcPr>
            <w:tcW w:w="1134" w:type="dxa"/>
            <w:tcPrChange w:id="6905" w:author="outpost" w:date="2019-03-18T19:45:00Z">
              <w:tcPr>
                <w:tcW w:w="1134" w:type="dxa"/>
              </w:tcPr>
            </w:tcPrChange>
          </w:tcPr>
          <w:p w14:paraId="563765B7" w14:textId="77777777" w:rsidR="00204EA7" w:rsidRPr="0047260E" w:rsidRDefault="00204EA7">
            <w:pPr>
              <w:pStyle w:val="BodyText"/>
              <w:jc w:val="center"/>
              <w:rPr>
                <w:rFonts w:cs="Arial"/>
                <w:sz w:val="22"/>
                <w:lang w:val="en-CA" w:eastAsia="ar-SA"/>
                <w:rPrChange w:id="6906" w:author="ilia kassianenko" w:date="2019-03-21T21:37:00Z">
                  <w:rPr>
                    <w:rFonts w:cs="Arial"/>
                    <w:sz w:val="22"/>
                    <w:lang w:eastAsia="ar-SA"/>
                  </w:rPr>
                </w:rPrChange>
              </w:rPr>
              <w:pPrChange w:id="6907" w:author="outpost" w:date="2019-03-18T19:41:00Z">
                <w:pPr>
                  <w:pStyle w:val="BodyText"/>
                  <w:keepNext/>
                  <w:numPr>
                    <w:ilvl w:val="8"/>
                    <w:numId w:val="1"/>
                  </w:numPr>
                  <w:ind w:left="360" w:hanging="360"/>
                  <w:outlineLvl w:val="8"/>
                </w:pPr>
              </w:pPrChange>
            </w:pPr>
            <w:r w:rsidRPr="0047260E">
              <w:rPr>
                <w:rFonts w:cs="Arial"/>
                <w:lang w:val="en-CA" w:eastAsia="ar-SA"/>
                <w:rPrChange w:id="6908" w:author="ilia kassianenko" w:date="2019-03-21T21:37:00Z">
                  <w:rPr>
                    <w:rFonts w:cs="Arial"/>
                    <w:lang w:eastAsia="ar-SA"/>
                  </w:rPr>
                </w:rPrChange>
              </w:rPr>
              <w:t>N</w:t>
            </w:r>
          </w:p>
        </w:tc>
        <w:tc>
          <w:tcPr>
            <w:tcW w:w="2976" w:type="dxa"/>
            <w:tcPrChange w:id="6909" w:author="outpost" w:date="2019-03-18T19:45:00Z">
              <w:tcPr>
                <w:tcW w:w="2976" w:type="dxa"/>
              </w:tcPr>
            </w:tcPrChange>
          </w:tcPr>
          <w:p w14:paraId="2645EEB4" w14:textId="77777777" w:rsidR="00204EA7" w:rsidRPr="0047260E" w:rsidRDefault="00204EA7" w:rsidP="00424AC2">
            <w:pPr>
              <w:pStyle w:val="BodyText"/>
              <w:rPr>
                <w:rFonts w:cs="Arial"/>
                <w:lang w:val="en-CA" w:eastAsia="ar-SA"/>
                <w:rPrChange w:id="6910" w:author="ilia kassianenko" w:date="2019-03-21T21:37:00Z">
                  <w:rPr>
                    <w:rFonts w:cs="Arial"/>
                    <w:lang w:eastAsia="ar-SA"/>
                  </w:rPr>
                </w:rPrChange>
              </w:rPr>
            </w:pPr>
          </w:p>
        </w:tc>
      </w:tr>
      <w:tr w:rsidR="00204EA7" w:rsidRPr="0047260E" w14:paraId="27F516FA" w14:textId="77777777" w:rsidTr="00E477DB">
        <w:tblPrEx>
          <w:tblW w:w="0" w:type="auto"/>
          <w:tblPrExChange w:id="6911" w:author="outpost" w:date="2019-03-18T19:45:00Z">
            <w:tblPrEx>
              <w:tblW w:w="0" w:type="auto"/>
            </w:tblPrEx>
          </w:tblPrExChange>
        </w:tblPrEx>
        <w:tc>
          <w:tcPr>
            <w:tcW w:w="2681" w:type="dxa"/>
            <w:vAlign w:val="center"/>
            <w:tcPrChange w:id="6912" w:author="outpost" w:date="2019-03-18T19:45:00Z">
              <w:tcPr>
                <w:tcW w:w="2681" w:type="dxa"/>
              </w:tcPr>
            </w:tcPrChange>
          </w:tcPr>
          <w:p w14:paraId="20E7B4D5" w14:textId="77777777" w:rsidR="00204EA7" w:rsidRPr="0047260E" w:rsidRDefault="009F78B7">
            <w:pPr>
              <w:pStyle w:val="BodyText"/>
              <w:rPr>
                <w:rFonts w:cs="Arial"/>
                <w:lang w:val="en-CA" w:eastAsia="ar-SA"/>
                <w:rPrChange w:id="6913" w:author="ilia kassianenko" w:date="2019-03-21T21:37:00Z">
                  <w:rPr>
                    <w:rFonts w:cs="Arial"/>
                    <w:lang w:eastAsia="ar-SA"/>
                  </w:rPr>
                </w:rPrChange>
              </w:rPr>
            </w:pPr>
            <w:proofErr w:type="spellStart"/>
            <w:r w:rsidRPr="0047260E">
              <w:rPr>
                <w:rFonts w:cs="Arial"/>
                <w:color w:val="000000"/>
                <w:lang w:val="en-CA" w:eastAsia="en-CA"/>
                <w:rPrChange w:id="6914" w:author="ilia kassianenko" w:date="2019-03-21T21:37:00Z">
                  <w:rPr>
                    <w:rFonts w:cs="Arial"/>
                    <w:color w:val="000000"/>
                    <w:lang w:val="en-CA" w:eastAsia="en-CA"/>
                  </w:rPr>
                </w:rPrChange>
              </w:rPr>
              <w:t>LastYear</w:t>
            </w:r>
            <w:proofErr w:type="spellEnd"/>
          </w:p>
        </w:tc>
        <w:tc>
          <w:tcPr>
            <w:tcW w:w="1567" w:type="dxa"/>
            <w:tcPrChange w:id="6915" w:author="outpost" w:date="2019-03-18T19:45:00Z">
              <w:tcPr>
                <w:tcW w:w="1567" w:type="dxa"/>
              </w:tcPr>
            </w:tcPrChange>
          </w:tcPr>
          <w:p w14:paraId="741118E1" w14:textId="77777777" w:rsidR="00204EA7" w:rsidRPr="0047260E" w:rsidRDefault="00204EA7" w:rsidP="00424AC2">
            <w:pPr>
              <w:pStyle w:val="BodyText"/>
              <w:rPr>
                <w:rFonts w:cs="Arial"/>
                <w:lang w:val="en-CA" w:eastAsia="ar-SA"/>
                <w:rPrChange w:id="6916" w:author="ilia kassianenko" w:date="2019-03-21T21:37:00Z">
                  <w:rPr>
                    <w:rFonts w:cs="Arial"/>
                    <w:lang w:eastAsia="ar-SA"/>
                  </w:rPr>
                </w:rPrChange>
              </w:rPr>
            </w:pPr>
            <w:r w:rsidRPr="0047260E">
              <w:rPr>
                <w:rFonts w:cs="Arial"/>
                <w:lang w:val="en-CA" w:eastAsia="ar-SA"/>
                <w:rPrChange w:id="6917" w:author="ilia kassianenko" w:date="2019-03-21T21:37:00Z">
                  <w:rPr>
                    <w:rFonts w:cs="Arial"/>
                    <w:lang w:eastAsia="ar-SA"/>
                  </w:rPr>
                </w:rPrChange>
              </w:rPr>
              <w:t>CHAR</w:t>
            </w:r>
          </w:p>
        </w:tc>
        <w:tc>
          <w:tcPr>
            <w:tcW w:w="992" w:type="dxa"/>
            <w:tcPrChange w:id="6918" w:author="outpost" w:date="2019-03-18T19:45:00Z">
              <w:tcPr>
                <w:tcW w:w="992" w:type="dxa"/>
              </w:tcPr>
            </w:tcPrChange>
          </w:tcPr>
          <w:p w14:paraId="4EF47735" w14:textId="77777777" w:rsidR="00204EA7" w:rsidRPr="0047260E" w:rsidRDefault="00204EA7" w:rsidP="00424AC2">
            <w:pPr>
              <w:pStyle w:val="BodyText"/>
              <w:rPr>
                <w:rFonts w:cs="Arial"/>
                <w:lang w:val="en-CA" w:eastAsia="ar-SA"/>
                <w:rPrChange w:id="6919" w:author="ilia kassianenko" w:date="2019-03-21T21:37:00Z">
                  <w:rPr>
                    <w:rFonts w:cs="Arial"/>
                    <w:lang w:eastAsia="ar-SA"/>
                  </w:rPr>
                </w:rPrChange>
              </w:rPr>
            </w:pPr>
            <w:r w:rsidRPr="0047260E">
              <w:rPr>
                <w:rFonts w:cs="Arial"/>
                <w:lang w:val="en-CA" w:eastAsia="ar-SA"/>
                <w:rPrChange w:id="6920" w:author="ilia kassianenko" w:date="2019-03-21T21:37:00Z">
                  <w:rPr>
                    <w:rFonts w:cs="Arial"/>
                    <w:lang w:eastAsia="ar-SA"/>
                  </w:rPr>
                </w:rPrChange>
              </w:rPr>
              <w:t>4</w:t>
            </w:r>
          </w:p>
        </w:tc>
        <w:tc>
          <w:tcPr>
            <w:tcW w:w="1134" w:type="dxa"/>
            <w:tcPrChange w:id="6921" w:author="outpost" w:date="2019-03-18T19:45:00Z">
              <w:tcPr>
                <w:tcW w:w="1134" w:type="dxa"/>
              </w:tcPr>
            </w:tcPrChange>
          </w:tcPr>
          <w:p w14:paraId="138E15AE" w14:textId="77777777" w:rsidR="00204EA7" w:rsidRPr="0047260E" w:rsidRDefault="00204EA7">
            <w:pPr>
              <w:pStyle w:val="BodyText"/>
              <w:jc w:val="center"/>
              <w:rPr>
                <w:rFonts w:cs="Arial"/>
                <w:sz w:val="22"/>
                <w:lang w:val="en-CA" w:eastAsia="ar-SA"/>
                <w:rPrChange w:id="6922" w:author="ilia kassianenko" w:date="2019-03-21T21:37:00Z">
                  <w:rPr>
                    <w:rFonts w:cs="Arial"/>
                    <w:sz w:val="22"/>
                    <w:lang w:eastAsia="ar-SA"/>
                  </w:rPr>
                </w:rPrChange>
              </w:rPr>
              <w:pPrChange w:id="6923" w:author="outpost" w:date="2019-03-18T19:41:00Z">
                <w:pPr>
                  <w:pStyle w:val="BodyText"/>
                  <w:keepNext/>
                  <w:numPr>
                    <w:ilvl w:val="8"/>
                    <w:numId w:val="1"/>
                  </w:numPr>
                  <w:ind w:left="360" w:hanging="360"/>
                  <w:outlineLvl w:val="8"/>
                </w:pPr>
              </w:pPrChange>
            </w:pPr>
            <w:r w:rsidRPr="0047260E">
              <w:rPr>
                <w:rFonts w:cs="Arial"/>
                <w:lang w:val="en-CA" w:eastAsia="ar-SA"/>
                <w:rPrChange w:id="6924" w:author="ilia kassianenko" w:date="2019-03-21T21:37:00Z">
                  <w:rPr>
                    <w:rFonts w:cs="Arial"/>
                    <w:lang w:eastAsia="ar-SA"/>
                  </w:rPr>
                </w:rPrChange>
              </w:rPr>
              <w:t>N</w:t>
            </w:r>
          </w:p>
        </w:tc>
        <w:tc>
          <w:tcPr>
            <w:tcW w:w="2976" w:type="dxa"/>
            <w:tcPrChange w:id="6925" w:author="outpost" w:date="2019-03-18T19:45:00Z">
              <w:tcPr>
                <w:tcW w:w="2976" w:type="dxa"/>
              </w:tcPr>
            </w:tcPrChange>
          </w:tcPr>
          <w:p w14:paraId="4CE27D7E" w14:textId="77777777" w:rsidR="00204EA7" w:rsidRPr="0047260E" w:rsidRDefault="00204EA7" w:rsidP="00424AC2">
            <w:pPr>
              <w:pStyle w:val="BodyText"/>
              <w:rPr>
                <w:rFonts w:cs="Arial"/>
                <w:lang w:val="en-CA" w:eastAsia="ar-SA"/>
                <w:rPrChange w:id="6926" w:author="ilia kassianenko" w:date="2019-03-21T21:37:00Z">
                  <w:rPr>
                    <w:rFonts w:cs="Arial"/>
                    <w:lang w:eastAsia="ar-SA"/>
                  </w:rPr>
                </w:rPrChange>
              </w:rPr>
            </w:pPr>
          </w:p>
        </w:tc>
      </w:tr>
      <w:tr w:rsidR="00102536" w:rsidRPr="0047260E" w14:paraId="008D7D9F" w14:textId="77777777" w:rsidTr="00E477DB">
        <w:tblPrEx>
          <w:tblW w:w="0" w:type="auto"/>
          <w:tblPrExChange w:id="6927" w:author="outpost" w:date="2019-03-18T19:45:00Z">
            <w:tblPrEx>
              <w:tblW w:w="0" w:type="auto"/>
            </w:tblPrEx>
          </w:tblPrExChange>
        </w:tblPrEx>
        <w:tc>
          <w:tcPr>
            <w:tcW w:w="2681" w:type="dxa"/>
            <w:vAlign w:val="center"/>
            <w:tcPrChange w:id="6928" w:author="outpost" w:date="2019-03-18T19:45:00Z">
              <w:tcPr>
                <w:tcW w:w="2681" w:type="dxa"/>
                <w:vAlign w:val="bottom"/>
              </w:tcPr>
            </w:tcPrChange>
          </w:tcPr>
          <w:p w14:paraId="007F4440" w14:textId="77777777" w:rsidR="00102536" w:rsidRPr="0047260E" w:rsidRDefault="00102536">
            <w:pPr>
              <w:spacing w:before="0" w:after="0"/>
              <w:rPr>
                <w:rFonts w:cs="Arial"/>
                <w:color w:val="000000"/>
                <w:lang w:val="en-CA" w:eastAsia="en-CA"/>
                <w:rPrChange w:id="6929" w:author="ilia kassianenko" w:date="2019-03-21T21:37:00Z">
                  <w:rPr>
                    <w:rFonts w:cs="Arial"/>
                    <w:color w:val="000000"/>
                    <w:lang w:val="en-CA" w:eastAsia="en-CA"/>
                  </w:rPr>
                </w:rPrChange>
              </w:rPr>
            </w:pPr>
            <w:proofErr w:type="spellStart"/>
            <w:r w:rsidRPr="0047260E">
              <w:rPr>
                <w:rFonts w:cs="Arial"/>
                <w:color w:val="000000"/>
                <w:lang w:val="en-CA" w:eastAsia="en-CA"/>
                <w:rPrChange w:id="6930" w:author="ilia kassianenko" w:date="2019-03-21T21:37:00Z">
                  <w:rPr>
                    <w:rFonts w:cs="Arial"/>
                    <w:color w:val="000000"/>
                    <w:lang w:val="en-CA" w:eastAsia="en-CA"/>
                  </w:rPr>
                </w:rPrChange>
              </w:rPr>
              <w:t>NoResolution</w:t>
            </w:r>
            <w:proofErr w:type="spellEnd"/>
          </w:p>
        </w:tc>
        <w:tc>
          <w:tcPr>
            <w:tcW w:w="1567" w:type="dxa"/>
            <w:tcPrChange w:id="6931" w:author="outpost" w:date="2019-03-18T19:45:00Z">
              <w:tcPr>
                <w:tcW w:w="1567" w:type="dxa"/>
              </w:tcPr>
            </w:tcPrChange>
          </w:tcPr>
          <w:p w14:paraId="2D69ED0B" w14:textId="77777777" w:rsidR="00102536" w:rsidRPr="0047260E" w:rsidRDefault="00102536" w:rsidP="00424AC2">
            <w:pPr>
              <w:pStyle w:val="BodyText"/>
              <w:rPr>
                <w:rFonts w:cs="Arial"/>
                <w:lang w:val="en-CA" w:eastAsia="ar-SA"/>
                <w:rPrChange w:id="6932" w:author="ilia kassianenko" w:date="2019-03-21T21:37:00Z">
                  <w:rPr>
                    <w:rFonts w:cs="Arial"/>
                    <w:lang w:eastAsia="ar-SA"/>
                  </w:rPr>
                </w:rPrChange>
              </w:rPr>
            </w:pPr>
            <w:r w:rsidRPr="0047260E">
              <w:rPr>
                <w:rFonts w:cs="Arial"/>
                <w:lang w:val="en-CA" w:eastAsia="ar-SA"/>
                <w:rPrChange w:id="6933" w:author="ilia kassianenko" w:date="2019-03-21T21:37:00Z">
                  <w:rPr>
                    <w:rFonts w:cs="Arial"/>
                    <w:lang w:eastAsia="ar-SA"/>
                  </w:rPr>
                </w:rPrChange>
              </w:rPr>
              <w:t>VARCHAR</w:t>
            </w:r>
          </w:p>
        </w:tc>
        <w:tc>
          <w:tcPr>
            <w:tcW w:w="992" w:type="dxa"/>
            <w:tcPrChange w:id="6934" w:author="outpost" w:date="2019-03-18T19:45:00Z">
              <w:tcPr>
                <w:tcW w:w="992" w:type="dxa"/>
              </w:tcPr>
            </w:tcPrChange>
          </w:tcPr>
          <w:p w14:paraId="53B795C3" w14:textId="77777777" w:rsidR="00102536" w:rsidRPr="0047260E" w:rsidRDefault="00102536" w:rsidP="00424AC2">
            <w:pPr>
              <w:pStyle w:val="BodyText"/>
              <w:rPr>
                <w:rFonts w:cs="Arial"/>
                <w:lang w:val="en-CA" w:eastAsia="ar-SA"/>
                <w:rPrChange w:id="6935" w:author="ilia kassianenko" w:date="2019-03-21T21:37:00Z">
                  <w:rPr>
                    <w:rFonts w:cs="Arial"/>
                    <w:lang w:eastAsia="ar-SA"/>
                  </w:rPr>
                </w:rPrChange>
              </w:rPr>
            </w:pPr>
            <w:r w:rsidRPr="0047260E">
              <w:rPr>
                <w:rFonts w:cs="Arial"/>
                <w:lang w:val="en-CA" w:eastAsia="ar-SA"/>
                <w:rPrChange w:id="6936" w:author="ilia kassianenko" w:date="2019-03-21T21:37:00Z">
                  <w:rPr>
                    <w:rFonts w:cs="Arial"/>
                    <w:lang w:eastAsia="ar-SA"/>
                  </w:rPr>
                </w:rPrChange>
              </w:rPr>
              <w:t>11</w:t>
            </w:r>
          </w:p>
        </w:tc>
        <w:tc>
          <w:tcPr>
            <w:tcW w:w="1134" w:type="dxa"/>
            <w:tcPrChange w:id="6937" w:author="outpost" w:date="2019-03-18T19:45:00Z">
              <w:tcPr>
                <w:tcW w:w="1134" w:type="dxa"/>
              </w:tcPr>
            </w:tcPrChange>
          </w:tcPr>
          <w:p w14:paraId="44F94C38" w14:textId="77777777" w:rsidR="00102536" w:rsidRPr="0047260E" w:rsidRDefault="00102536">
            <w:pPr>
              <w:pStyle w:val="BodyText"/>
              <w:jc w:val="center"/>
              <w:rPr>
                <w:rFonts w:cs="Arial"/>
                <w:sz w:val="22"/>
                <w:lang w:val="en-CA" w:eastAsia="ar-SA"/>
                <w:rPrChange w:id="6938" w:author="ilia kassianenko" w:date="2019-03-21T21:37:00Z">
                  <w:rPr>
                    <w:rFonts w:cs="Arial"/>
                    <w:sz w:val="22"/>
                    <w:lang w:eastAsia="ar-SA"/>
                  </w:rPr>
                </w:rPrChange>
              </w:rPr>
              <w:pPrChange w:id="6939" w:author="outpost" w:date="2019-03-18T19:41:00Z">
                <w:pPr>
                  <w:pStyle w:val="BodyText"/>
                  <w:keepNext/>
                  <w:numPr>
                    <w:ilvl w:val="8"/>
                    <w:numId w:val="1"/>
                  </w:numPr>
                  <w:ind w:left="360" w:hanging="360"/>
                  <w:outlineLvl w:val="8"/>
                </w:pPr>
              </w:pPrChange>
            </w:pPr>
            <w:r w:rsidRPr="0047260E">
              <w:rPr>
                <w:rFonts w:cs="Arial"/>
                <w:lang w:val="en-CA" w:eastAsia="ar-SA"/>
                <w:rPrChange w:id="6940" w:author="ilia kassianenko" w:date="2019-03-21T21:37:00Z">
                  <w:rPr>
                    <w:rFonts w:cs="Arial"/>
                    <w:lang w:eastAsia="ar-SA"/>
                  </w:rPr>
                </w:rPrChange>
              </w:rPr>
              <w:t>Y</w:t>
            </w:r>
          </w:p>
        </w:tc>
        <w:tc>
          <w:tcPr>
            <w:tcW w:w="2976" w:type="dxa"/>
            <w:tcPrChange w:id="6941" w:author="outpost" w:date="2019-03-18T19:45:00Z">
              <w:tcPr>
                <w:tcW w:w="2976" w:type="dxa"/>
              </w:tcPr>
            </w:tcPrChange>
          </w:tcPr>
          <w:p w14:paraId="2AEDD191" w14:textId="77777777" w:rsidR="00102536" w:rsidRPr="0047260E" w:rsidRDefault="00102536" w:rsidP="00424AC2">
            <w:pPr>
              <w:pStyle w:val="BodyText"/>
              <w:rPr>
                <w:rFonts w:cs="Arial"/>
                <w:lang w:val="en-CA" w:eastAsia="ar-SA"/>
                <w:rPrChange w:id="6942" w:author="ilia kassianenko" w:date="2019-03-21T21:37:00Z">
                  <w:rPr>
                    <w:rFonts w:cs="Arial"/>
                    <w:lang w:eastAsia="ar-SA"/>
                  </w:rPr>
                </w:rPrChange>
              </w:rPr>
            </w:pPr>
          </w:p>
        </w:tc>
      </w:tr>
      <w:tr w:rsidR="00102536" w:rsidRPr="0047260E" w14:paraId="2D780090" w14:textId="77777777" w:rsidTr="00E477DB">
        <w:tblPrEx>
          <w:tblW w:w="0" w:type="auto"/>
          <w:tblPrExChange w:id="6943" w:author="outpost" w:date="2019-03-18T19:45:00Z">
            <w:tblPrEx>
              <w:tblW w:w="0" w:type="auto"/>
            </w:tblPrEx>
          </w:tblPrExChange>
        </w:tblPrEx>
        <w:tc>
          <w:tcPr>
            <w:tcW w:w="2681" w:type="dxa"/>
            <w:vAlign w:val="center"/>
            <w:tcPrChange w:id="6944" w:author="outpost" w:date="2019-03-18T19:45:00Z">
              <w:tcPr>
                <w:tcW w:w="2681" w:type="dxa"/>
              </w:tcPr>
            </w:tcPrChange>
          </w:tcPr>
          <w:p w14:paraId="4F18FD59" w14:textId="77777777" w:rsidR="00102536" w:rsidRPr="0047260E" w:rsidRDefault="00102536">
            <w:pPr>
              <w:pStyle w:val="BodyText"/>
              <w:rPr>
                <w:rFonts w:cs="Arial"/>
                <w:lang w:val="en-CA" w:eastAsia="ar-SA"/>
                <w:rPrChange w:id="6945" w:author="ilia kassianenko" w:date="2019-03-21T21:37:00Z">
                  <w:rPr>
                    <w:rFonts w:cs="Arial"/>
                    <w:lang w:eastAsia="ar-SA"/>
                  </w:rPr>
                </w:rPrChange>
              </w:rPr>
            </w:pPr>
            <w:proofErr w:type="spellStart"/>
            <w:r w:rsidRPr="0047260E">
              <w:rPr>
                <w:rFonts w:cs="Arial"/>
                <w:color w:val="000000"/>
                <w:lang w:val="en-CA" w:eastAsia="en-CA"/>
                <w:rPrChange w:id="6946" w:author="ilia kassianenko" w:date="2019-03-21T21:37:00Z">
                  <w:rPr>
                    <w:rFonts w:cs="Arial"/>
                    <w:color w:val="000000"/>
                    <w:lang w:val="en-CA" w:eastAsia="en-CA"/>
                  </w:rPr>
                </w:rPrChange>
              </w:rPr>
              <w:t>IdentifiantArrondissement</w:t>
            </w:r>
            <w:proofErr w:type="spellEnd"/>
          </w:p>
        </w:tc>
        <w:tc>
          <w:tcPr>
            <w:tcW w:w="1567" w:type="dxa"/>
            <w:tcPrChange w:id="6947" w:author="outpost" w:date="2019-03-18T19:45:00Z">
              <w:tcPr>
                <w:tcW w:w="1567" w:type="dxa"/>
              </w:tcPr>
            </w:tcPrChange>
          </w:tcPr>
          <w:p w14:paraId="0CBC2F34" w14:textId="77777777" w:rsidR="00102536" w:rsidRPr="0047260E" w:rsidRDefault="00102536" w:rsidP="00424AC2">
            <w:pPr>
              <w:pStyle w:val="BodyText"/>
              <w:rPr>
                <w:rFonts w:cs="Arial"/>
                <w:lang w:val="en-CA" w:eastAsia="ar-SA"/>
                <w:rPrChange w:id="6948" w:author="ilia kassianenko" w:date="2019-03-21T21:37:00Z">
                  <w:rPr>
                    <w:rFonts w:cs="Arial"/>
                    <w:lang w:eastAsia="ar-SA"/>
                  </w:rPr>
                </w:rPrChange>
              </w:rPr>
            </w:pPr>
            <w:r w:rsidRPr="0047260E">
              <w:rPr>
                <w:rFonts w:cs="Arial"/>
                <w:lang w:val="en-CA" w:eastAsia="ar-SA"/>
                <w:rPrChange w:id="6949" w:author="ilia kassianenko" w:date="2019-03-21T21:37:00Z">
                  <w:rPr>
                    <w:rFonts w:cs="Arial"/>
                    <w:lang w:eastAsia="ar-SA"/>
                  </w:rPr>
                </w:rPrChange>
              </w:rPr>
              <w:t>INT</w:t>
            </w:r>
          </w:p>
        </w:tc>
        <w:tc>
          <w:tcPr>
            <w:tcW w:w="992" w:type="dxa"/>
            <w:tcPrChange w:id="6950" w:author="outpost" w:date="2019-03-18T19:45:00Z">
              <w:tcPr>
                <w:tcW w:w="992" w:type="dxa"/>
              </w:tcPr>
            </w:tcPrChange>
          </w:tcPr>
          <w:p w14:paraId="2A6BA41A" w14:textId="77777777" w:rsidR="00102536" w:rsidRPr="0047260E" w:rsidRDefault="00102536" w:rsidP="00424AC2">
            <w:pPr>
              <w:pStyle w:val="BodyText"/>
              <w:rPr>
                <w:rFonts w:cs="Arial"/>
                <w:lang w:val="en-CA" w:eastAsia="ar-SA"/>
                <w:rPrChange w:id="6951" w:author="ilia kassianenko" w:date="2019-03-21T21:37:00Z">
                  <w:rPr>
                    <w:rFonts w:cs="Arial"/>
                    <w:lang w:eastAsia="ar-SA"/>
                  </w:rPr>
                </w:rPrChange>
              </w:rPr>
            </w:pPr>
          </w:p>
        </w:tc>
        <w:tc>
          <w:tcPr>
            <w:tcW w:w="1134" w:type="dxa"/>
            <w:tcPrChange w:id="6952" w:author="outpost" w:date="2019-03-18T19:45:00Z">
              <w:tcPr>
                <w:tcW w:w="1134" w:type="dxa"/>
              </w:tcPr>
            </w:tcPrChange>
          </w:tcPr>
          <w:p w14:paraId="7E83347C" w14:textId="77777777" w:rsidR="00102536" w:rsidRPr="0047260E" w:rsidRDefault="00102536">
            <w:pPr>
              <w:pStyle w:val="BodyText"/>
              <w:jc w:val="center"/>
              <w:rPr>
                <w:rFonts w:cs="Arial"/>
                <w:sz w:val="22"/>
                <w:lang w:val="en-CA" w:eastAsia="ar-SA"/>
                <w:rPrChange w:id="6953" w:author="ilia kassianenko" w:date="2019-03-21T21:37:00Z">
                  <w:rPr>
                    <w:rFonts w:cs="Arial"/>
                    <w:sz w:val="22"/>
                    <w:lang w:eastAsia="ar-SA"/>
                  </w:rPr>
                </w:rPrChange>
              </w:rPr>
              <w:pPrChange w:id="6954" w:author="outpost" w:date="2019-03-18T19:41:00Z">
                <w:pPr>
                  <w:pStyle w:val="BodyText"/>
                  <w:keepNext/>
                  <w:numPr>
                    <w:ilvl w:val="8"/>
                    <w:numId w:val="1"/>
                  </w:numPr>
                  <w:ind w:left="360" w:hanging="360"/>
                  <w:outlineLvl w:val="8"/>
                </w:pPr>
              </w:pPrChange>
            </w:pPr>
            <w:r w:rsidRPr="0047260E">
              <w:rPr>
                <w:rFonts w:cs="Arial"/>
                <w:lang w:val="en-CA" w:eastAsia="ar-SA"/>
                <w:rPrChange w:id="6955" w:author="ilia kassianenko" w:date="2019-03-21T21:37:00Z">
                  <w:rPr>
                    <w:rFonts w:cs="Arial"/>
                    <w:lang w:eastAsia="ar-SA"/>
                  </w:rPr>
                </w:rPrChange>
              </w:rPr>
              <w:t>N</w:t>
            </w:r>
          </w:p>
        </w:tc>
        <w:tc>
          <w:tcPr>
            <w:tcW w:w="2976" w:type="dxa"/>
            <w:tcPrChange w:id="6956" w:author="outpost" w:date="2019-03-18T19:45:00Z">
              <w:tcPr>
                <w:tcW w:w="2976" w:type="dxa"/>
              </w:tcPr>
            </w:tcPrChange>
          </w:tcPr>
          <w:p w14:paraId="0A817E59" w14:textId="77777777" w:rsidR="00204EA7" w:rsidRPr="0047260E" w:rsidRDefault="00204EA7" w:rsidP="00204EA7">
            <w:pPr>
              <w:pStyle w:val="BodyText"/>
              <w:rPr>
                <w:rFonts w:cs="Arial"/>
                <w:lang w:val="en-CA" w:eastAsia="ar-SA"/>
                <w:rPrChange w:id="6957" w:author="ilia kassianenko" w:date="2019-03-21T21:37:00Z">
                  <w:rPr>
                    <w:rFonts w:cs="Arial"/>
                    <w:lang w:eastAsia="ar-SA"/>
                  </w:rPr>
                </w:rPrChange>
              </w:rPr>
            </w:pPr>
            <w:r w:rsidRPr="0047260E">
              <w:rPr>
                <w:rFonts w:cs="Arial"/>
                <w:lang w:val="en-CA" w:eastAsia="ar-SA"/>
                <w:rPrChange w:id="6958" w:author="ilia kassianenko" w:date="2019-03-21T21:37:00Z">
                  <w:rPr>
                    <w:rFonts w:cs="Arial"/>
                    <w:lang w:eastAsia="ar-SA"/>
                  </w:rPr>
                </w:rPrChange>
              </w:rPr>
              <w:t xml:space="preserve">Foreign Key </w:t>
            </w:r>
          </w:p>
          <w:p w14:paraId="24D8D534" w14:textId="77777777" w:rsidR="00102536" w:rsidRPr="0047260E" w:rsidRDefault="00102536" w:rsidP="00424AC2">
            <w:pPr>
              <w:pStyle w:val="BodyText"/>
              <w:rPr>
                <w:rFonts w:cs="Arial"/>
                <w:lang w:val="en-CA" w:eastAsia="ar-SA"/>
                <w:rPrChange w:id="6959" w:author="ilia kassianenko" w:date="2019-03-21T21:37:00Z">
                  <w:rPr>
                    <w:rFonts w:cs="Arial"/>
                    <w:lang w:eastAsia="ar-SA"/>
                  </w:rPr>
                </w:rPrChange>
              </w:rPr>
            </w:pPr>
          </w:p>
        </w:tc>
      </w:tr>
      <w:tr w:rsidR="00102536" w:rsidRPr="0047260E" w14:paraId="72C2BCD9" w14:textId="77777777" w:rsidTr="00E477DB">
        <w:tblPrEx>
          <w:tblW w:w="0" w:type="auto"/>
          <w:tblPrExChange w:id="6960" w:author="outpost" w:date="2019-03-18T19:45:00Z">
            <w:tblPrEx>
              <w:tblW w:w="0" w:type="auto"/>
            </w:tblPrEx>
          </w:tblPrExChange>
        </w:tblPrEx>
        <w:trPr>
          <w:trHeight w:val="269"/>
          <w:trPrChange w:id="6961" w:author="outpost" w:date="2019-03-18T19:45:00Z">
            <w:trPr>
              <w:trHeight w:val="269"/>
            </w:trPr>
          </w:trPrChange>
        </w:trPr>
        <w:tc>
          <w:tcPr>
            <w:tcW w:w="2681" w:type="dxa"/>
            <w:vAlign w:val="center"/>
            <w:tcPrChange w:id="6962" w:author="outpost" w:date="2019-03-18T19:45:00Z">
              <w:tcPr>
                <w:tcW w:w="2681" w:type="dxa"/>
                <w:vAlign w:val="bottom"/>
              </w:tcPr>
            </w:tcPrChange>
          </w:tcPr>
          <w:p w14:paraId="6FBA5187" w14:textId="77777777" w:rsidR="00102536" w:rsidRPr="0047260E" w:rsidRDefault="00102536">
            <w:pPr>
              <w:spacing w:before="0" w:after="0"/>
              <w:rPr>
                <w:rFonts w:cs="Arial"/>
                <w:color w:val="000000"/>
                <w:lang w:val="en-CA" w:eastAsia="en-CA"/>
                <w:rPrChange w:id="6963" w:author="ilia kassianenko" w:date="2019-03-21T21:37:00Z">
                  <w:rPr>
                    <w:rFonts w:cs="Arial"/>
                    <w:color w:val="000000"/>
                    <w:lang w:val="en-CA" w:eastAsia="en-CA"/>
                  </w:rPr>
                </w:rPrChange>
              </w:rPr>
            </w:pPr>
            <w:proofErr w:type="spellStart"/>
            <w:r w:rsidRPr="0047260E">
              <w:rPr>
                <w:rFonts w:cs="Arial"/>
                <w:color w:val="000000"/>
                <w:lang w:val="en-CA" w:eastAsia="en-CA"/>
                <w:rPrChange w:id="6964" w:author="ilia kassianenko" w:date="2019-03-21T21:37:00Z">
                  <w:rPr>
                    <w:rFonts w:cs="Arial"/>
                    <w:color w:val="000000"/>
                    <w:lang w:val="en-CA" w:eastAsia="en-CA"/>
                  </w:rPr>
                </w:rPrChange>
              </w:rPr>
              <w:t>DescriptionType</w:t>
            </w:r>
            <w:proofErr w:type="spellEnd"/>
          </w:p>
        </w:tc>
        <w:tc>
          <w:tcPr>
            <w:tcW w:w="1567" w:type="dxa"/>
            <w:tcPrChange w:id="6965" w:author="outpost" w:date="2019-03-18T19:45:00Z">
              <w:tcPr>
                <w:tcW w:w="1567" w:type="dxa"/>
              </w:tcPr>
            </w:tcPrChange>
          </w:tcPr>
          <w:p w14:paraId="59D6913E" w14:textId="77777777" w:rsidR="00102536" w:rsidRPr="0047260E" w:rsidRDefault="00102536" w:rsidP="00424AC2">
            <w:pPr>
              <w:pStyle w:val="BodyText"/>
              <w:rPr>
                <w:rFonts w:cs="Arial"/>
                <w:lang w:val="en-CA" w:eastAsia="ar-SA"/>
                <w:rPrChange w:id="6966" w:author="ilia kassianenko" w:date="2019-03-21T21:37:00Z">
                  <w:rPr>
                    <w:rFonts w:cs="Arial"/>
                    <w:lang w:eastAsia="ar-SA"/>
                  </w:rPr>
                </w:rPrChange>
              </w:rPr>
            </w:pPr>
            <w:r w:rsidRPr="0047260E">
              <w:rPr>
                <w:rFonts w:cs="Arial"/>
                <w:lang w:val="en-CA" w:eastAsia="ar-SA"/>
                <w:rPrChange w:id="6967" w:author="ilia kassianenko" w:date="2019-03-21T21:37:00Z">
                  <w:rPr>
                    <w:rFonts w:cs="Arial"/>
                    <w:lang w:eastAsia="ar-SA"/>
                  </w:rPr>
                </w:rPrChange>
              </w:rPr>
              <w:t>VARCHAR</w:t>
            </w:r>
          </w:p>
        </w:tc>
        <w:tc>
          <w:tcPr>
            <w:tcW w:w="992" w:type="dxa"/>
            <w:tcPrChange w:id="6968" w:author="outpost" w:date="2019-03-18T19:45:00Z">
              <w:tcPr>
                <w:tcW w:w="992" w:type="dxa"/>
              </w:tcPr>
            </w:tcPrChange>
          </w:tcPr>
          <w:p w14:paraId="178ED244" w14:textId="77777777" w:rsidR="00102536" w:rsidRPr="0047260E" w:rsidRDefault="00102536" w:rsidP="00424AC2">
            <w:pPr>
              <w:pStyle w:val="BodyText"/>
              <w:rPr>
                <w:rFonts w:cs="Arial"/>
                <w:lang w:val="en-CA" w:eastAsia="ar-SA"/>
                <w:rPrChange w:id="6969" w:author="ilia kassianenko" w:date="2019-03-21T21:37:00Z">
                  <w:rPr>
                    <w:rFonts w:cs="Arial"/>
                    <w:lang w:eastAsia="ar-SA"/>
                  </w:rPr>
                </w:rPrChange>
              </w:rPr>
            </w:pPr>
            <w:r w:rsidRPr="0047260E">
              <w:rPr>
                <w:rFonts w:cs="Arial"/>
                <w:lang w:val="en-CA" w:eastAsia="ar-SA"/>
                <w:rPrChange w:id="6970" w:author="ilia kassianenko" w:date="2019-03-21T21:37:00Z">
                  <w:rPr>
                    <w:rFonts w:cs="Arial"/>
                    <w:lang w:eastAsia="ar-SA"/>
                  </w:rPr>
                </w:rPrChange>
              </w:rPr>
              <w:t>100</w:t>
            </w:r>
          </w:p>
        </w:tc>
        <w:tc>
          <w:tcPr>
            <w:tcW w:w="1134" w:type="dxa"/>
            <w:tcPrChange w:id="6971" w:author="outpost" w:date="2019-03-18T19:45:00Z">
              <w:tcPr>
                <w:tcW w:w="1134" w:type="dxa"/>
              </w:tcPr>
            </w:tcPrChange>
          </w:tcPr>
          <w:p w14:paraId="5D252CE7" w14:textId="77777777" w:rsidR="00102536" w:rsidRPr="0047260E" w:rsidRDefault="00102536">
            <w:pPr>
              <w:pStyle w:val="BodyText"/>
              <w:jc w:val="center"/>
              <w:rPr>
                <w:rFonts w:cs="Arial"/>
                <w:sz w:val="22"/>
                <w:lang w:val="en-CA" w:eastAsia="ar-SA"/>
                <w:rPrChange w:id="6972" w:author="ilia kassianenko" w:date="2019-03-21T21:37:00Z">
                  <w:rPr>
                    <w:rFonts w:cs="Arial"/>
                    <w:sz w:val="22"/>
                    <w:lang w:eastAsia="ar-SA"/>
                  </w:rPr>
                </w:rPrChange>
              </w:rPr>
              <w:pPrChange w:id="6973" w:author="outpost" w:date="2019-03-18T19:41:00Z">
                <w:pPr>
                  <w:pStyle w:val="BodyText"/>
                  <w:keepNext/>
                  <w:numPr>
                    <w:ilvl w:val="8"/>
                    <w:numId w:val="1"/>
                  </w:numPr>
                  <w:ind w:left="360" w:hanging="360"/>
                  <w:outlineLvl w:val="8"/>
                </w:pPr>
              </w:pPrChange>
            </w:pPr>
            <w:r w:rsidRPr="0047260E">
              <w:rPr>
                <w:rFonts w:cs="Arial"/>
                <w:lang w:val="en-CA" w:eastAsia="ar-SA"/>
                <w:rPrChange w:id="6974" w:author="ilia kassianenko" w:date="2019-03-21T21:37:00Z">
                  <w:rPr>
                    <w:rFonts w:cs="Arial"/>
                    <w:lang w:eastAsia="ar-SA"/>
                  </w:rPr>
                </w:rPrChange>
              </w:rPr>
              <w:t>Y</w:t>
            </w:r>
          </w:p>
        </w:tc>
        <w:tc>
          <w:tcPr>
            <w:tcW w:w="2976" w:type="dxa"/>
            <w:tcPrChange w:id="6975" w:author="outpost" w:date="2019-03-18T19:45:00Z">
              <w:tcPr>
                <w:tcW w:w="2976" w:type="dxa"/>
              </w:tcPr>
            </w:tcPrChange>
          </w:tcPr>
          <w:p w14:paraId="76388E94" w14:textId="77777777" w:rsidR="00102536" w:rsidRPr="0047260E" w:rsidRDefault="00102536" w:rsidP="00424AC2">
            <w:pPr>
              <w:pStyle w:val="BodyText"/>
              <w:rPr>
                <w:rFonts w:cs="Arial"/>
                <w:lang w:val="en-CA" w:eastAsia="ar-SA"/>
                <w:rPrChange w:id="6976" w:author="ilia kassianenko" w:date="2019-03-21T21:37:00Z">
                  <w:rPr>
                    <w:rFonts w:cs="Arial"/>
                    <w:lang w:eastAsia="ar-SA"/>
                  </w:rPr>
                </w:rPrChange>
              </w:rPr>
            </w:pPr>
          </w:p>
        </w:tc>
      </w:tr>
      <w:tr w:rsidR="00102536" w:rsidRPr="0047260E" w14:paraId="69D73428" w14:textId="77777777" w:rsidTr="00E477DB">
        <w:tblPrEx>
          <w:tblW w:w="0" w:type="auto"/>
          <w:tblPrExChange w:id="6977" w:author="outpost" w:date="2019-03-18T19:45:00Z">
            <w:tblPrEx>
              <w:tblW w:w="0" w:type="auto"/>
            </w:tblPrEx>
          </w:tblPrExChange>
        </w:tblPrEx>
        <w:trPr>
          <w:trHeight w:val="269"/>
          <w:trPrChange w:id="6978" w:author="outpost" w:date="2019-03-18T19:45:00Z">
            <w:trPr>
              <w:trHeight w:val="269"/>
            </w:trPr>
          </w:trPrChange>
        </w:trPr>
        <w:tc>
          <w:tcPr>
            <w:tcW w:w="2681" w:type="dxa"/>
            <w:vAlign w:val="center"/>
            <w:tcPrChange w:id="6979" w:author="outpost" w:date="2019-03-18T19:45:00Z">
              <w:tcPr>
                <w:tcW w:w="2681" w:type="dxa"/>
                <w:vAlign w:val="bottom"/>
              </w:tcPr>
            </w:tcPrChange>
          </w:tcPr>
          <w:p w14:paraId="33D3BF0D" w14:textId="77777777" w:rsidR="00102536" w:rsidRPr="0047260E" w:rsidRDefault="00102536">
            <w:pPr>
              <w:spacing w:before="0" w:after="0"/>
              <w:rPr>
                <w:rFonts w:cs="Arial"/>
                <w:color w:val="000000"/>
                <w:lang w:val="en-CA" w:eastAsia="en-CA"/>
                <w:rPrChange w:id="6980" w:author="ilia kassianenko" w:date="2019-03-21T21:37:00Z">
                  <w:rPr>
                    <w:rFonts w:cs="Arial"/>
                    <w:color w:val="000000"/>
                    <w:lang w:val="en-CA" w:eastAsia="en-CA"/>
                  </w:rPr>
                </w:rPrChange>
              </w:rPr>
            </w:pPr>
            <w:proofErr w:type="spellStart"/>
            <w:r w:rsidRPr="0047260E">
              <w:rPr>
                <w:rFonts w:cs="Arial"/>
                <w:color w:val="000000"/>
                <w:lang w:val="en-CA" w:eastAsia="en-CA"/>
                <w:rPrChange w:id="6981" w:author="ilia kassianenko" w:date="2019-03-21T21:37:00Z">
                  <w:rPr>
                    <w:rFonts w:cs="Arial"/>
                    <w:color w:val="000000"/>
                    <w:lang w:val="en-CA" w:eastAsia="en-CA"/>
                  </w:rPr>
                </w:rPrChange>
              </w:rPr>
              <w:t>Entreprise</w:t>
            </w:r>
            <w:proofErr w:type="spellEnd"/>
          </w:p>
        </w:tc>
        <w:tc>
          <w:tcPr>
            <w:tcW w:w="1567" w:type="dxa"/>
            <w:tcPrChange w:id="6982" w:author="outpost" w:date="2019-03-18T19:45:00Z">
              <w:tcPr>
                <w:tcW w:w="1567" w:type="dxa"/>
              </w:tcPr>
            </w:tcPrChange>
          </w:tcPr>
          <w:p w14:paraId="5D55370E" w14:textId="77777777" w:rsidR="00102536" w:rsidRPr="0047260E" w:rsidRDefault="00102536" w:rsidP="00424AC2">
            <w:pPr>
              <w:pStyle w:val="BodyText"/>
              <w:rPr>
                <w:rFonts w:cs="Arial"/>
                <w:lang w:val="en-CA" w:eastAsia="ar-SA"/>
                <w:rPrChange w:id="6983" w:author="ilia kassianenko" w:date="2019-03-21T21:37:00Z">
                  <w:rPr>
                    <w:rFonts w:cs="Arial"/>
                    <w:lang w:eastAsia="ar-SA"/>
                  </w:rPr>
                </w:rPrChange>
              </w:rPr>
            </w:pPr>
            <w:r w:rsidRPr="0047260E">
              <w:rPr>
                <w:rFonts w:cs="Arial"/>
                <w:lang w:val="en-CA" w:eastAsia="ar-SA"/>
                <w:rPrChange w:id="6984" w:author="ilia kassianenko" w:date="2019-03-21T21:37:00Z">
                  <w:rPr>
                    <w:rFonts w:cs="Arial"/>
                    <w:lang w:eastAsia="ar-SA"/>
                  </w:rPr>
                </w:rPrChange>
              </w:rPr>
              <w:t>VARCHAR</w:t>
            </w:r>
          </w:p>
        </w:tc>
        <w:tc>
          <w:tcPr>
            <w:tcW w:w="992" w:type="dxa"/>
            <w:tcPrChange w:id="6985" w:author="outpost" w:date="2019-03-18T19:45:00Z">
              <w:tcPr>
                <w:tcW w:w="992" w:type="dxa"/>
              </w:tcPr>
            </w:tcPrChange>
          </w:tcPr>
          <w:p w14:paraId="292DEC0E" w14:textId="77777777" w:rsidR="00102536" w:rsidRPr="0047260E" w:rsidRDefault="00102536" w:rsidP="00424AC2">
            <w:pPr>
              <w:pStyle w:val="BodyText"/>
              <w:rPr>
                <w:rFonts w:cs="Arial"/>
                <w:lang w:val="en-CA" w:eastAsia="ar-SA"/>
                <w:rPrChange w:id="6986" w:author="ilia kassianenko" w:date="2019-03-21T21:37:00Z">
                  <w:rPr>
                    <w:rFonts w:cs="Arial"/>
                    <w:lang w:eastAsia="ar-SA"/>
                  </w:rPr>
                </w:rPrChange>
              </w:rPr>
            </w:pPr>
            <w:r w:rsidRPr="0047260E">
              <w:rPr>
                <w:rFonts w:cs="Arial"/>
                <w:lang w:val="en-CA" w:eastAsia="ar-SA"/>
                <w:rPrChange w:id="6987" w:author="ilia kassianenko" w:date="2019-03-21T21:37:00Z">
                  <w:rPr>
                    <w:rFonts w:cs="Arial"/>
                    <w:lang w:eastAsia="ar-SA"/>
                  </w:rPr>
                </w:rPrChange>
              </w:rPr>
              <w:t>50</w:t>
            </w:r>
          </w:p>
        </w:tc>
        <w:tc>
          <w:tcPr>
            <w:tcW w:w="1134" w:type="dxa"/>
            <w:tcPrChange w:id="6988" w:author="outpost" w:date="2019-03-18T19:45:00Z">
              <w:tcPr>
                <w:tcW w:w="1134" w:type="dxa"/>
              </w:tcPr>
            </w:tcPrChange>
          </w:tcPr>
          <w:p w14:paraId="61C59200" w14:textId="77777777" w:rsidR="00102536" w:rsidRPr="0047260E" w:rsidRDefault="00102536">
            <w:pPr>
              <w:pStyle w:val="BodyText"/>
              <w:jc w:val="center"/>
              <w:rPr>
                <w:rFonts w:cs="Arial"/>
                <w:sz w:val="22"/>
                <w:lang w:val="en-CA" w:eastAsia="ar-SA"/>
                <w:rPrChange w:id="6989" w:author="ilia kassianenko" w:date="2019-03-21T21:37:00Z">
                  <w:rPr>
                    <w:rFonts w:cs="Arial"/>
                    <w:sz w:val="22"/>
                    <w:lang w:eastAsia="ar-SA"/>
                  </w:rPr>
                </w:rPrChange>
              </w:rPr>
              <w:pPrChange w:id="6990" w:author="outpost" w:date="2019-03-18T19:41:00Z">
                <w:pPr>
                  <w:pStyle w:val="BodyText"/>
                  <w:keepNext/>
                  <w:numPr>
                    <w:ilvl w:val="8"/>
                    <w:numId w:val="1"/>
                  </w:numPr>
                  <w:ind w:left="360" w:hanging="360"/>
                  <w:outlineLvl w:val="8"/>
                </w:pPr>
              </w:pPrChange>
            </w:pPr>
            <w:r w:rsidRPr="0047260E">
              <w:rPr>
                <w:rFonts w:cs="Arial"/>
                <w:lang w:val="en-CA" w:eastAsia="ar-SA"/>
                <w:rPrChange w:id="6991" w:author="ilia kassianenko" w:date="2019-03-21T21:37:00Z">
                  <w:rPr>
                    <w:rFonts w:cs="Arial"/>
                    <w:lang w:eastAsia="ar-SA"/>
                  </w:rPr>
                </w:rPrChange>
              </w:rPr>
              <w:t>N</w:t>
            </w:r>
          </w:p>
        </w:tc>
        <w:tc>
          <w:tcPr>
            <w:tcW w:w="2976" w:type="dxa"/>
            <w:tcPrChange w:id="6992" w:author="outpost" w:date="2019-03-18T19:45:00Z">
              <w:tcPr>
                <w:tcW w:w="2976" w:type="dxa"/>
              </w:tcPr>
            </w:tcPrChange>
          </w:tcPr>
          <w:p w14:paraId="737EFDB0" w14:textId="77777777" w:rsidR="00102536" w:rsidRPr="0047260E" w:rsidRDefault="00102536" w:rsidP="00424AC2">
            <w:pPr>
              <w:pStyle w:val="BodyText"/>
              <w:rPr>
                <w:rFonts w:cs="Arial"/>
                <w:lang w:val="en-CA" w:eastAsia="ar-SA"/>
                <w:rPrChange w:id="6993" w:author="ilia kassianenko" w:date="2019-03-21T21:37:00Z">
                  <w:rPr>
                    <w:rFonts w:cs="Arial"/>
                    <w:lang w:eastAsia="ar-SA"/>
                  </w:rPr>
                </w:rPrChange>
              </w:rPr>
            </w:pPr>
          </w:p>
        </w:tc>
      </w:tr>
    </w:tbl>
    <w:tbl>
      <w:tblPr>
        <w:tblW w:w="4460" w:type="dxa"/>
        <w:tblLook w:val="04A0" w:firstRow="1" w:lastRow="0" w:firstColumn="1" w:lastColumn="0" w:noHBand="0" w:noVBand="1"/>
      </w:tblPr>
      <w:tblGrid>
        <w:gridCol w:w="1651"/>
        <w:gridCol w:w="1671"/>
        <w:gridCol w:w="1138"/>
      </w:tblGrid>
      <w:tr w:rsidR="00102536" w:rsidRPr="0047260E" w14:paraId="016B01B8" w14:textId="77777777" w:rsidTr="00424AC2">
        <w:trPr>
          <w:trHeight w:val="300"/>
        </w:trPr>
        <w:tc>
          <w:tcPr>
            <w:tcW w:w="1651" w:type="dxa"/>
            <w:tcBorders>
              <w:top w:val="nil"/>
              <w:left w:val="nil"/>
              <w:bottom w:val="nil"/>
              <w:right w:val="nil"/>
            </w:tcBorders>
            <w:shd w:val="clear" w:color="auto" w:fill="auto"/>
            <w:noWrap/>
            <w:vAlign w:val="bottom"/>
          </w:tcPr>
          <w:p w14:paraId="7FF8E008" w14:textId="77777777" w:rsidR="00102536" w:rsidRPr="0047260E" w:rsidRDefault="00102536" w:rsidP="00424AC2">
            <w:pPr>
              <w:spacing w:before="0" w:after="0"/>
              <w:rPr>
                <w:rFonts w:cs="Arial"/>
                <w:color w:val="000000"/>
                <w:sz w:val="20"/>
                <w:lang w:val="en-CA" w:eastAsia="en-CA"/>
                <w:rPrChange w:id="6994" w:author="ilia kassianenko" w:date="2019-03-21T21:37:00Z">
                  <w:rPr>
                    <w:rFonts w:cs="Arial"/>
                    <w:color w:val="000000"/>
                    <w:sz w:val="20"/>
                    <w:lang w:val="en-CA" w:eastAsia="en-CA"/>
                  </w:rPr>
                </w:rPrChange>
              </w:rPr>
            </w:pPr>
          </w:p>
        </w:tc>
        <w:tc>
          <w:tcPr>
            <w:tcW w:w="1671" w:type="dxa"/>
            <w:tcBorders>
              <w:top w:val="nil"/>
              <w:left w:val="nil"/>
              <w:bottom w:val="nil"/>
              <w:right w:val="nil"/>
            </w:tcBorders>
            <w:shd w:val="clear" w:color="auto" w:fill="auto"/>
            <w:noWrap/>
            <w:vAlign w:val="bottom"/>
          </w:tcPr>
          <w:p w14:paraId="09B79CA1" w14:textId="77777777" w:rsidR="00102536" w:rsidRPr="0047260E" w:rsidRDefault="00102536" w:rsidP="00424AC2">
            <w:pPr>
              <w:spacing w:before="0" w:after="0"/>
              <w:rPr>
                <w:rFonts w:cs="Arial"/>
                <w:color w:val="000000"/>
                <w:sz w:val="20"/>
                <w:lang w:val="en-CA" w:eastAsia="en-CA"/>
                <w:rPrChange w:id="6995" w:author="ilia kassianenko" w:date="2019-03-21T21:37:00Z">
                  <w:rPr>
                    <w:rFonts w:cs="Arial"/>
                    <w:color w:val="000000"/>
                    <w:sz w:val="20"/>
                    <w:lang w:val="en-CA" w:eastAsia="en-CA"/>
                  </w:rPr>
                </w:rPrChange>
              </w:rPr>
            </w:pPr>
          </w:p>
        </w:tc>
        <w:tc>
          <w:tcPr>
            <w:tcW w:w="1138" w:type="dxa"/>
            <w:tcBorders>
              <w:top w:val="nil"/>
              <w:left w:val="nil"/>
              <w:bottom w:val="nil"/>
              <w:right w:val="nil"/>
            </w:tcBorders>
            <w:shd w:val="clear" w:color="auto" w:fill="auto"/>
            <w:noWrap/>
            <w:vAlign w:val="bottom"/>
          </w:tcPr>
          <w:p w14:paraId="64007A91" w14:textId="77777777" w:rsidR="00102536" w:rsidRPr="0047260E" w:rsidRDefault="00102536" w:rsidP="00424AC2">
            <w:pPr>
              <w:spacing w:before="0" w:after="0"/>
              <w:rPr>
                <w:rFonts w:cs="Arial"/>
                <w:color w:val="000000"/>
                <w:sz w:val="20"/>
                <w:lang w:val="en-CA" w:eastAsia="en-CA"/>
                <w:rPrChange w:id="6996" w:author="ilia kassianenko" w:date="2019-03-21T21:37:00Z">
                  <w:rPr>
                    <w:rFonts w:cs="Arial"/>
                    <w:color w:val="000000"/>
                    <w:sz w:val="20"/>
                    <w:lang w:val="en-CA" w:eastAsia="en-CA"/>
                  </w:rPr>
                </w:rPrChange>
              </w:rPr>
            </w:pPr>
          </w:p>
        </w:tc>
      </w:tr>
    </w:tbl>
    <w:p w14:paraId="012D98AF" w14:textId="7120C374" w:rsidR="00102536" w:rsidRPr="0047260E" w:rsidDel="00222860" w:rsidRDefault="00950888" w:rsidP="00102536">
      <w:pPr>
        <w:rPr>
          <w:del w:id="6997" w:author="outpost" w:date="2019-03-18T21:58:00Z"/>
          <w:rFonts w:cs="Arial"/>
          <w:sz w:val="20"/>
          <w:lang w:val="en-CA"/>
          <w:rPrChange w:id="6998" w:author="ilia kassianenko" w:date="2019-03-21T21:37:00Z">
            <w:rPr>
              <w:del w:id="6999" w:author="outpost" w:date="2019-03-18T21:58:00Z"/>
              <w:rFonts w:cs="Arial"/>
              <w:sz w:val="20"/>
              <w:lang w:val="fr-CA"/>
            </w:rPr>
          </w:rPrChange>
        </w:rPr>
      </w:pPr>
      <w:del w:id="7000" w:author="outpost" w:date="2019-03-18T21:58:00Z">
        <w:r w:rsidRPr="0047260E" w:rsidDel="00222860">
          <w:rPr>
            <w:rFonts w:cs="Arial"/>
            <w:b/>
            <w:bCs/>
            <w:color w:val="1A1A1A"/>
            <w:sz w:val="20"/>
            <w:shd w:val="clear" w:color="auto" w:fill="FFFFFF"/>
            <w:lang w:val="en-CA"/>
            <w:rPrChange w:id="7001" w:author="ilia kassianenko" w:date="2019-03-21T21:37:00Z">
              <w:rPr>
                <w:rFonts w:cs="Arial"/>
                <w:b/>
                <w:bCs/>
                <w:color w:val="1A1A1A"/>
                <w:sz w:val="20"/>
                <w:shd w:val="clear" w:color="auto" w:fill="FFFFFF"/>
              </w:rPr>
            </w:rPrChange>
          </w:rPr>
          <w:delText>TRANSACTIONS</w:delText>
        </w:r>
      </w:del>
    </w:p>
    <w:p w14:paraId="3FF62222" w14:textId="5B4E5601" w:rsidR="00222860" w:rsidRPr="0047260E" w:rsidRDefault="00222860">
      <w:pPr>
        <w:pStyle w:val="Caption"/>
        <w:jc w:val="center"/>
        <w:rPr>
          <w:ins w:id="7002" w:author="outpost" w:date="2019-03-18T21:58:00Z"/>
          <w:lang w:val="en-CA"/>
          <w:rPrChange w:id="7003" w:author="ilia kassianenko" w:date="2019-03-21T21:37:00Z">
            <w:rPr>
              <w:ins w:id="7004" w:author="outpost" w:date="2019-03-18T21:58:00Z"/>
            </w:rPr>
          </w:rPrChange>
        </w:rPr>
        <w:pPrChange w:id="7005" w:author="outpost" w:date="2019-03-18T21:58:00Z">
          <w:pPr/>
        </w:pPrChange>
      </w:pPr>
      <w:ins w:id="7006" w:author="outpost" w:date="2019-03-18T21:58:00Z">
        <w:r w:rsidRPr="0047260E">
          <w:rPr>
            <w:lang w:val="en-CA"/>
            <w:rPrChange w:id="7007" w:author="ilia kassianenko" w:date="2019-03-21T21:37:00Z">
              <w:rPr/>
            </w:rPrChange>
          </w:rPr>
          <w:t xml:space="preserve">Table </w:t>
        </w:r>
        <w:r w:rsidRPr="0047260E">
          <w:rPr>
            <w:lang w:val="en-CA"/>
            <w:rPrChange w:id="7008" w:author="ilia kassianenko" w:date="2019-03-21T21:37:00Z">
              <w:rPr/>
            </w:rPrChange>
          </w:rPr>
          <w:fldChar w:fldCharType="begin"/>
        </w:r>
        <w:r w:rsidRPr="0047260E">
          <w:rPr>
            <w:lang w:val="en-CA"/>
            <w:rPrChange w:id="7009" w:author="ilia kassianenko" w:date="2019-03-21T21:37:00Z">
              <w:rPr/>
            </w:rPrChange>
          </w:rPr>
          <w:instrText xml:space="preserve"> SEQ Table \* ARABIC </w:instrText>
        </w:r>
      </w:ins>
      <w:r w:rsidRPr="0047260E">
        <w:rPr>
          <w:lang w:val="en-CA"/>
          <w:rPrChange w:id="7010" w:author="ilia kassianenko" w:date="2019-03-21T21:37:00Z">
            <w:rPr/>
          </w:rPrChange>
        </w:rPr>
        <w:fldChar w:fldCharType="separate"/>
      </w:r>
      <w:ins w:id="7011" w:author="ilia kassianenko" w:date="2019-03-21T21:41:00Z">
        <w:r w:rsidR="007B6C7E">
          <w:rPr>
            <w:noProof/>
            <w:lang w:val="en-CA"/>
          </w:rPr>
          <w:t>10</w:t>
        </w:r>
      </w:ins>
      <w:ins w:id="7012" w:author="outpost" w:date="2019-03-18T21:58:00Z">
        <w:r w:rsidRPr="0047260E">
          <w:rPr>
            <w:lang w:val="en-CA"/>
            <w:rPrChange w:id="7013" w:author="ilia kassianenko" w:date="2019-03-21T21:37:00Z">
              <w:rPr/>
            </w:rPrChange>
          </w:rPr>
          <w:fldChar w:fldCharType="end"/>
        </w:r>
        <w:r w:rsidRPr="0047260E">
          <w:rPr>
            <w:lang w:val="en-CA"/>
            <w:rPrChange w:id="7014" w:author="ilia kassianenko" w:date="2019-03-21T21:37:00Z">
              <w:rPr/>
            </w:rPrChange>
          </w:rPr>
          <w:t xml:space="preserve"> Transactions</w:t>
        </w:r>
      </w:ins>
    </w:p>
    <w:tbl>
      <w:tblPr>
        <w:tblStyle w:val="TableGrid"/>
        <w:tblW w:w="0" w:type="auto"/>
        <w:tblLook w:val="04A0" w:firstRow="1" w:lastRow="0" w:firstColumn="1" w:lastColumn="0" w:noHBand="0" w:noVBand="1"/>
        <w:tblPrChange w:id="7015" w:author="outpost" w:date="2019-03-18T19:45:00Z">
          <w:tblPr>
            <w:tblStyle w:val="TableGrid"/>
            <w:tblW w:w="0" w:type="auto"/>
            <w:tblLook w:val="04A0" w:firstRow="1" w:lastRow="0" w:firstColumn="1" w:lastColumn="0" w:noHBand="0" w:noVBand="1"/>
          </w:tblPr>
        </w:tblPrChange>
      </w:tblPr>
      <w:tblGrid>
        <w:gridCol w:w="2681"/>
        <w:gridCol w:w="1567"/>
        <w:gridCol w:w="992"/>
        <w:gridCol w:w="1134"/>
        <w:gridCol w:w="2976"/>
        <w:tblGridChange w:id="7016">
          <w:tblGrid>
            <w:gridCol w:w="2681"/>
            <w:gridCol w:w="1567"/>
            <w:gridCol w:w="992"/>
            <w:gridCol w:w="1134"/>
            <w:gridCol w:w="2976"/>
          </w:tblGrid>
        </w:tblGridChange>
      </w:tblGrid>
      <w:tr w:rsidR="00102536" w:rsidRPr="0047260E" w14:paraId="10A52251" w14:textId="77777777" w:rsidTr="00E477DB">
        <w:tc>
          <w:tcPr>
            <w:tcW w:w="2681" w:type="dxa"/>
            <w:vAlign w:val="center"/>
            <w:tcPrChange w:id="7017" w:author="outpost" w:date="2019-03-18T19:45:00Z">
              <w:tcPr>
                <w:tcW w:w="2681" w:type="dxa"/>
              </w:tcPr>
            </w:tcPrChange>
          </w:tcPr>
          <w:p w14:paraId="4D4724D3" w14:textId="77777777" w:rsidR="00102536" w:rsidRPr="0047260E" w:rsidRDefault="00102536">
            <w:pPr>
              <w:pStyle w:val="BodyText"/>
              <w:rPr>
                <w:rFonts w:cs="Arial"/>
                <w:b/>
                <w:lang w:val="en-CA" w:eastAsia="ar-SA"/>
                <w:rPrChange w:id="7018" w:author="ilia kassianenko" w:date="2019-03-21T21:37:00Z">
                  <w:rPr>
                    <w:rFonts w:cs="Arial"/>
                    <w:b/>
                    <w:lang w:eastAsia="ar-SA"/>
                  </w:rPr>
                </w:rPrChange>
              </w:rPr>
            </w:pPr>
            <w:r w:rsidRPr="0047260E">
              <w:rPr>
                <w:rFonts w:cs="Arial"/>
                <w:b/>
                <w:lang w:val="en-CA" w:eastAsia="ar-SA"/>
                <w:rPrChange w:id="7019" w:author="ilia kassianenko" w:date="2019-03-21T21:37:00Z">
                  <w:rPr>
                    <w:rFonts w:cs="Arial"/>
                    <w:b/>
                    <w:lang w:eastAsia="ar-SA"/>
                  </w:rPr>
                </w:rPrChange>
              </w:rPr>
              <w:t>Name</w:t>
            </w:r>
          </w:p>
        </w:tc>
        <w:tc>
          <w:tcPr>
            <w:tcW w:w="1567" w:type="dxa"/>
            <w:tcPrChange w:id="7020" w:author="outpost" w:date="2019-03-18T19:45:00Z">
              <w:tcPr>
                <w:tcW w:w="1567" w:type="dxa"/>
              </w:tcPr>
            </w:tcPrChange>
          </w:tcPr>
          <w:p w14:paraId="3D5CA148" w14:textId="77777777" w:rsidR="00102536" w:rsidRPr="0047260E" w:rsidRDefault="00102536" w:rsidP="00424AC2">
            <w:pPr>
              <w:pStyle w:val="BodyText"/>
              <w:rPr>
                <w:rFonts w:cs="Arial"/>
                <w:b/>
                <w:lang w:val="en-CA" w:eastAsia="ar-SA"/>
                <w:rPrChange w:id="7021" w:author="ilia kassianenko" w:date="2019-03-21T21:37:00Z">
                  <w:rPr>
                    <w:rFonts w:cs="Arial"/>
                    <w:b/>
                    <w:lang w:eastAsia="ar-SA"/>
                  </w:rPr>
                </w:rPrChange>
              </w:rPr>
            </w:pPr>
            <w:r w:rsidRPr="0047260E">
              <w:rPr>
                <w:rFonts w:cs="Arial"/>
                <w:b/>
                <w:lang w:val="en-CA" w:eastAsia="ar-SA"/>
                <w:rPrChange w:id="7022" w:author="ilia kassianenko" w:date="2019-03-21T21:37:00Z">
                  <w:rPr>
                    <w:rFonts w:cs="Arial"/>
                    <w:b/>
                    <w:lang w:eastAsia="ar-SA"/>
                  </w:rPr>
                </w:rPrChange>
              </w:rPr>
              <w:t>Type</w:t>
            </w:r>
          </w:p>
        </w:tc>
        <w:tc>
          <w:tcPr>
            <w:tcW w:w="992" w:type="dxa"/>
            <w:tcPrChange w:id="7023" w:author="outpost" w:date="2019-03-18T19:45:00Z">
              <w:tcPr>
                <w:tcW w:w="992" w:type="dxa"/>
              </w:tcPr>
            </w:tcPrChange>
          </w:tcPr>
          <w:p w14:paraId="25A42498" w14:textId="77777777" w:rsidR="00102536" w:rsidRPr="0047260E" w:rsidRDefault="00102536" w:rsidP="00424AC2">
            <w:pPr>
              <w:pStyle w:val="BodyText"/>
              <w:rPr>
                <w:rFonts w:cs="Arial"/>
                <w:b/>
                <w:lang w:val="en-CA" w:eastAsia="ar-SA"/>
                <w:rPrChange w:id="7024" w:author="ilia kassianenko" w:date="2019-03-21T21:37:00Z">
                  <w:rPr>
                    <w:rFonts w:cs="Arial"/>
                    <w:b/>
                    <w:lang w:eastAsia="ar-SA"/>
                  </w:rPr>
                </w:rPrChange>
              </w:rPr>
            </w:pPr>
            <w:r w:rsidRPr="0047260E">
              <w:rPr>
                <w:rFonts w:cs="Arial"/>
                <w:b/>
                <w:lang w:val="en-CA" w:eastAsia="ar-SA"/>
                <w:rPrChange w:id="7025" w:author="ilia kassianenko" w:date="2019-03-21T21:37:00Z">
                  <w:rPr>
                    <w:rFonts w:cs="Arial"/>
                    <w:b/>
                    <w:lang w:eastAsia="ar-SA"/>
                  </w:rPr>
                </w:rPrChange>
              </w:rPr>
              <w:t>Length</w:t>
            </w:r>
          </w:p>
        </w:tc>
        <w:tc>
          <w:tcPr>
            <w:tcW w:w="1134" w:type="dxa"/>
            <w:tcPrChange w:id="7026" w:author="outpost" w:date="2019-03-18T19:45:00Z">
              <w:tcPr>
                <w:tcW w:w="1134" w:type="dxa"/>
              </w:tcPr>
            </w:tcPrChange>
          </w:tcPr>
          <w:p w14:paraId="251CA21A" w14:textId="77777777" w:rsidR="00102536" w:rsidRPr="0047260E" w:rsidRDefault="00102536" w:rsidP="00424AC2">
            <w:pPr>
              <w:pStyle w:val="BodyText"/>
              <w:rPr>
                <w:rFonts w:cs="Arial"/>
                <w:b/>
                <w:lang w:val="en-CA" w:eastAsia="ar-SA"/>
                <w:rPrChange w:id="7027" w:author="ilia kassianenko" w:date="2019-03-21T21:37:00Z">
                  <w:rPr>
                    <w:rFonts w:cs="Arial"/>
                    <w:b/>
                    <w:lang w:eastAsia="ar-SA"/>
                  </w:rPr>
                </w:rPrChange>
              </w:rPr>
            </w:pPr>
            <w:proofErr w:type="spellStart"/>
            <w:r w:rsidRPr="0047260E">
              <w:rPr>
                <w:rFonts w:cs="Arial"/>
                <w:b/>
                <w:lang w:val="en-CA" w:eastAsia="ar-SA"/>
                <w:rPrChange w:id="7028" w:author="ilia kassianenko" w:date="2019-03-21T21:37:00Z">
                  <w:rPr>
                    <w:rFonts w:cs="Arial"/>
                    <w:b/>
                    <w:lang w:eastAsia="ar-SA"/>
                  </w:rPr>
                </w:rPrChange>
              </w:rPr>
              <w:t>Nullable</w:t>
            </w:r>
            <w:proofErr w:type="spellEnd"/>
          </w:p>
        </w:tc>
        <w:tc>
          <w:tcPr>
            <w:tcW w:w="2976" w:type="dxa"/>
            <w:tcPrChange w:id="7029" w:author="outpost" w:date="2019-03-18T19:45:00Z">
              <w:tcPr>
                <w:tcW w:w="2976" w:type="dxa"/>
              </w:tcPr>
            </w:tcPrChange>
          </w:tcPr>
          <w:p w14:paraId="568392D7" w14:textId="77777777" w:rsidR="00102536" w:rsidRPr="0047260E" w:rsidRDefault="00102536" w:rsidP="00424AC2">
            <w:pPr>
              <w:pStyle w:val="BodyText"/>
              <w:rPr>
                <w:rFonts w:cs="Arial"/>
                <w:b/>
                <w:lang w:val="en-CA" w:eastAsia="ar-SA"/>
                <w:rPrChange w:id="7030" w:author="ilia kassianenko" w:date="2019-03-21T21:37:00Z">
                  <w:rPr>
                    <w:rFonts w:cs="Arial"/>
                    <w:b/>
                    <w:lang w:eastAsia="ar-SA"/>
                  </w:rPr>
                </w:rPrChange>
              </w:rPr>
            </w:pPr>
            <w:r w:rsidRPr="0047260E">
              <w:rPr>
                <w:rFonts w:cs="Arial"/>
                <w:b/>
                <w:lang w:val="en-CA" w:eastAsia="ar-SA"/>
                <w:rPrChange w:id="7031" w:author="ilia kassianenko" w:date="2019-03-21T21:37:00Z">
                  <w:rPr>
                    <w:rFonts w:cs="Arial"/>
                    <w:b/>
                    <w:lang w:eastAsia="ar-SA"/>
                  </w:rPr>
                </w:rPrChange>
              </w:rPr>
              <w:t>Comments</w:t>
            </w:r>
          </w:p>
        </w:tc>
      </w:tr>
      <w:tr w:rsidR="00102536" w:rsidRPr="0047260E" w14:paraId="1B8B99E7" w14:textId="77777777" w:rsidTr="00E477DB">
        <w:tc>
          <w:tcPr>
            <w:tcW w:w="2681" w:type="dxa"/>
            <w:vAlign w:val="center"/>
            <w:tcPrChange w:id="7032" w:author="outpost" w:date="2019-03-18T19:45:00Z">
              <w:tcPr>
                <w:tcW w:w="2681" w:type="dxa"/>
                <w:vAlign w:val="bottom"/>
              </w:tcPr>
            </w:tcPrChange>
          </w:tcPr>
          <w:p w14:paraId="2A223998" w14:textId="77777777" w:rsidR="00102536" w:rsidRPr="0047260E" w:rsidRDefault="00102536">
            <w:pPr>
              <w:spacing w:before="0" w:after="0"/>
              <w:rPr>
                <w:rFonts w:cs="Arial"/>
                <w:b/>
                <w:color w:val="000000"/>
                <w:lang w:val="en-CA" w:eastAsia="en-CA"/>
                <w:rPrChange w:id="7033" w:author="ilia kassianenko" w:date="2019-03-21T21:37:00Z">
                  <w:rPr>
                    <w:rFonts w:cs="Arial"/>
                    <w:b/>
                    <w:color w:val="000000"/>
                    <w:lang w:val="en-CA" w:eastAsia="en-CA"/>
                  </w:rPr>
                </w:rPrChange>
              </w:rPr>
            </w:pPr>
            <w:proofErr w:type="spellStart"/>
            <w:r w:rsidRPr="0047260E">
              <w:rPr>
                <w:rFonts w:cs="Arial"/>
                <w:b/>
                <w:color w:val="000000"/>
                <w:lang w:val="en-CA" w:eastAsia="en-CA"/>
                <w:rPrChange w:id="7034" w:author="ilia kassianenko" w:date="2019-03-21T21:37:00Z">
                  <w:rPr>
                    <w:rFonts w:cs="Arial"/>
                    <w:b/>
                    <w:color w:val="000000"/>
                    <w:lang w:val="en-CA" w:eastAsia="en-CA"/>
                  </w:rPr>
                </w:rPrChange>
              </w:rPr>
              <w:t>TransactionID</w:t>
            </w:r>
            <w:proofErr w:type="spellEnd"/>
          </w:p>
        </w:tc>
        <w:tc>
          <w:tcPr>
            <w:tcW w:w="1567" w:type="dxa"/>
            <w:tcPrChange w:id="7035" w:author="outpost" w:date="2019-03-18T19:45:00Z">
              <w:tcPr>
                <w:tcW w:w="1567" w:type="dxa"/>
              </w:tcPr>
            </w:tcPrChange>
          </w:tcPr>
          <w:p w14:paraId="7E085096" w14:textId="77777777" w:rsidR="00102536" w:rsidRPr="0047260E" w:rsidRDefault="00102536" w:rsidP="00424AC2">
            <w:pPr>
              <w:pStyle w:val="BodyText"/>
              <w:rPr>
                <w:rFonts w:cs="Arial"/>
                <w:lang w:val="en-CA" w:eastAsia="ar-SA"/>
                <w:rPrChange w:id="7036" w:author="ilia kassianenko" w:date="2019-03-21T21:37:00Z">
                  <w:rPr>
                    <w:rFonts w:cs="Arial"/>
                    <w:lang w:eastAsia="ar-SA"/>
                  </w:rPr>
                </w:rPrChange>
              </w:rPr>
            </w:pPr>
            <w:r w:rsidRPr="0047260E">
              <w:rPr>
                <w:rFonts w:cs="Arial"/>
                <w:lang w:val="en-CA" w:eastAsia="ar-SA"/>
                <w:rPrChange w:id="7037" w:author="ilia kassianenko" w:date="2019-03-21T21:37:00Z">
                  <w:rPr>
                    <w:rFonts w:cs="Arial"/>
                    <w:lang w:eastAsia="ar-SA"/>
                  </w:rPr>
                </w:rPrChange>
              </w:rPr>
              <w:t>INT</w:t>
            </w:r>
          </w:p>
        </w:tc>
        <w:tc>
          <w:tcPr>
            <w:tcW w:w="992" w:type="dxa"/>
            <w:tcPrChange w:id="7038" w:author="outpost" w:date="2019-03-18T19:45:00Z">
              <w:tcPr>
                <w:tcW w:w="992" w:type="dxa"/>
              </w:tcPr>
            </w:tcPrChange>
          </w:tcPr>
          <w:p w14:paraId="20087890" w14:textId="77777777" w:rsidR="00102536" w:rsidRPr="0047260E" w:rsidRDefault="00102536" w:rsidP="00424AC2">
            <w:pPr>
              <w:pStyle w:val="BodyText"/>
              <w:rPr>
                <w:rFonts w:cs="Arial"/>
                <w:lang w:val="en-CA" w:eastAsia="ar-SA"/>
                <w:rPrChange w:id="7039" w:author="ilia kassianenko" w:date="2019-03-21T21:37:00Z">
                  <w:rPr>
                    <w:rFonts w:cs="Arial"/>
                    <w:lang w:eastAsia="ar-SA"/>
                  </w:rPr>
                </w:rPrChange>
              </w:rPr>
            </w:pPr>
          </w:p>
        </w:tc>
        <w:tc>
          <w:tcPr>
            <w:tcW w:w="1134" w:type="dxa"/>
            <w:tcPrChange w:id="7040" w:author="outpost" w:date="2019-03-18T19:45:00Z">
              <w:tcPr>
                <w:tcW w:w="1134" w:type="dxa"/>
              </w:tcPr>
            </w:tcPrChange>
          </w:tcPr>
          <w:p w14:paraId="0005FFB6" w14:textId="77777777" w:rsidR="00102536" w:rsidRPr="0047260E" w:rsidRDefault="00102536">
            <w:pPr>
              <w:pStyle w:val="BodyText"/>
              <w:jc w:val="center"/>
              <w:rPr>
                <w:rFonts w:cs="Arial"/>
                <w:sz w:val="22"/>
                <w:lang w:val="en-CA" w:eastAsia="ar-SA"/>
                <w:rPrChange w:id="7041" w:author="ilia kassianenko" w:date="2019-03-21T21:37:00Z">
                  <w:rPr>
                    <w:rFonts w:cs="Arial"/>
                    <w:sz w:val="22"/>
                    <w:lang w:eastAsia="ar-SA"/>
                  </w:rPr>
                </w:rPrChange>
              </w:rPr>
              <w:pPrChange w:id="7042" w:author="outpost" w:date="2019-03-18T19:41:00Z">
                <w:pPr>
                  <w:pStyle w:val="BodyText"/>
                  <w:keepNext/>
                  <w:numPr>
                    <w:ilvl w:val="8"/>
                    <w:numId w:val="1"/>
                  </w:numPr>
                  <w:ind w:left="360" w:hanging="360"/>
                  <w:outlineLvl w:val="8"/>
                </w:pPr>
              </w:pPrChange>
            </w:pPr>
            <w:r w:rsidRPr="0047260E">
              <w:rPr>
                <w:rFonts w:cs="Arial"/>
                <w:lang w:val="en-CA" w:eastAsia="ar-SA"/>
                <w:rPrChange w:id="7043" w:author="ilia kassianenko" w:date="2019-03-21T21:37:00Z">
                  <w:rPr>
                    <w:rFonts w:cs="Arial"/>
                    <w:lang w:eastAsia="ar-SA"/>
                  </w:rPr>
                </w:rPrChange>
              </w:rPr>
              <w:t>N</w:t>
            </w:r>
          </w:p>
        </w:tc>
        <w:tc>
          <w:tcPr>
            <w:tcW w:w="2976" w:type="dxa"/>
            <w:tcPrChange w:id="7044" w:author="outpost" w:date="2019-03-18T19:45:00Z">
              <w:tcPr>
                <w:tcW w:w="2976" w:type="dxa"/>
              </w:tcPr>
            </w:tcPrChange>
          </w:tcPr>
          <w:p w14:paraId="012FA2F7" w14:textId="77777777" w:rsidR="00102536" w:rsidRPr="0047260E" w:rsidRDefault="00950888" w:rsidP="00424AC2">
            <w:pPr>
              <w:pStyle w:val="BodyText"/>
              <w:rPr>
                <w:rFonts w:cs="Arial"/>
                <w:lang w:val="en-CA" w:eastAsia="ar-SA"/>
                <w:rPrChange w:id="7045" w:author="ilia kassianenko" w:date="2019-03-21T21:37:00Z">
                  <w:rPr>
                    <w:rFonts w:cs="Arial"/>
                    <w:lang w:eastAsia="ar-SA"/>
                  </w:rPr>
                </w:rPrChange>
              </w:rPr>
            </w:pPr>
            <w:r w:rsidRPr="0047260E">
              <w:rPr>
                <w:rFonts w:cs="Arial"/>
                <w:lang w:val="en-CA" w:eastAsia="ar-SA"/>
                <w:rPrChange w:id="7046" w:author="ilia kassianenko" w:date="2019-03-21T21:37:00Z">
                  <w:rPr>
                    <w:rFonts w:cs="Arial"/>
                    <w:lang w:eastAsia="ar-SA"/>
                  </w:rPr>
                </w:rPrChange>
              </w:rPr>
              <w:t>Primary Key</w:t>
            </w:r>
          </w:p>
        </w:tc>
      </w:tr>
      <w:tr w:rsidR="00102536" w:rsidRPr="0047260E" w14:paraId="5120CB50" w14:textId="77777777" w:rsidTr="00E477DB">
        <w:tc>
          <w:tcPr>
            <w:tcW w:w="2681" w:type="dxa"/>
            <w:vAlign w:val="center"/>
            <w:tcPrChange w:id="7047" w:author="outpost" w:date="2019-03-18T19:45:00Z">
              <w:tcPr>
                <w:tcW w:w="2681" w:type="dxa"/>
              </w:tcPr>
            </w:tcPrChange>
          </w:tcPr>
          <w:p w14:paraId="559BEE94" w14:textId="77777777" w:rsidR="00102536" w:rsidRPr="0047260E" w:rsidRDefault="00102536">
            <w:pPr>
              <w:pStyle w:val="BodyText"/>
              <w:rPr>
                <w:rFonts w:cs="Arial"/>
                <w:lang w:val="en-CA" w:eastAsia="ar-SA"/>
                <w:rPrChange w:id="7048" w:author="ilia kassianenko" w:date="2019-03-21T21:37:00Z">
                  <w:rPr>
                    <w:rFonts w:cs="Arial"/>
                    <w:lang w:eastAsia="ar-SA"/>
                  </w:rPr>
                </w:rPrChange>
              </w:rPr>
            </w:pPr>
            <w:proofErr w:type="spellStart"/>
            <w:r w:rsidRPr="0047260E">
              <w:rPr>
                <w:rFonts w:cs="Arial"/>
                <w:color w:val="000000"/>
                <w:lang w:val="en-CA" w:eastAsia="en-CA"/>
                <w:rPrChange w:id="7049" w:author="ilia kassianenko" w:date="2019-03-21T21:37:00Z">
                  <w:rPr>
                    <w:rFonts w:cs="Arial"/>
                    <w:color w:val="000000"/>
                    <w:lang w:val="en-CA" w:eastAsia="en-CA"/>
                  </w:rPr>
                </w:rPrChange>
              </w:rPr>
              <w:t>DateChargement</w:t>
            </w:r>
            <w:proofErr w:type="spellEnd"/>
          </w:p>
        </w:tc>
        <w:tc>
          <w:tcPr>
            <w:tcW w:w="1567" w:type="dxa"/>
            <w:tcPrChange w:id="7050" w:author="outpost" w:date="2019-03-18T19:45:00Z">
              <w:tcPr>
                <w:tcW w:w="1567" w:type="dxa"/>
              </w:tcPr>
            </w:tcPrChange>
          </w:tcPr>
          <w:p w14:paraId="5A1C80C0" w14:textId="77777777" w:rsidR="00102536" w:rsidRPr="0047260E" w:rsidRDefault="00950888" w:rsidP="00424AC2">
            <w:pPr>
              <w:pStyle w:val="BodyText"/>
              <w:rPr>
                <w:rFonts w:cs="Arial"/>
                <w:lang w:val="en-CA" w:eastAsia="ar-SA"/>
                <w:rPrChange w:id="7051" w:author="ilia kassianenko" w:date="2019-03-21T21:37:00Z">
                  <w:rPr>
                    <w:rFonts w:cs="Arial"/>
                    <w:lang w:eastAsia="ar-SA"/>
                  </w:rPr>
                </w:rPrChange>
              </w:rPr>
            </w:pPr>
            <w:r w:rsidRPr="0047260E">
              <w:rPr>
                <w:rFonts w:cs="Arial"/>
                <w:lang w:val="en-CA" w:eastAsia="ar-SA"/>
                <w:rPrChange w:id="7052" w:author="ilia kassianenko" w:date="2019-03-21T21:37:00Z">
                  <w:rPr>
                    <w:rFonts w:cs="Arial"/>
                    <w:lang w:eastAsia="ar-SA"/>
                  </w:rPr>
                </w:rPrChange>
              </w:rPr>
              <w:t>DATE</w:t>
            </w:r>
          </w:p>
        </w:tc>
        <w:tc>
          <w:tcPr>
            <w:tcW w:w="992" w:type="dxa"/>
            <w:tcPrChange w:id="7053" w:author="outpost" w:date="2019-03-18T19:45:00Z">
              <w:tcPr>
                <w:tcW w:w="992" w:type="dxa"/>
              </w:tcPr>
            </w:tcPrChange>
          </w:tcPr>
          <w:p w14:paraId="12842F8D" w14:textId="77777777" w:rsidR="00102536" w:rsidRPr="0047260E" w:rsidRDefault="00102536" w:rsidP="00950888">
            <w:pPr>
              <w:pStyle w:val="BodyText"/>
              <w:rPr>
                <w:rFonts w:cs="Arial"/>
                <w:lang w:val="en-CA" w:eastAsia="ar-SA"/>
                <w:rPrChange w:id="7054" w:author="ilia kassianenko" w:date="2019-03-21T21:37:00Z">
                  <w:rPr>
                    <w:rFonts w:cs="Arial"/>
                    <w:lang w:eastAsia="ar-SA"/>
                  </w:rPr>
                </w:rPrChange>
              </w:rPr>
            </w:pPr>
            <w:r w:rsidRPr="0047260E">
              <w:rPr>
                <w:rFonts w:cs="Arial"/>
                <w:lang w:val="en-CA" w:eastAsia="ar-SA"/>
                <w:rPrChange w:id="7055" w:author="ilia kassianenko" w:date="2019-03-21T21:37:00Z">
                  <w:rPr>
                    <w:rFonts w:cs="Arial"/>
                    <w:lang w:eastAsia="ar-SA"/>
                  </w:rPr>
                </w:rPrChange>
              </w:rPr>
              <w:t>1</w:t>
            </w:r>
            <w:r w:rsidR="00950888" w:rsidRPr="0047260E">
              <w:rPr>
                <w:rFonts w:cs="Arial"/>
                <w:lang w:val="en-CA" w:eastAsia="ar-SA"/>
                <w:rPrChange w:id="7056" w:author="ilia kassianenko" w:date="2019-03-21T21:37:00Z">
                  <w:rPr>
                    <w:rFonts w:cs="Arial"/>
                    <w:lang w:eastAsia="ar-SA"/>
                  </w:rPr>
                </w:rPrChange>
              </w:rPr>
              <w:t>0</w:t>
            </w:r>
          </w:p>
        </w:tc>
        <w:tc>
          <w:tcPr>
            <w:tcW w:w="1134" w:type="dxa"/>
            <w:tcPrChange w:id="7057" w:author="outpost" w:date="2019-03-18T19:45:00Z">
              <w:tcPr>
                <w:tcW w:w="1134" w:type="dxa"/>
              </w:tcPr>
            </w:tcPrChange>
          </w:tcPr>
          <w:p w14:paraId="7420F9FA" w14:textId="77777777" w:rsidR="00102536" w:rsidRPr="0047260E" w:rsidRDefault="00102536">
            <w:pPr>
              <w:pStyle w:val="BodyText"/>
              <w:jc w:val="center"/>
              <w:rPr>
                <w:rFonts w:cs="Arial"/>
                <w:sz w:val="22"/>
                <w:lang w:val="en-CA" w:eastAsia="ar-SA"/>
                <w:rPrChange w:id="7058" w:author="ilia kassianenko" w:date="2019-03-21T21:37:00Z">
                  <w:rPr>
                    <w:rFonts w:cs="Arial"/>
                    <w:sz w:val="22"/>
                    <w:lang w:eastAsia="ar-SA"/>
                  </w:rPr>
                </w:rPrChange>
              </w:rPr>
              <w:pPrChange w:id="7059" w:author="outpost" w:date="2019-03-18T19:41:00Z">
                <w:pPr>
                  <w:pStyle w:val="BodyText"/>
                  <w:keepNext/>
                  <w:numPr>
                    <w:ilvl w:val="8"/>
                    <w:numId w:val="1"/>
                  </w:numPr>
                  <w:ind w:left="360" w:hanging="360"/>
                  <w:outlineLvl w:val="8"/>
                </w:pPr>
              </w:pPrChange>
            </w:pPr>
            <w:r w:rsidRPr="0047260E">
              <w:rPr>
                <w:rFonts w:cs="Arial"/>
                <w:lang w:val="en-CA" w:eastAsia="ar-SA"/>
                <w:rPrChange w:id="7060" w:author="ilia kassianenko" w:date="2019-03-21T21:37:00Z">
                  <w:rPr>
                    <w:rFonts w:cs="Arial"/>
                    <w:lang w:eastAsia="ar-SA"/>
                  </w:rPr>
                </w:rPrChange>
              </w:rPr>
              <w:t>N</w:t>
            </w:r>
          </w:p>
        </w:tc>
        <w:tc>
          <w:tcPr>
            <w:tcW w:w="2976" w:type="dxa"/>
            <w:tcPrChange w:id="7061" w:author="outpost" w:date="2019-03-18T19:45:00Z">
              <w:tcPr>
                <w:tcW w:w="2976" w:type="dxa"/>
              </w:tcPr>
            </w:tcPrChange>
          </w:tcPr>
          <w:p w14:paraId="3022F025" w14:textId="77777777" w:rsidR="008D539A" w:rsidRPr="0047260E" w:rsidRDefault="008D539A" w:rsidP="00950888">
            <w:pPr>
              <w:pStyle w:val="BodyText"/>
              <w:rPr>
                <w:rFonts w:cs="Arial"/>
                <w:lang w:val="en-CA" w:eastAsia="ar-SA"/>
                <w:rPrChange w:id="7062" w:author="ilia kassianenko" w:date="2019-03-21T21:37:00Z">
                  <w:rPr>
                    <w:rFonts w:cs="Arial"/>
                    <w:lang w:eastAsia="ar-SA"/>
                  </w:rPr>
                </w:rPrChange>
              </w:rPr>
            </w:pPr>
            <w:r w:rsidRPr="0047260E">
              <w:rPr>
                <w:rFonts w:cs="Arial"/>
                <w:lang w:val="en-CA" w:eastAsia="ar-SA"/>
                <w:rPrChange w:id="7063" w:author="ilia kassianenko" w:date="2019-03-21T21:37:00Z">
                  <w:rPr>
                    <w:rFonts w:cs="Arial"/>
                    <w:lang w:eastAsia="ar-SA"/>
                  </w:rPr>
                </w:rPrChange>
              </w:rPr>
              <w:t xml:space="preserve">Foreign Key </w:t>
            </w:r>
          </w:p>
          <w:p w14:paraId="47638CE3" w14:textId="63D6DA24" w:rsidR="00102536" w:rsidRPr="0047260E" w:rsidRDefault="0047260E" w:rsidP="00950888">
            <w:pPr>
              <w:pStyle w:val="BodyText"/>
              <w:rPr>
                <w:rFonts w:cs="Arial"/>
                <w:lang w:val="en-CA" w:eastAsia="ar-SA"/>
                <w:rPrChange w:id="7064" w:author="ilia kassianenko" w:date="2019-03-21T21:37:00Z">
                  <w:rPr>
                    <w:rFonts w:cs="Arial"/>
                    <w:lang w:eastAsia="ar-SA"/>
                  </w:rPr>
                </w:rPrChange>
              </w:rPr>
            </w:pPr>
            <w:ins w:id="7065" w:author="ilia kassianenko" w:date="2019-03-21T21:38:00Z">
              <w:r w:rsidRPr="0047260E">
                <w:rPr>
                  <w:rFonts w:cs="Arial"/>
                  <w:lang w:val="en-CA" w:eastAsia="ar-SA"/>
                </w:rPr>
                <w:t xml:space="preserve">Date format: YYYY-MM-DD </w:t>
              </w:r>
            </w:ins>
            <w:del w:id="7066" w:author="ilia kassianenko" w:date="2019-03-21T21:38:00Z">
              <w:r w:rsidR="00102536" w:rsidRPr="0047260E" w:rsidDel="0047260E">
                <w:rPr>
                  <w:rFonts w:cs="Arial"/>
                  <w:lang w:val="en-CA" w:eastAsia="ar-SA"/>
                  <w:rPrChange w:id="7067" w:author="ilia kassianenko" w:date="2019-03-21T21:37:00Z">
                    <w:rPr>
                      <w:rFonts w:cs="Arial"/>
                      <w:lang w:eastAsia="ar-SA"/>
                    </w:rPr>
                  </w:rPrChange>
                </w:rPr>
                <w:delText>YYYY-MM-DD</w:delText>
              </w:r>
            </w:del>
          </w:p>
        </w:tc>
      </w:tr>
      <w:tr w:rsidR="00950888" w:rsidRPr="0047260E" w14:paraId="470A3913" w14:textId="77777777" w:rsidTr="00E477DB">
        <w:tc>
          <w:tcPr>
            <w:tcW w:w="2681" w:type="dxa"/>
            <w:vAlign w:val="center"/>
            <w:tcPrChange w:id="7068" w:author="outpost" w:date="2019-03-18T19:45:00Z">
              <w:tcPr>
                <w:tcW w:w="2681" w:type="dxa"/>
              </w:tcPr>
            </w:tcPrChange>
          </w:tcPr>
          <w:p w14:paraId="722496A6" w14:textId="77777777" w:rsidR="00950888" w:rsidRPr="0047260E" w:rsidRDefault="00950888">
            <w:pPr>
              <w:pStyle w:val="BodyText"/>
              <w:rPr>
                <w:rFonts w:cs="Arial"/>
                <w:lang w:val="en-CA" w:eastAsia="ar-SA"/>
                <w:rPrChange w:id="7069" w:author="ilia kassianenko" w:date="2019-03-21T21:37:00Z">
                  <w:rPr>
                    <w:rFonts w:cs="Arial"/>
                    <w:lang w:eastAsia="ar-SA"/>
                  </w:rPr>
                </w:rPrChange>
              </w:rPr>
            </w:pPr>
            <w:proofErr w:type="spellStart"/>
            <w:r w:rsidRPr="0047260E">
              <w:rPr>
                <w:rFonts w:cs="Arial"/>
                <w:color w:val="000000"/>
                <w:lang w:val="en-CA" w:eastAsia="en-CA"/>
                <w:rPrChange w:id="7070" w:author="ilia kassianenko" w:date="2019-03-21T21:37:00Z">
                  <w:rPr>
                    <w:rFonts w:cs="Arial"/>
                    <w:color w:val="000000"/>
                    <w:lang w:val="en-CA" w:eastAsia="en-CA"/>
                  </w:rPr>
                </w:rPrChange>
              </w:rPr>
              <w:t>TimeChargement</w:t>
            </w:r>
            <w:proofErr w:type="spellEnd"/>
          </w:p>
        </w:tc>
        <w:tc>
          <w:tcPr>
            <w:tcW w:w="1567" w:type="dxa"/>
            <w:tcPrChange w:id="7071" w:author="outpost" w:date="2019-03-18T19:45:00Z">
              <w:tcPr>
                <w:tcW w:w="1567" w:type="dxa"/>
              </w:tcPr>
            </w:tcPrChange>
          </w:tcPr>
          <w:p w14:paraId="00B44F4D" w14:textId="77777777" w:rsidR="00950888" w:rsidRPr="0047260E" w:rsidRDefault="00950888" w:rsidP="00424AC2">
            <w:pPr>
              <w:pStyle w:val="BodyText"/>
              <w:rPr>
                <w:rFonts w:cs="Arial"/>
                <w:lang w:val="en-CA" w:eastAsia="ar-SA"/>
                <w:rPrChange w:id="7072" w:author="ilia kassianenko" w:date="2019-03-21T21:37:00Z">
                  <w:rPr>
                    <w:rFonts w:cs="Arial"/>
                    <w:lang w:eastAsia="ar-SA"/>
                  </w:rPr>
                </w:rPrChange>
              </w:rPr>
            </w:pPr>
            <w:r w:rsidRPr="0047260E">
              <w:rPr>
                <w:rFonts w:cs="Arial"/>
                <w:lang w:val="en-CA" w:eastAsia="ar-SA"/>
                <w:rPrChange w:id="7073" w:author="ilia kassianenko" w:date="2019-03-21T21:37:00Z">
                  <w:rPr>
                    <w:rFonts w:cs="Arial"/>
                    <w:lang w:eastAsia="ar-SA"/>
                  </w:rPr>
                </w:rPrChange>
              </w:rPr>
              <w:t>TIME</w:t>
            </w:r>
          </w:p>
        </w:tc>
        <w:tc>
          <w:tcPr>
            <w:tcW w:w="992" w:type="dxa"/>
            <w:tcPrChange w:id="7074" w:author="outpost" w:date="2019-03-18T19:45:00Z">
              <w:tcPr>
                <w:tcW w:w="992" w:type="dxa"/>
              </w:tcPr>
            </w:tcPrChange>
          </w:tcPr>
          <w:p w14:paraId="2052ED27" w14:textId="77777777" w:rsidR="00950888" w:rsidRPr="0047260E" w:rsidRDefault="00950888" w:rsidP="00424AC2">
            <w:pPr>
              <w:pStyle w:val="BodyText"/>
              <w:rPr>
                <w:rFonts w:cs="Arial"/>
                <w:lang w:val="en-CA" w:eastAsia="ar-SA"/>
                <w:rPrChange w:id="7075" w:author="ilia kassianenko" w:date="2019-03-21T21:37:00Z">
                  <w:rPr>
                    <w:rFonts w:cs="Arial"/>
                    <w:lang w:eastAsia="ar-SA"/>
                  </w:rPr>
                </w:rPrChange>
              </w:rPr>
            </w:pPr>
            <w:r w:rsidRPr="0047260E">
              <w:rPr>
                <w:rFonts w:cs="Arial"/>
                <w:lang w:val="en-CA" w:eastAsia="ar-SA"/>
                <w:rPrChange w:id="7076" w:author="ilia kassianenko" w:date="2019-03-21T21:37:00Z">
                  <w:rPr>
                    <w:rFonts w:cs="Arial"/>
                    <w:lang w:eastAsia="ar-SA"/>
                  </w:rPr>
                </w:rPrChange>
              </w:rPr>
              <w:t>8</w:t>
            </w:r>
          </w:p>
        </w:tc>
        <w:tc>
          <w:tcPr>
            <w:tcW w:w="1134" w:type="dxa"/>
            <w:tcPrChange w:id="7077" w:author="outpost" w:date="2019-03-18T19:45:00Z">
              <w:tcPr>
                <w:tcW w:w="1134" w:type="dxa"/>
              </w:tcPr>
            </w:tcPrChange>
          </w:tcPr>
          <w:p w14:paraId="2860C324" w14:textId="77777777" w:rsidR="00950888" w:rsidRPr="0047260E" w:rsidRDefault="00950888">
            <w:pPr>
              <w:pStyle w:val="BodyText"/>
              <w:jc w:val="center"/>
              <w:rPr>
                <w:rFonts w:cs="Arial"/>
                <w:sz w:val="22"/>
                <w:lang w:val="en-CA" w:eastAsia="ar-SA"/>
                <w:rPrChange w:id="7078" w:author="ilia kassianenko" w:date="2019-03-21T21:37:00Z">
                  <w:rPr>
                    <w:rFonts w:cs="Arial"/>
                    <w:sz w:val="22"/>
                    <w:lang w:eastAsia="ar-SA"/>
                  </w:rPr>
                </w:rPrChange>
              </w:rPr>
              <w:pPrChange w:id="7079" w:author="outpost" w:date="2019-03-18T19:41:00Z">
                <w:pPr>
                  <w:pStyle w:val="BodyText"/>
                  <w:keepNext/>
                  <w:numPr>
                    <w:ilvl w:val="8"/>
                    <w:numId w:val="1"/>
                  </w:numPr>
                  <w:ind w:left="360" w:hanging="360"/>
                  <w:outlineLvl w:val="8"/>
                </w:pPr>
              </w:pPrChange>
            </w:pPr>
            <w:r w:rsidRPr="0047260E">
              <w:rPr>
                <w:rFonts w:cs="Arial"/>
                <w:lang w:val="en-CA" w:eastAsia="ar-SA"/>
                <w:rPrChange w:id="7080" w:author="ilia kassianenko" w:date="2019-03-21T21:37:00Z">
                  <w:rPr>
                    <w:rFonts w:cs="Arial"/>
                    <w:lang w:eastAsia="ar-SA"/>
                  </w:rPr>
                </w:rPrChange>
              </w:rPr>
              <w:t>N</w:t>
            </w:r>
          </w:p>
        </w:tc>
        <w:tc>
          <w:tcPr>
            <w:tcW w:w="2976" w:type="dxa"/>
            <w:tcPrChange w:id="7081" w:author="outpost" w:date="2019-03-18T19:45:00Z">
              <w:tcPr>
                <w:tcW w:w="2976" w:type="dxa"/>
              </w:tcPr>
            </w:tcPrChange>
          </w:tcPr>
          <w:p w14:paraId="232B167B" w14:textId="77777777" w:rsidR="00950888" w:rsidRPr="0047260E" w:rsidRDefault="00950888" w:rsidP="00424AC2">
            <w:pPr>
              <w:pStyle w:val="BodyText"/>
              <w:rPr>
                <w:rFonts w:cs="Arial"/>
                <w:lang w:val="en-CA" w:eastAsia="ar-SA"/>
                <w:rPrChange w:id="7082" w:author="ilia kassianenko" w:date="2019-03-21T21:37:00Z">
                  <w:rPr>
                    <w:rFonts w:cs="Arial"/>
                    <w:lang w:eastAsia="ar-SA"/>
                  </w:rPr>
                </w:rPrChange>
              </w:rPr>
            </w:pPr>
            <w:proofErr w:type="spellStart"/>
            <w:proofErr w:type="gramStart"/>
            <w:r w:rsidRPr="0047260E">
              <w:rPr>
                <w:rFonts w:cs="Arial"/>
                <w:lang w:val="en-CA" w:eastAsia="ar-SA"/>
                <w:rPrChange w:id="7083" w:author="ilia kassianenko" w:date="2019-03-21T21:37:00Z">
                  <w:rPr>
                    <w:rFonts w:cs="Arial"/>
                    <w:lang w:eastAsia="ar-SA"/>
                  </w:rPr>
                </w:rPrChange>
              </w:rPr>
              <w:t>hh:mm:ss</w:t>
            </w:r>
            <w:proofErr w:type="spellEnd"/>
            <w:proofErr w:type="gramEnd"/>
          </w:p>
        </w:tc>
      </w:tr>
      <w:tr w:rsidR="00102536" w:rsidRPr="0047260E" w14:paraId="1D9B1BC6" w14:textId="77777777" w:rsidTr="00E477DB">
        <w:tc>
          <w:tcPr>
            <w:tcW w:w="2681" w:type="dxa"/>
            <w:vAlign w:val="center"/>
            <w:tcPrChange w:id="7084" w:author="outpost" w:date="2019-03-18T19:45:00Z">
              <w:tcPr>
                <w:tcW w:w="2681" w:type="dxa"/>
              </w:tcPr>
            </w:tcPrChange>
          </w:tcPr>
          <w:p w14:paraId="6E3C5B90" w14:textId="77777777" w:rsidR="00102536" w:rsidRPr="0047260E" w:rsidRDefault="00102536">
            <w:pPr>
              <w:spacing w:before="0" w:after="0"/>
              <w:rPr>
                <w:rFonts w:cs="Arial"/>
                <w:color w:val="000000"/>
                <w:lang w:val="en-CA" w:eastAsia="en-CA"/>
                <w:rPrChange w:id="7085" w:author="ilia kassianenko" w:date="2019-03-21T21:37:00Z">
                  <w:rPr>
                    <w:rFonts w:cs="Arial"/>
                    <w:color w:val="000000"/>
                    <w:lang w:val="en-CA" w:eastAsia="en-CA"/>
                  </w:rPr>
                </w:rPrChange>
              </w:rPr>
            </w:pPr>
            <w:proofErr w:type="spellStart"/>
            <w:r w:rsidRPr="0047260E">
              <w:rPr>
                <w:rFonts w:cs="Arial"/>
                <w:color w:val="000000"/>
                <w:lang w:val="en-CA" w:eastAsia="en-CA"/>
                <w:rPrChange w:id="7086" w:author="ilia kassianenko" w:date="2019-03-21T21:37:00Z">
                  <w:rPr>
                    <w:rFonts w:cs="Arial"/>
                    <w:color w:val="000000"/>
                    <w:lang w:val="en-CA" w:eastAsia="en-CA"/>
                  </w:rPr>
                </w:rPrChange>
              </w:rPr>
              <w:t>IdenfiantSecteur</w:t>
            </w:r>
            <w:proofErr w:type="spellEnd"/>
          </w:p>
        </w:tc>
        <w:tc>
          <w:tcPr>
            <w:tcW w:w="1567" w:type="dxa"/>
            <w:tcPrChange w:id="7087" w:author="outpost" w:date="2019-03-18T19:45:00Z">
              <w:tcPr>
                <w:tcW w:w="1567" w:type="dxa"/>
              </w:tcPr>
            </w:tcPrChange>
          </w:tcPr>
          <w:p w14:paraId="1C919AC0" w14:textId="77777777" w:rsidR="00102536" w:rsidRPr="0047260E" w:rsidRDefault="00102536" w:rsidP="00424AC2">
            <w:pPr>
              <w:pStyle w:val="BodyText"/>
              <w:rPr>
                <w:rFonts w:cs="Arial"/>
                <w:lang w:val="en-CA" w:eastAsia="ar-SA"/>
                <w:rPrChange w:id="7088" w:author="ilia kassianenko" w:date="2019-03-21T21:37:00Z">
                  <w:rPr>
                    <w:rFonts w:cs="Arial"/>
                    <w:lang w:eastAsia="ar-SA"/>
                  </w:rPr>
                </w:rPrChange>
              </w:rPr>
            </w:pPr>
            <w:r w:rsidRPr="0047260E">
              <w:rPr>
                <w:rFonts w:cs="Arial"/>
                <w:lang w:val="en-CA" w:eastAsia="ar-SA"/>
                <w:rPrChange w:id="7089" w:author="ilia kassianenko" w:date="2019-03-21T21:37:00Z">
                  <w:rPr>
                    <w:rFonts w:cs="Arial"/>
                    <w:lang w:eastAsia="ar-SA"/>
                  </w:rPr>
                </w:rPrChange>
              </w:rPr>
              <w:t>INT</w:t>
            </w:r>
          </w:p>
        </w:tc>
        <w:tc>
          <w:tcPr>
            <w:tcW w:w="992" w:type="dxa"/>
            <w:tcPrChange w:id="7090" w:author="outpost" w:date="2019-03-18T19:45:00Z">
              <w:tcPr>
                <w:tcW w:w="992" w:type="dxa"/>
              </w:tcPr>
            </w:tcPrChange>
          </w:tcPr>
          <w:p w14:paraId="18EA7FE9" w14:textId="77777777" w:rsidR="00102536" w:rsidRPr="0047260E" w:rsidRDefault="00102536" w:rsidP="00424AC2">
            <w:pPr>
              <w:pStyle w:val="BodyText"/>
              <w:rPr>
                <w:rFonts w:cs="Arial"/>
                <w:lang w:val="en-CA" w:eastAsia="ar-SA"/>
                <w:rPrChange w:id="7091" w:author="ilia kassianenko" w:date="2019-03-21T21:37:00Z">
                  <w:rPr>
                    <w:rFonts w:cs="Arial"/>
                    <w:lang w:eastAsia="ar-SA"/>
                  </w:rPr>
                </w:rPrChange>
              </w:rPr>
            </w:pPr>
          </w:p>
        </w:tc>
        <w:tc>
          <w:tcPr>
            <w:tcW w:w="1134" w:type="dxa"/>
            <w:tcPrChange w:id="7092" w:author="outpost" w:date="2019-03-18T19:45:00Z">
              <w:tcPr>
                <w:tcW w:w="1134" w:type="dxa"/>
              </w:tcPr>
            </w:tcPrChange>
          </w:tcPr>
          <w:p w14:paraId="7739BE0C" w14:textId="77777777" w:rsidR="00102536" w:rsidRPr="0047260E" w:rsidRDefault="00102536">
            <w:pPr>
              <w:pStyle w:val="BodyText"/>
              <w:jc w:val="center"/>
              <w:rPr>
                <w:rFonts w:cs="Arial"/>
                <w:sz w:val="22"/>
                <w:lang w:val="en-CA" w:eastAsia="ar-SA"/>
                <w:rPrChange w:id="7093" w:author="ilia kassianenko" w:date="2019-03-21T21:37:00Z">
                  <w:rPr>
                    <w:rFonts w:cs="Arial"/>
                    <w:sz w:val="22"/>
                    <w:lang w:eastAsia="ar-SA"/>
                  </w:rPr>
                </w:rPrChange>
              </w:rPr>
              <w:pPrChange w:id="7094" w:author="outpost" w:date="2019-03-18T19:41:00Z">
                <w:pPr>
                  <w:pStyle w:val="BodyText"/>
                  <w:keepNext/>
                  <w:numPr>
                    <w:ilvl w:val="8"/>
                    <w:numId w:val="1"/>
                  </w:numPr>
                  <w:ind w:left="360" w:hanging="360"/>
                  <w:outlineLvl w:val="8"/>
                </w:pPr>
              </w:pPrChange>
            </w:pPr>
            <w:r w:rsidRPr="0047260E">
              <w:rPr>
                <w:rFonts w:cs="Arial"/>
                <w:lang w:val="en-CA" w:eastAsia="ar-SA"/>
                <w:rPrChange w:id="7095" w:author="ilia kassianenko" w:date="2019-03-21T21:37:00Z">
                  <w:rPr>
                    <w:rFonts w:cs="Arial"/>
                    <w:lang w:eastAsia="ar-SA"/>
                  </w:rPr>
                </w:rPrChange>
              </w:rPr>
              <w:t>Y</w:t>
            </w:r>
          </w:p>
        </w:tc>
        <w:tc>
          <w:tcPr>
            <w:tcW w:w="2976" w:type="dxa"/>
            <w:tcPrChange w:id="7096" w:author="outpost" w:date="2019-03-18T19:45:00Z">
              <w:tcPr>
                <w:tcW w:w="2976" w:type="dxa"/>
              </w:tcPr>
            </w:tcPrChange>
          </w:tcPr>
          <w:p w14:paraId="7D3CB93C" w14:textId="77777777" w:rsidR="00102536" w:rsidRPr="0047260E" w:rsidRDefault="008D539A" w:rsidP="00424AC2">
            <w:pPr>
              <w:pStyle w:val="BodyText"/>
              <w:rPr>
                <w:rFonts w:cs="Arial"/>
                <w:lang w:val="en-CA" w:eastAsia="ar-SA"/>
                <w:rPrChange w:id="7097" w:author="ilia kassianenko" w:date="2019-03-21T21:37:00Z">
                  <w:rPr>
                    <w:rFonts w:cs="Arial"/>
                    <w:lang w:eastAsia="ar-SA"/>
                  </w:rPr>
                </w:rPrChange>
              </w:rPr>
            </w:pPr>
            <w:r w:rsidRPr="0047260E">
              <w:rPr>
                <w:rFonts w:cs="Arial"/>
                <w:lang w:val="en-CA" w:eastAsia="ar-SA"/>
                <w:rPrChange w:id="7098" w:author="ilia kassianenko" w:date="2019-03-21T21:37:00Z">
                  <w:rPr>
                    <w:rFonts w:cs="Arial"/>
                    <w:lang w:eastAsia="ar-SA"/>
                  </w:rPr>
                </w:rPrChange>
              </w:rPr>
              <w:t xml:space="preserve">Foreign Key </w:t>
            </w:r>
          </w:p>
        </w:tc>
      </w:tr>
      <w:tr w:rsidR="00102536" w:rsidRPr="0047260E" w14:paraId="65B09645" w14:textId="77777777" w:rsidTr="00E477DB">
        <w:tc>
          <w:tcPr>
            <w:tcW w:w="2681" w:type="dxa"/>
            <w:vAlign w:val="center"/>
            <w:tcPrChange w:id="7099" w:author="outpost" w:date="2019-03-18T19:45:00Z">
              <w:tcPr>
                <w:tcW w:w="2681" w:type="dxa"/>
              </w:tcPr>
            </w:tcPrChange>
          </w:tcPr>
          <w:p w14:paraId="628540D6" w14:textId="77777777" w:rsidR="00102536" w:rsidRPr="0047260E" w:rsidRDefault="00102536">
            <w:pPr>
              <w:pStyle w:val="BodyText"/>
              <w:rPr>
                <w:rFonts w:cs="Arial"/>
                <w:lang w:val="en-CA" w:eastAsia="ar-SA"/>
                <w:rPrChange w:id="7100" w:author="ilia kassianenko" w:date="2019-03-21T21:37:00Z">
                  <w:rPr>
                    <w:rFonts w:cs="Arial"/>
                    <w:lang w:eastAsia="ar-SA"/>
                  </w:rPr>
                </w:rPrChange>
              </w:rPr>
            </w:pPr>
            <w:proofErr w:type="spellStart"/>
            <w:r w:rsidRPr="0047260E">
              <w:rPr>
                <w:rFonts w:cs="Arial"/>
                <w:color w:val="000000"/>
                <w:lang w:val="en-CA" w:eastAsia="en-CA"/>
                <w:rPrChange w:id="7101" w:author="ilia kassianenko" w:date="2019-03-21T21:37:00Z">
                  <w:rPr>
                    <w:rFonts w:cs="Arial"/>
                    <w:color w:val="000000"/>
                    <w:lang w:val="en-CA" w:eastAsia="en-CA"/>
                  </w:rPr>
                </w:rPrChange>
              </w:rPr>
              <w:t>IdentifiantArrondissement</w:t>
            </w:r>
            <w:proofErr w:type="spellEnd"/>
          </w:p>
        </w:tc>
        <w:tc>
          <w:tcPr>
            <w:tcW w:w="1567" w:type="dxa"/>
            <w:tcPrChange w:id="7102" w:author="outpost" w:date="2019-03-18T19:45:00Z">
              <w:tcPr>
                <w:tcW w:w="1567" w:type="dxa"/>
              </w:tcPr>
            </w:tcPrChange>
          </w:tcPr>
          <w:p w14:paraId="2D153DA4" w14:textId="77777777" w:rsidR="00102536" w:rsidRPr="0047260E" w:rsidRDefault="00102536" w:rsidP="00424AC2">
            <w:pPr>
              <w:pStyle w:val="BodyText"/>
              <w:rPr>
                <w:rFonts w:cs="Arial"/>
                <w:lang w:val="en-CA" w:eastAsia="ar-SA"/>
                <w:rPrChange w:id="7103" w:author="ilia kassianenko" w:date="2019-03-21T21:37:00Z">
                  <w:rPr>
                    <w:rFonts w:cs="Arial"/>
                    <w:lang w:eastAsia="ar-SA"/>
                  </w:rPr>
                </w:rPrChange>
              </w:rPr>
            </w:pPr>
            <w:r w:rsidRPr="0047260E">
              <w:rPr>
                <w:rFonts w:cs="Arial"/>
                <w:lang w:val="en-CA" w:eastAsia="ar-SA"/>
                <w:rPrChange w:id="7104" w:author="ilia kassianenko" w:date="2019-03-21T21:37:00Z">
                  <w:rPr>
                    <w:rFonts w:cs="Arial"/>
                    <w:lang w:eastAsia="ar-SA"/>
                  </w:rPr>
                </w:rPrChange>
              </w:rPr>
              <w:t>INT</w:t>
            </w:r>
          </w:p>
        </w:tc>
        <w:tc>
          <w:tcPr>
            <w:tcW w:w="992" w:type="dxa"/>
            <w:tcPrChange w:id="7105" w:author="outpost" w:date="2019-03-18T19:45:00Z">
              <w:tcPr>
                <w:tcW w:w="992" w:type="dxa"/>
              </w:tcPr>
            </w:tcPrChange>
          </w:tcPr>
          <w:p w14:paraId="22EA85A3" w14:textId="77777777" w:rsidR="00102536" w:rsidRPr="0047260E" w:rsidRDefault="00102536" w:rsidP="00424AC2">
            <w:pPr>
              <w:pStyle w:val="BodyText"/>
              <w:rPr>
                <w:rFonts w:cs="Arial"/>
                <w:lang w:val="en-CA" w:eastAsia="ar-SA"/>
                <w:rPrChange w:id="7106" w:author="ilia kassianenko" w:date="2019-03-21T21:37:00Z">
                  <w:rPr>
                    <w:rFonts w:cs="Arial"/>
                    <w:lang w:eastAsia="ar-SA"/>
                  </w:rPr>
                </w:rPrChange>
              </w:rPr>
            </w:pPr>
          </w:p>
        </w:tc>
        <w:tc>
          <w:tcPr>
            <w:tcW w:w="1134" w:type="dxa"/>
            <w:tcPrChange w:id="7107" w:author="outpost" w:date="2019-03-18T19:45:00Z">
              <w:tcPr>
                <w:tcW w:w="1134" w:type="dxa"/>
              </w:tcPr>
            </w:tcPrChange>
          </w:tcPr>
          <w:p w14:paraId="1A157584" w14:textId="77777777" w:rsidR="00102536" w:rsidRPr="0047260E" w:rsidRDefault="00102536">
            <w:pPr>
              <w:pStyle w:val="BodyText"/>
              <w:jc w:val="center"/>
              <w:rPr>
                <w:rFonts w:cs="Arial"/>
                <w:sz w:val="22"/>
                <w:lang w:val="en-CA" w:eastAsia="ar-SA"/>
                <w:rPrChange w:id="7108" w:author="ilia kassianenko" w:date="2019-03-21T21:37:00Z">
                  <w:rPr>
                    <w:rFonts w:cs="Arial"/>
                    <w:sz w:val="22"/>
                    <w:lang w:eastAsia="ar-SA"/>
                  </w:rPr>
                </w:rPrChange>
              </w:rPr>
              <w:pPrChange w:id="7109" w:author="outpost" w:date="2019-03-18T19:41:00Z">
                <w:pPr>
                  <w:pStyle w:val="BodyText"/>
                  <w:keepNext/>
                  <w:numPr>
                    <w:ilvl w:val="8"/>
                    <w:numId w:val="1"/>
                  </w:numPr>
                  <w:ind w:left="360" w:hanging="360"/>
                  <w:outlineLvl w:val="8"/>
                </w:pPr>
              </w:pPrChange>
            </w:pPr>
            <w:r w:rsidRPr="0047260E">
              <w:rPr>
                <w:rFonts w:cs="Arial"/>
                <w:lang w:val="en-CA" w:eastAsia="ar-SA"/>
                <w:rPrChange w:id="7110" w:author="ilia kassianenko" w:date="2019-03-21T21:37:00Z">
                  <w:rPr>
                    <w:rFonts w:cs="Arial"/>
                    <w:lang w:eastAsia="ar-SA"/>
                  </w:rPr>
                </w:rPrChange>
              </w:rPr>
              <w:t>N</w:t>
            </w:r>
          </w:p>
        </w:tc>
        <w:tc>
          <w:tcPr>
            <w:tcW w:w="2976" w:type="dxa"/>
            <w:tcPrChange w:id="7111" w:author="outpost" w:date="2019-03-18T19:45:00Z">
              <w:tcPr>
                <w:tcW w:w="2976" w:type="dxa"/>
              </w:tcPr>
            </w:tcPrChange>
          </w:tcPr>
          <w:p w14:paraId="4449FE61" w14:textId="77777777" w:rsidR="00102536" w:rsidRPr="0047260E" w:rsidRDefault="008D539A" w:rsidP="00424AC2">
            <w:pPr>
              <w:pStyle w:val="BodyText"/>
              <w:rPr>
                <w:rFonts w:cs="Arial"/>
                <w:lang w:val="en-CA" w:eastAsia="ar-SA"/>
                <w:rPrChange w:id="7112" w:author="ilia kassianenko" w:date="2019-03-21T21:37:00Z">
                  <w:rPr>
                    <w:rFonts w:cs="Arial"/>
                    <w:lang w:eastAsia="ar-SA"/>
                  </w:rPr>
                </w:rPrChange>
              </w:rPr>
            </w:pPr>
            <w:r w:rsidRPr="0047260E">
              <w:rPr>
                <w:rFonts w:cs="Arial"/>
                <w:lang w:val="en-CA" w:eastAsia="ar-SA"/>
                <w:rPrChange w:id="7113" w:author="ilia kassianenko" w:date="2019-03-21T21:37:00Z">
                  <w:rPr>
                    <w:rFonts w:cs="Arial"/>
                    <w:lang w:eastAsia="ar-SA"/>
                  </w:rPr>
                </w:rPrChange>
              </w:rPr>
              <w:t>Foreign Key</w:t>
            </w:r>
          </w:p>
        </w:tc>
      </w:tr>
      <w:tr w:rsidR="00102536" w:rsidRPr="0047260E" w14:paraId="3D7F646E" w14:textId="77777777" w:rsidTr="00E477DB">
        <w:tc>
          <w:tcPr>
            <w:tcW w:w="2681" w:type="dxa"/>
            <w:vAlign w:val="center"/>
            <w:tcPrChange w:id="7114" w:author="outpost" w:date="2019-03-18T19:45:00Z">
              <w:tcPr>
                <w:tcW w:w="2681" w:type="dxa"/>
              </w:tcPr>
            </w:tcPrChange>
          </w:tcPr>
          <w:p w14:paraId="4281B666" w14:textId="77777777" w:rsidR="00102536" w:rsidRPr="0047260E" w:rsidRDefault="00102536">
            <w:pPr>
              <w:pStyle w:val="BodyText"/>
              <w:rPr>
                <w:rFonts w:cs="Arial"/>
                <w:lang w:val="en-CA" w:eastAsia="ar-SA"/>
                <w:rPrChange w:id="7115" w:author="ilia kassianenko" w:date="2019-03-21T21:37:00Z">
                  <w:rPr>
                    <w:rFonts w:cs="Arial"/>
                    <w:lang w:eastAsia="ar-SA"/>
                  </w:rPr>
                </w:rPrChange>
              </w:rPr>
            </w:pPr>
            <w:proofErr w:type="spellStart"/>
            <w:r w:rsidRPr="0047260E">
              <w:rPr>
                <w:rFonts w:cs="Arial"/>
                <w:color w:val="000000"/>
                <w:lang w:val="en-CA" w:eastAsia="en-CA"/>
                <w:rPrChange w:id="7116" w:author="ilia kassianenko" w:date="2019-03-21T21:37:00Z">
                  <w:rPr>
                    <w:rFonts w:cs="Arial"/>
                    <w:color w:val="000000"/>
                    <w:lang w:val="en-CA" w:eastAsia="en-CA"/>
                  </w:rPr>
                </w:rPrChange>
              </w:rPr>
              <w:t>IdentifiantDepot</w:t>
            </w:r>
            <w:proofErr w:type="spellEnd"/>
          </w:p>
        </w:tc>
        <w:tc>
          <w:tcPr>
            <w:tcW w:w="1567" w:type="dxa"/>
            <w:tcPrChange w:id="7117" w:author="outpost" w:date="2019-03-18T19:45:00Z">
              <w:tcPr>
                <w:tcW w:w="1567" w:type="dxa"/>
              </w:tcPr>
            </w:tcPrChange>
          </w:tcPr>
          <w:p w14:paraId="053F3F06" w14:textId="77777777" w:rsidR="00102536" w:rsidRPr="0047260E" w:rsidRDefault="00102536" w:rsidP="00424AC2">
            <w:pPr>
              <w:pStyle w:val="BodyText"/>
              <w:rPr>
                <w:rFonts w:cs="Arial"/>
                <w:lang w:val="en-CA" w:eastAsia="ar-SA"/>
                <w:rPrChange w:id="7118" w:author="ilia kassianenko" w:date="2019-03-21T21:37:00Z">
                  <w:rPr>
                    <w:rFonts w:cs="Arial"/>
                    <w:lang w:eastAsia="ar-SA"/>
                  </w:rPr>
                </w:rPrChange>
              </w:rPr>
            </w:pPr>
            <w:r w:rsidRPr="0047260E">
              <w:rPr>
                <w:rFonts w:cs="Arial"/>
                <w:lang w:val="en-CA" w:eastAsia="ar-SA"/>
                <w:rPrChange w:id="7119" w:author="ilia kassianenko" w:date="2019-03-21T21:37:00Z">
                  <w:rPr>
                    <w:rFonts w:cs="Arial"/>
                    <w:lang w:eastAsia="ar-SA"/>
                  </w:rPr>
                </w:rPrChange>
              </w:rPr>
              <w:t>INT</w:t>
            </w:r>
          </w:p>
        </w:tc>
        <w:tc>
          <w:tcPr>
            <w:tcW w:w="992" w:type="dxa"/>
            <w:tcPrChange w:id="7120" w:author="outpost" w:date="2019-03-18T19:45:00Z">
              <w:tcPr>
                <w:tcW w:w="992" w:type="dxa"/>
              </w:tcPr>
            </w:tcPrChange>
          </w:tcPr>
          <w:p w14:paraId="66618618" w14:textId="77777777" w:rsidR="00102536" w:rsidRPr="0047260E" w:rsidRDefault="00102536" w:rsidP="00424AC2">
            <w:pPr>
              <w:pStyle w:val="BodyText"/>
              <w:rPr>
                <w:rFonts w:cs="Arial"/>
                <w:lang w:val="en-CA" w:eastAsia="ar-SA"/>
                <w:rPrChange w:id="7121" w:author="ilia kassianenko" w:date="2019-03-21T21:37:00Z">
                  <w:rPr>
                    <w:rFonts w:cs="Arial"/>
                    <w:lang w:eastAsia="ar-SA"/>
                  </w:rPr>
                </w:rPrChange>
              </w:rPr>
            </w:pPr>
            <w:r w:rsidRPr="0047260E">
              <w:rPr>
                <w:rFonts w:cs="Arial"/>
                <w:lang w:val="en-CA" w:eastAsia="ar-SA"/>
                <w:rPrChange w:id="7122" w:author="ilia kassianenko" w:date="2019-03-21T21:37:00Z">
                  <w:rPr>
                    <w:rFonts w:cs="Arial"/>
                    <w:lang w:eastAsia="ar-SA"/>
                  </w:rPr>
                </w:rPrChange>
              </w:rPr>
              <w:t xml:space="preserve"> </w:t>
            </w:r>
          </w:p>
        </w:tc>
        <w:tc>
          <w:tcPr>
            <w:tcW w:w="1134" w:type="dxa"/>
            <w:tcPrChange w:id="7123" w:author="outpost" w:date="2019-03-18T19:45:00Z">
              <w:tcPr>
                <w:tcW w:w="1134" w:type="dxa"/>
              </w:tcPr>
            </w:tcPrChange>
          </w:tcPr>
          <w:p w14:paraId="46623A68" w14:textId="77777777" w:rsidR="00102536" w:rsidRPr="0047260E" w:rsidRDefault="00102536">
            <w:pPr>
              <w:pStyle w:val="BodyText"/>
              <w:jc w:val="center"/>
              <w:rPr>
                <w:rFonts w:cs="Arial"/>
                <w:sz w:val="22"/>
                <w:lang w:val="en-CA" w:eastAsia="ar-SA"/>
                <w:rPrChange w:id="7124" w:author="ilia kassianenko" w:date="2019-03-21T21:37:00Z">
                  <w:rPr>
                    <w:rFonts w:cs="Arial"/>
                    <w:sz w:val="22"/>
                    <w:lang w:eastAsia="ar-SA"/>
                  </w:rPr>
                </w:rPrChange>
              </w:rPr>
              <w:pPrChange w:id="7125" w:author="outpost" w:date="2019-03-18T19:41:00Z">
                <w:pPr>
                  <w:pStyle w:val="BodyText"/>
                  <w:keepNext/>
                  <w:numPr>
                    <w:ilvl w:val="8"/>
                    <w:numId w:val="1"/>
                  </w:numPr>
                  <w:ind w:left="360" w:hanging="360"/>
                  <w:outlineLvl w:val="8"/>
                </w:pPr>
              </w:pPrChange>
            </w:pPr>
            <w:r w:rsidRPr="0047260E">
              <w:rPr>
                <w:rFonts w:cs="Arial"/>
                <w:lang w:val="en-CA" w:eastAsia="ar-SA"/>
                <w:rPrChange w:id="7126" w:author="ilia kassianenko" w:date="2019-03-21T21:37:00Z">
                  <w:rPr>
                    <w:rFonts w:cs="Arial"/>
                    <w:lang w:eastAsia="ar-SA"/>
                  </w:rPr>
                </w:rPrChange>
              </w:rPr>
              <w:t>N</w:t>
            </w:r>
          </w:p>
        </w:tc>
        <w:tc>
          <w:tcPr>
            <w:tcW w:w="2976" w:type="dxa"/>
            <w:tcPrChange w:id="7127" w:author="outpost" w:date="2019-03-18T19:45:00Z">
              <w:tcPr>
                <w:tcW w:w="2976" w:type="dxa"/>
              </w:tcPr>
            </w:tcPrChange>
          </w:tcPr>
          <w:p w14:paraId="41679301" w14:textId="77777777" w:rsidR="00102536" w:rsidRPr="0047260E" w:rsidRDefault="008D539A" w:rsidP="00424AC2">
            <w:pPr>
              <w:pStyle w:val="BodyText"/>
              <w:rPr>
                <w:rFonts w:cs="Arial"/>
                <w:lang w:val="en-CA" w:eastAsia="ar-SA"/>
                <w:rPrChange w:id="7128" w:author="ilia kassianenko" w:date="2019-03-21T21:37:00Z">
                  <w:rPr>
                    <w:rFonts w:cs="Arial"/>
                    <w:lang w:eastAsia="ar-SA"/>
                  </w:rPr>
                </w:rPrChange>
              </w:rPr>
            </w:pPr>
            <w:r w:rsidRPr="0047260E">
              <w:rPr>
                <w:rFonts w:cs="Arial"/>
                <w:lang w:val="en-CA" w:eastAsia="ar-SA"/>
                <w:rPrChange w:id="7129" w:author="ilia kassianenko" w:date="2019-03-21T21:37:00Z">
                  <w:rPr>
                    <w:rFonts w:cs="Arial"/>
                    <w:lang w:eastAsia="ar-SA"/>
                  </w:rPr>
                </w:rPrChange>
              </w:rPr>
              <w:t>Foreign Key</w:t>
            </w:r>
          </w:p>
        </w:tc>
      </w:tr>
      <w:tr w:rsidR="00102536" w:rsidRPr="0047260E" w14:paraId="7522969C" w14:textId="77777777" w:rsidTr="00E477DB">
        <w:trPr>
          <w:trHeight w:val="269"/>
          <w:trPrChange w:id="7130" w:author="outpost" w:date="2019-03-18T19:45:00Z">
            <w:trPr>
              <w:trHeight w:val="269"/>
            </w:trPr>
          </w:trPrChange>
        </w:trPr>
        <w:tc>
          <w:tcPr>
            <w:tcW w:w="2681" w:type="dxa"/>
            <w:vAlign w:val="center"/>
            <w:tcPrChange w:id="7131" w:author="outpost" w:date="2019-03-18T19:45:00Z">
              <w:tcPr>
                <w:tcW w:w="2681" w:type="dxa"/>
                <w:vAlign w:val="bottom"/>
              </w:tcPr>
            </w:tcPrChange>
          </w:tcPr>
          <w:p w14:paraId="5B3CAC59" w14:textId="77777777" w:rsidR="00102536" w:rsidRPr="0047260E" w:rsidRDefault="00102536">
            <w:pPr>
              <w:spacing w:before="0" w:after="0"/>
              <w:rPr>
                <w:rFonts w:cs="Arial"/>
                <w:color w:val="000000"/>
                <w:lang w:val="en-CA" w:eastAsia="en-CA"/>
                <w:rPrChange w:id="7132" w:author="ilia kassianenko" w:date="2019-03-21T21:37:00Z">
                  <w:rPr>
                    <w:rFonts w:cs="Arial"/>
                    <w:color w:val="000000"/>
                    <w:lang w:val="en-CA" w:eastAsia="en-CA"/>
                  </w:rPr>
                </w:rPrChange>
              </w:rPr>
            </w:pPr>
            <w:proofErr w:type="spellStart"/>
            <w:r w:rsidRPr="0047260E">
              <w:rPr>
                <w:rFonts w:cs="Arial"/>
                <w:color w:val="000000"/>
                <w:lang w:val="en-CA" w:eastAsia="en-CA"/>
                <w:rPrChange w:id="7133" w:author="ilia kassianenko" w:date="2019-03-21T21:37:00Z">
                  <w:rPr>
                    <w:rFonts w:cs="Arial"/>
                    <w:color w:val="000000"/>
                    <w:lang w:val="en-CA" w:eastAsia="en-CA"/>
                  </w:rPr>
                </w:rPrChange>
              </w:rPr>
              <w:t>DateDechargement</w:t>
            </w:r>
            <w:proofErr w:type="spellEnd"/>
          </w:p>
        </w:tc>
        <w:tc>
          <w:tcPr>
            <w:tcW w:w="1567" w:type="dxa"/>
            <w:tcPrChange w:id="7134" w:author="outpost" w:date="2019-03-18T19:45:00Z">
              <w:tcPr>
                <w:tcW w:w="1567" w:type="dxa"/>
              </w:tcPr>
            </w:tcPrChange>
          </w:tcPr>
          <w:p w14:paraId="41ACAABF" w14:textId="77777777" w:rsidR="00102536" w:rsidRPr="0047260E" w:rsidRDefault="00102536" w:rsidP="00424AC2">
            <w:pPr>
              <w:pStyle w:val="BodyText"/>
              <w:rPr>
                <w:rFonts w:cs="Arial"/>
                <w:lang w:val="en-CA" w:eastAsia="ar-SA"/>
                <w:rPrChange w:id="7135" w:author="ilia kassianenko" w:date="2019-03-21T21:37:00Z">
                  <w:rPr>
                    <w:rFonts w:cs="Arial"/>
                    <w:lang w:eastAsia="ar-SA"/>
                  </w:rPr>
                </w:rPrChange>
              </w:rPr>
            </w:pPr>
            <w:r w:rsidRPr="0047260E">
              <w:rPr>
                <w:rFonts w:cs="Arial"/>
                <w:lang w:val="en-CA" w:eastAsia="ar-SA"/>
                <w:rPrChange w:id="7136" w:author="ilia kassianenko" w:date="2019-03-21T21:37:00Z">
                  <w:rPr>
                    <w:rFonts w:cs="Arial"/>
                    <w:lang w:eastAsia="ar-SA"/>
                  </w:rPr>
                </w:rPrChange>
              </w:rPr>
              <w:t>TIMESTAMP</w:t>
            </w:r>
          </w:p>
        </w:tc>
        <w:tc>
          <w:tcPr>
            <w:tcW w:w="992" w:type="dxa"/>
            <w:tcPrChange w:id="7137" w:author="outpost" w:date="2019-03-18T19:45:00Z">
              <w:tcPr>
                <w:tcW w:w="992" w:type="dxa"/>
              </w:tcPr>
            </w:tcPrChange>
          </w:tcPr>
          <w:p w14:paraId="181F481E" w14:textId="77777777" w:rsidR="00102536" w:rsidRPr="0047260E" w:rsidRDefault="00102536" w:rsidP="00424AC2">
            <w:pPr>
              <w:pStyle w:val="BodyText"/>
              <w:rPr>
                <w:rFonts w:cs="Arial"/>
                <w:lang w:val="en-CA" w:eastAsia="ar-SA"/>
                <w:rPrChange w:id="7138" w:author="ilia kassianenko" w:date="2019-03-21T21:37:00Z">
                  <w:rPr>
                    <w:rFonts w:cs="Arial"/>
                    <w:lang w:eastAsia="ar-SA"/>
                  </w:rPr>
                </w:rPrChange>
              </w:rPr>
            </w:pPr>
            <w:r w:rsidRPr="0047260E">
              <w:rPr>
                <w:rFonts w:cs="Arial"/>
                <w:lang w:val="en-CA" w:eastAsia="ar-SA"/>
                <w:rPrChange w:id="7139" w:author="ilia kassianenko" w:date="2019-03-21T21:37:00Z">
                  <w:rPr>
                    <w:rFonts w:cs="Arial"/>
                    <w:lang w:eastAsia="ar-SA"/>
                  </w:rPr>
                </w:rPrChange>
              </w:rPr>
              <w:t>19</w:t>
            </w:r>
          </w:p>
        </w:tc>
        <w:tc>
          <w:tcPr>
            <w:tcW w:w="1134" w:type="dxa"/>
            <w:tcPrChange w:id="7140" w:author="outpost" w:date="2019-03-18T19:45:00Z">
              <w:tcPr>
                <w:tcW w:w="1134" w:type="dxa"/>
              </w:tcPr>
            </w:tcPrChange>
          </w:tcPr>
          <w:p w14:paraId="031E5B81" w14:textId="77777777" w:rsidR="00102536" w:rsidRPr="0047260E" w:rsidRDefault="00102536">
            <w:pPr>
              <w:pStyle w:val="BodyText"/>
              <w:jc w:val="center"/>
              <w:rPr>
                <w:rFonts w:cs="Arial"/>
                <w:sz w:val="22"/>
                <w:lang w:val="en-CA" w:eastAsia="ar-SA"/>
                <w:rPrChange w:id="7141" w:author="ilia kassianenko" w:date="2019-03-21T21:37:00Z">
                  <w:rPr>
                    <w:rFonts w:cs="Arial"/>
                    <w:sz w:val="22"/>
                    <w:lang w:eastAsia="ar-SA"/>
                  </w:rPr>
                </w:rPrChange>
              </w:rPr>
              <w:pPrChange w:id="7142" w:author="outpost" w:date="2019-03-18T19:41:00Z">
                <w:pPr>
                  <w:pStyle w:val="BodyText"/>
                  <w:keepNext/>
                  <w:numPr>
                    <w:ilvl w:val="8"/>
                    <w:numId w:val="1"/>
                  </w:numPr>
                  <w:ind w:left="360" w:hanging="360"/>
                  <w:outlineLvl w:val="8"/>
                </w:pPr>
              </w:pPrChange>
            </w:pPr>
            <w:r w:rsidRPr="0047260E">
              <w:rPr>
                <w:rFonts w:cs="Arial"/>
                <w:lang w:val="en-CA" w:eastAsia="ar-SA"/>
                <w:rPrChange w:id="7143" w:author="ilia kassianenko" w:date="2019-03-21T21:37:00Z">
                  <w:rPr>
                    <w:rFonts w:cs="Arial"/>
                    <w:lang w:eastAsia="ar-SA"/>
                  </w:rPr>
                </w:rPrChange>
              </w:rPr>
              <w:t>N</w:t>
            </w:r>
          </w:p>
        </w:tc>
        <w:tc>
          <w:tcPr>
            <w:tcW w:w="2976" w:type="dxa"/>
            <w:tcPrChange w:id="7144" w:author="outpost" w:date="2019-03-18T19:45:00Z">
              <w:tcPr>
                <w:tcW w:w="2976" w:type="dxa"/>
              </w:tcPr>
            </w:tcPrChange>
          </w:tcPr>
          <w:p w14:paraId="3EA9049B" w14:textId="77777777" w:rsidR="00102536" w:rsidRPr="0047260E" w:rsidRDefault="00102536" w:rsidP="00424AC2">
            <w:pPr>
              <w:pStyle w:val="BodyText"/>
              <w:rPr>
                <w:rFonts w:cs="Arial"/>
                <w:lang w:val="en-CA" w:eastAsia="ar-SA"/>
                <w:rPrChange w:id="7145" w:author="ilia kassianenko" w:date="2019-03-21T21:37:00Z">
                  <w:rPr>
                    <w:rFonts w:cs="Arial"/>
                    <w:lang w:eastAsia="ar-SA"/>
                  </w:rPr>
                </w:rPrChange>
              </w:rPr>
            </w:pPr>
          </w:p>
        </w:tc>
      </w:tr>
      <w:tr w:rsidR="00102536" w:rsidRPr="0047260E" w14:paraId="5917FCC8" w14:textId="77777777" w:rsidTr="00E477DB">
        <w:trPr>
          <w:trHeight w:val="269"/>
          <w:trPrChange w:id="7146" w:author="outpost" w:date="2019-03-18T19:45:00Z">
            <w:trPr>
              <w:trHeight w:val="269"/>
            </w:trPr>
          </w:trPrChange>
        </w:trPr>
        <w:tc>
          <w:tcPr>
            <w:tcW w:w="2681" w:type="dxa"/>
            <w:vAlign w:val="center"/>
            <w:tcPrChange w:id="7147" w:author="outpost" w:date="2019-03-18T19:45:00Z">
              <w:tcPr>
                <w:tcW w:w="2681" w:type="dxa"/>
                <w:vAlign w:val="bottom"/>
              </w:tcPr>
            </w:tcPrChange>
          </w:tcPr>
          <w:p w14:paraId="4AF8C985" w14:textId="77777777" w:rsidR="00102536" w:rsidRPr="0047260E" w:rsidRDefault="00102536">
            <w:pPr>
              <w:spacing w:before="0" w:after="0"/>
              <w:rPr>
                <w:rFonts w:cs="Arial"/>
                <w:color w:val="000000"/>
                <w:lang w:val="en-CA" w:eastAsia="en-CA"/>
                <w:rPrChange w:id="7148" w:author="ilia kassianenko" w:date="2019-03-21T21:37:00Z">
                  <w:rPr>
                    <w:rFonts w:cs="Arial"/>
                    <w:color w:val="000000"/>
                    <w:lang w:val="en-CA" w:eastAsia="en-CA"/>
                  </w:rPr>
                </w:rPrChange>
              </w:rPr>
            </w:pPr>
            <w:r w:rsidRPr="0047260E">
              <w:rPr>
                <w:rFonts w:cs="Arial"/>
                <w:color w:val="000000"/>
                <w:lang w:val="en-CA" w:eastAsia="en-CA"/>
                <w:rPrChange w:id="7149" w:author="ilia kassianenko" w:date="2019-03-21T21:37:00Z">
                  <w:rPr>
                    <w:rFonts w:cs="Arial"/>
                    <w:color w:val="000000"/>
                    <w:lang w:val="en-CA" w:eastAsia="en-CA"/>
                  </w:rPr>
                </w:rPrChange>
              </w:rPr>
              <w:t>Volume</w:t>
            </w:r>
          </w:p>
        </w:tc>
        <w:tc>
          <w:tcPr>
            <w:tcW w:w="1567" w:type="dxa"/>
            <w:tcPrChange w:id="7150" w:author="outpost" w:date="2019-03-18T19:45:00Z">
              <w:tcPr>
                <w:tcW w:w="1567" w:type="dxa"/>
              </w:tcPr>
            </w:tcPrChange>
          </w:tcPr>
          <w:p w14:paraId="4557CE0E" w14:textId="77777777" w:rsidR="00102536" w:rsidRPr="0047260E" w:rsidRDefault="00102536" w:rsidP="00424AC2">
            <w:pPr>
              <w:pStyle w:val="BodyText"/>
              <w:rPr>
                <w:rFonts w:cs="Arial"/>
                <w:lang w:val="en-CA" w:eastAsia="ar-SA"/>
                <w:rPrChange w:id="7151" w:author="ilia kassianenko" w:date="2019-03-21T21:37:00Z">
                  <w:rPr>
                    <w:rFonts w:cs="Arial"/>
                    <w:lang w:eastAsia="ar-SA"/>
                  </w:rPr>
                </w:rPrChange>
              </w:rPr>
            </w:pPr>
            <w:r w:rsidRPr="0047260E">
              <w:rPr>
                <w:rFonts w:cs="Arial"/>
                <w:lang w:val="en-CA" w:eastAsia="ar-SA"/>
                <w:rPrChange w:id="7152" w:author="ilia kassianenko" w:date="2019-03-21T21:37:00Z">
                  <w:rPr>
                    <w:rFonts w:cs="Arial"/>
                    <w:lang w:eastAsia="ar-SA"/>
                  </w:rPr>
                </w:rPrChange>
              </w:rPr>
              <w:t>DECIMAL</w:t>
            </w:r>
          </w:p>
        </w:tc>
        <w:tc>
          <w:tcPr>
            <w:tcW w:w="992" w:type="dxa"/>
            <w:tcPrChange w:id="7153" w:author="outpost" w:date="2019-03-18T19:45:00Z">
              <w:tcPr>
                <w:tcW w:w="992" w:type="dxa"/>
              </w:tcPr>
            </w:tcPrChange>
          </w:tcPr>
          <w:p w14:paraId="5488C7A6" w14:textId="77777777" w:rsidR="00102536" w:rsidRPr="0047260E" w:rsidRDefault="00102536" w:rsidP="00424AC2">
            <w:pPr>
              <w:pStyle w:val="BodyText"/>
              <w:rPr>
                <w:rFonts w:cs="Arial"/>
                <w:lang w:val="en-CA" w:eastAsia="ar-SA"/>
                <w:rPrChange w:id="7154" w:author="ilia kassianenko" w:date="2019-03-21T21:37:00Z">
                  <w:rPr>
                    <w:rFonts w:cs="Arial"/>
                    <w:lang w:eastAsia="ar-SA"/>
                  </w:rPr>
                </w:rPrChange>
              </w:rPr>
            </w:pPr>
            <w:r w:rsidRPr="0047260E">
              <w:rPr>
                <w:rFonts w:cs="Arial"/>
                <w:lang w:val="en-CA" w:eastAsia="ar-SA"/>
                <w:rPrChange w:id="7155" w:author="ilia kassianenko" w:date="2019-03-21T21:37:00Z">
                  <w:rPr>
                    <w:rFonts w:cs="Arial"/>
                    <w:lang w:eastAsia="ar-SA"/>
                  </w:rPr>
                </w:rPrChange>
              </w:rPr>
              <w:t>4,2</w:t>
            </w:r>
          </w:p>
        </w:tc>
        <w:tc>
          <w:tcPr>
            <w:tcW w:w="1134" w:type="dxa"/>
            <w:tcPrChange w:id="7156" w:author="outpost" w:date="2019-03-18T19:45:00Z">
              <w:tcPr>
                <w:tcW w:w="1134" w:type="dxa"/>
              </w:tcPr>
            </w:tcPrChange>
          </w:tcPr>
          <w:p w14:paraId="1E601FF8" w14:textId="77777777" w:rsidR="00102536" w:rsidRPr="0047260E" w:rsidRDefault="00102536">
            <w:pPr>
              <w:pStyle w:val="BodyText"/>
              <w:jc w:val="center"/>
              <w:rPr>
                <w:rFonts w:cs="Arial"/>
                <w:sz w:val="22"/>
                <w:lang w:val="en-CA" w:eastAsia="ar-SA"/>
                <w:rPrChange w:id="7157" w:author="ilia kassianenko" w:date="2019-03-21T21:37:00Z">
                  <w:rPr>
                    <w:rFonts w:cs="Arial"/>
                    <w:sz w:val="22"/>
                    <w:lang w:eastAsia="ar-SA"/>
                  </w:rPr>
                </w:rPrChange>
              </w:rPr>
              <w:pPrChange w:id="7158" w:author="outpost" w:date="2019-03-18T19:41:00Z">
                <w:pPr>
                  <w:pStyle w:val="BodyText"/>
                  <w:keepNext/>
                  <w:numPr>
                    <w:ilvl w:val="8"/>
                    <w:numId w:val="1"/>
                  </w:numPr>
                  <w:ind w:left="360" w:hanging="360"/>
                  <w:outlineLvl w:val="8"/>
                </w:pPr>
              </w:pPrChange>
            </w:pPr>
            <w:r w:rsidRPr="0047260E">
              <w:rPr>
                <w:rFonts w:cs="Arial"/>
                <w:lang w:val="en-CA" w:eastAsia="ar-SA"/>
                <w:rPrChange w:id="7159" w:author="ilia kassianenko" w:date="2019-03-21T21:37:00Z">
                  <w:rPr>
                    <w:rFonts w:cs="Arial"/>
                    <w:lang w:eastAsia="ar-SA"/>
                  </w:rPr>
                </w:rPrChange>
              </w:rPr>
              <w:t>N</w:t>
            </w:r>
          </w:p>
        </w:tc>
        <w:tc>
          <w:tcPr>
            <w:tcW w:w="2976" w:type="dxa"/>
            <w:tcPrChange w:id="7160" w:author="outpost" w:date="2019-03-18T19:45:00Z">
              <w:tcPr>
                <w:tcW w:w="2976" w:type="dxa"/>
              </w:tcPr>
            </w:tcPrChange>
          </w:tcPr>
          <w:p w14:paraId="68B73FD0" w14:textId="77777777" w:rsidR="00102536" w:rsidRPr="0047260E" w:rsidRDefault="00102536" w:rsidP="00424AC2">
            <w:pPr>
              <w:pStyle w:val="BodyText"/>
              <w:rPr>
                <w:rFonts w:cs="Arial"/>
                <w:lang w:val="en-CA" w:eastAsia="ar-SA"/>
                <w:rPrChange w:id="7161" w:author="ilia kassianenko" w:date="2019-03-21T21:37:00Z">
                  <w:rPr>
                    <w:rFonts w:cs="Arial"/>
                    <w:lang w:eastAsia="ar-SA"/>
                  </w:rPr>
                </w:rPrChange>
              </w:rPr>
            </w:pPr>
          </w:p>
        </w:tc>
      </w:tr>
      <w:tr w:rsidR="00102536" w:rsidRPr="0047260E" w14:paraId="3B399E52" w14:textId="77777777" w:rsidTr="00E477DB">
        <w:tc>
          <w:tcPr>
            <w:tcW w:w="2681" w:type="dxa"/>
            <w:vAlign w:val="center"/>
            <w:tcPrChange w:id="7162" w:author="outpost" w:date="2019-03-18T19:45:00Z">
              <w:tcPr>
                <w:tcW w:w="2681" w:type="dxa"/>
                <w:vAlign w:val="bottom"/>
              </w:tcPr>
            </w:tcPrChange>
          </w:tcPr>
          <w:p w14:paraId="084965EB" w14:textId="77777777" w:rsidR="00102536" w:rsidRPr="0047260E" w:rsidRDefault="00102536">
            <w:pPr>
              <w:spacing w:before="0" w:after="0"/>
              <w:rPr>
                <w:rFonts w:cs="Arial"/>
                <w:color w:val="000000"/>
                <w:lang w:val="en-CA" w:eastAsia="en-CA"/>
                <w:rPrChange w:id="7163" w:author="ilia kassianenko" w:date="2019-03-21T21:37:00Z">
                  <w:rPr>
                    <w:rFonts w:cs="Arial"/>
                    <w:color w:val="000000"/>
                    <w:lang w:val="en-CA" w:eastAsia="en-CA"/>
                  </w:rPr>
                </w:rPrChange>
              </w:rPr>
            </w:pPr>
            <w:proofErr w:type="spellStart"/>
            <w:r w:rsidRPr="0047260E">
              <w:rPr>
                <w:rFonts w:cs="Arial"/>
                <w:color w:val="000000"/>
                <w:lang w:val="en-CA" w:eastAsia="en-CA"/>
                <w:rPrChange w:id="7164" w:author="ilia kassianenko" w:date="2019-03-21T21:37:00Z">
                  <w:rPr>
                    <w:rFonts w:cs="Arial"/>
                    <w:color w:val="000000"/>
                    <w:lang w:val="en-CA" w:eastAsia="en-CA"/>
                  </w:rPr>
                </w:rPrChange>
              </w:rPr>
              <w:t>TypeTransaction</w:t>
            </w:r>
            <w:proofErr w:type="spellEnd"/>
          </w:p>
        </w:tc>
        <w:tc>
          <w:tcPr>
            <w:tcW w:w="1567" w:type="dxa"/>
            <w:tcPrChange w:id="7165" w:author="outpost" w:date="2019-03-18T19:45:00Z">
              <w:tcPr>
                <w:tcW w:w="1567" w:type="dxa"/>
              </w:tcPr>
            </w:tcPrChange>
          </w:tcPr>
          <w:p w14:paraId="02D79302" w14:textId="77777777" w:rsidR="00102536" w:rsidRPr="0047260E" w:rsidRDefault="00102536" w:rsidP="00424AC2">
            <w:pPr>
              <w:pStyle w:val="BodyText"/>
              <w:rPr>
                <w:rFonts w:cs="Arial"/>
                <w:lang w:val="en-CA" w:eastAsia="ar-SA"/>
                <w:rPrChange w:id="7166" w:author="ilia kassianenko" w:date="2019-03-21T21:37:00Z">
                  <w:rPr>
                    <w:rFonts w:cs="Arial"/>
                    <w:lang w:eastAsia="ar-SA"/>
                  </w:rPr>
                </w:rPrChange>
              </w:rPr>
            </w:pPr>
            <w:r w:rsidRPr="0047260E">
              <w:rPr>
                <w:rFonts w:cs="Arial"/>
                <w:lang w:val="en-CA" w:eastAsia="ar-SA"/>
                <w:rPrChange w:id="7167" w:author="ilia kassianenko" w:date="2019-03-21T21:37:00Z">
                  <w:rPr>
                    <w:rFonts w:cs="Arial"/>
                    <w:lang w:eastAsia="ar-SA"/>
                  </w:rPr>
                </w:rPrChange>
              </w:rPr>
              <w:t>VARCHAR</w:t>
            </w:r>
          </w:p>
        </w:tc>
        <w:tc>
          <w:tcPr>
            <w:tcW w:w="992" w:type="dxa"/>
            <w:tcPrChange w:id="7168" w:author="outpost" w:date="2019-03-18T19:45:00Z">
              <w:tcPr>
                <w:tcW w:w="992" w:type="dxa"/>
              </w:tcPr>
            </w:tcPrChange>
          </w:tcPr>
          <w:p w14:paraId="232F74C4" w14:textId="77777777" w:rsidR="00102536" w:rsidRPr="0047260E" w:rsidRDefault="00102536" w:rsidP="00424AC2">
            <w:pPr>
              <w:pStyle w:val="BodyText"/>
              <w:rPr>
                <w:rFonts w:cs="Arial"/>
                <w:lang w:val="en-CA" w:eastAsia="ar-SA"/>
                <w:rPrChange w:id="7169" w:author="ilia kassianenko" w:date="2019-03-21T21:37:00Z">
                  <w:rPr>
                    <w:rFonts w:cs="Arial"/>
                    <w:lang w:eastAsia="ar-SA"/>
                  </w:rPr>
                </w:rPrChange>
              </w:rPr>
            </w:pPr>
            <w:r w:rsidRPr="0047260E">
              <w:rPr>
                <w:rFonts w:cs="Arial"/>
                <w:lang w:val="en-CA" w:eastAsia="ar-SA"/>
                <w:rPrChange w:id="7170" w:author="ilia kassianenko" w:date="2019-03-21T21:37:00Z">
                  <w:rPr>
                    <w:rFonts w:cs="Arial"/>
                    <w:lang w:eastAsia="ar-SA"/>
                  </w:rPr>
                </w:rPrChange>
              </w:rPr>
              <w:t>7</w:t>
            </w:r>
          </w:p>
        </w:tc>
        <w:tc>
          <w:tcPr>
            <w:tcW w:w="1134" w:type="dxa"/>
            <w:tcPrChange w:id="7171" w:author="outpost" w:date="2019-03-18T19:45:00Z">
              <w:tcPr>
                <w:tcW w:w="1134" w:type="dxa"/>
              </w:tcPr>
            </w:tcPrChange>
          </w:tcPr>
          <w:p w14:paraId="6E9F5028" w14:textId="77777777" w:rsidR="00102536" w:rsidRPr="0047260E" w:rsidRDefault="00102536">
            <w:pPr>
              <w:pStyle w:val="BodyText"/>
              <w:jc w:val="center"/>
              <w:rPr>
                <w:rFonts w:cs="Arial"/>
                <w:sz w:val="22"/>
                <w:lang w:val="en-CA" w:eastAsia="ar-SA"/>
                <w:rPrChange w:id="7172" w:author="ilia kassianenko" w:date="2019-03-21T21:37:00Z">
                  <w:rPr>
                    <w:rFonts w:cs="Arial"/>
                    <w:sz w:val="22"/>
                    <w:lang w:eastAsia="ar-SA"/>
                  </w:rPr>
                </w:rPrChange>
              </w:rPr>
              <w:pPrChange w:id="7173" w:author="outpost" w:date="2019-03-18T19:41:00Z">
                <w:pPr>
                  <w:pStyle w:val="BodyText"/>
                  <w:keepNext/>
                  <w:numPr>
                    <w:ilvl w:val="8"/>
                    <w:numId w:val="1"/>
                  </w:numPr>
                  <w:ind w:left="360" w:hanging="360"/>
                  <w:outlineLvl w:val="8"/>
                </w:pPr>
              </w:pPrChange>
            </w:pPr>
            <w:r w:rsidRPr="0047260E">
              <w:rPr>
                <w:rFonts w:cs="Arial"/>
                <w:lang w:val="en-CA" w:eastAsia="ar-SA"/>
                <w:rPrChange w:id="7174" w:author="ilia kassianenko" w:date="2019-03-21T21:37:00Z">
                  <w:rPr>
                    <w:rFonts w:cs="Arial"/>
                    <w:lang w:eastAsia="ar-SA"/>
                  </w:rPr>
                </w:rPrChange>
              </w:rPr>
              <w:t>N</w:t>
            </w:r>
          </w:p>
        </w:tc>
        <w:tc>
          <w:tcPr>
            <w:tcW w:w="2976" w:type="dxa"/>
            <w:tcPrChange w:id="7175" w:author="outpost" w:date="2019-03-18T19:45:00Z">
              <w:tcPr>
                <w:tcW w:w="2976" w:type="dxa"/>
              </w:tcPr>
            </w:tcPrChange>
          </w:tcPr>
          <w:p w14:paraId="70D2EDEA" w14:textId="77777777" w:rsidR="00102536" w:rsidRPr="0047260E" w:rsidRDefault="00102536" w:rsidP="00424AC2">
            <w:pPr>
              <w:pStyle w:val="BodyText"/>
              <w:rPr>
                <w:rFonts w:cs="Arial"/>
                <w:lang w:val="en-CA" w:eastAsia="ar-SA"/>
                <w:rPrChange w:id="7176" w:author="ilia kassianenko" w:date="2019-03-21T21:37:00Z">
                  <w:rPr>
                    <w:rFonts w:cs="Arial"/>
                    <w:lang w:val="fr-CA" w:eastAsia="ar-SA"/>
                  </w:rPr>
                </w:rPrChange>
              </w:rPr>
            </w:pPr>
            <w:proofErr w:type="gramStart"/>
            <w:r w:rsidRPr="0047260E">
              <w:rPr>
                <w:rFonts w:cs="Arial"/>
                <w:lang w:val="en-CA" w:eastAsia="ar-SA"/>
                <w:rPrChange w:id="7177" w:author="ilia kassianenko" w:date="2019-03-21T21:37:00Z">
                  <w:rPr>
                    <w:rFonts w:cs="Arial"/>
                    <w:lang w:val="fr-CA" w:eastAsia="ar-SA"/>
                  </w:rPr>
                </w:rPrChange>
              </w:rPr>
              <w:t>Values :</w:t>
            </w:r>
            <w:proofErr w:type="gramEnd"/>
            <w:r w:rsidRPr="0047260E">
              <w:rPr>
                <w:rFonts w:cs="Arial"/>
                <w:lang w:val="en-CA" w:eastAsia="ar-SA"/>
                <w:rPrChange w:id="7178" w:author="ilia kassianenko" w:date="2019-03-21T21:37:00Z">
                  <w:rPr>
                    <w:rFonts w:cs="Arial"/>
                    <w:lang w:val="fr-CA" w:eastAsia="ar-SA"/>
                  </w:rPr>
                </w:rPrChange>
              </w:rPr>
              <w:t xml:space="preserve"> </w:t>
            </w:r>
          </w:p>
          <w:p w14:paraId="66FE0CB0" w14:textId="77777777" w:rsidR="00102536" w:rsidRPr="0047260E" w:rsidRDefault="00102536" w:rsidP="00424AC2">
            <w:pPr>
              <w:spacing w:before="0" w:after="0"/>
              <w:rPr>
                <w:rFonts w:cs="Arial"/>
                <w:color w:val="000000"/>
                <w:lang w:val="en-CA"/>
                <w:rPrChange w:id="7179" w:author="ilia kassianenko" w:date="2019-03-21T21:37:00Z">
                  <w:rPr>
                    <w:rFonts w:cs="Arial"/>
                    <w:color w:val="000000"/>
                    <w:lang w:val="fr-CA"/>
                  </w:rPr>
                </w:rPrChange>
              </w:rPr>
            </w:pPr>
            <w:r w:rsidRPr="0047260E">
              <w:rPr>
                <w:rFonts w:cs="Arial"/>
                <w:color w:val="000000"/>
                <w:lang w:val="en-CA"/>
                <w:rPrChange w:id="7180" w:author="ilia kassianenko" w:date="2019-03-21T21:37:00Z">
                  <w:rPr>
                    <w:rFonts w:cs="Arial"/>
                    <w:color w:val="000000"/>
                    <w:lang w:val="fr-CA"/>
                  </w:rPr>
                </w:rPrChange>
              </w:rPr>
              <w:t>AUT, N-AUT, BARCODE</w:t>
            </w:r>
          </w:p>
        </w:tc>
      </w:tr>
      <w:tr w:rsidR="00102536" w:rsidRPr="0047260E" w14:paraId="71C4EA49" w14:textId="77777777" w:rsidTr="00E477DB">
        <w:tc>
          <w:tcPr>
            <w:tcW w:w="2681" w:type="dxa"/>
            <w:vAlign w:val="center"/>
            <w:tcPrChange w:id="7181" w:author="outpost" w:date="2019-03-18T19:45:00Z">
              <w:tcPr>
                <w:tcW w:w="2681" w:type="dxa"/>
                <w:vAlign w:val="bottom"/>
              </w:tcPr>
            </w:tcPrChange>
          </w:tcPr>
          <w:p w14:paraId="2C7B7639" w14:textId="77777777" w:rsidR="00102536" w:rsidRPr="0047260E" w:rsidRDefault="00102536">
            <w:pPr>
              <w:spacing w:before="0" w:after="0"/>
              <w:rPr>
                <w:rFonts w:cs="Arial"/>
                <w:color w:val="000000"/>
                <w:lang w:val="en-CA" w:eastAsia="en-CA"/>
                <w:rPrChange w:id="7182" w:author="ilia kassianenko" w:date="2019-03-21T21:37:00Z">
                  <w:rPr>
                    <w:rFonts w:cs="Arial"/>
                    <w:color w:val="000000"/>
                    <w:lang w:val="en-CA" w:eastAsia="en-CA"/>
                  </w:rPr>
                </w:rPrChange>
              </w:rPr>
            </w:pPr>
            <w:proofErr w:type="spellStart"/>
            <w:r w:rsidRPr="0047260E">
              <w:rPr>
                <w:rFonts w:cs="Arial"/>
                <w:color w:val="000000"/>
                <w:lang w:val="en-CA" w:eastAsia="en-CA"/>
                <w:rPrChange w:id="7183" w:author="ilia kassianenko" w:date="2019-03-21T21:37:00Z">
                  <w:rPr>
                    <w:rFonts w:cs="Arial"/>
                    <w:color w:val="000000"/>
                    <w:lang w:val="en-CA" w:eastAsia="en-CA"/>
                  </w:rPr>
                </w:rPrChange>
              </w:rPr>
              <w:t>IdentifiantContrat</w:t>
            </w:r>
            <w:proofErr w:type="spellEnd"/>
          </w:p>
        </w:tc>
        <w:tc>
          <w:tcPr>
            <w:tcW w:w="1567" w:type="dxa"/>
            <w:tcPrChange w:id="7184" w:author="outpost" w:date="2019-03-18T19:45:00Z">
              <w:tcPr>
                <w:tcW w:w="1567" w:type="dxa"/>
              </w:tcPr>
            </w:tcPrChange>
          </w:tcPr>
          <w:p w14:paraId="177338A9" w14:textId="77777777" w:rsidR="00102536" w:rsidRPr="0047260E" w:rsidRDefault="00102536" w:rsidP="00424AC2">
            <w:pPr>
              <w:pStyle w:val="BodyText"/>
              <w:rPr>
                <w:rFonts w:cs="Arial"/>
                <w:lang w:val="en-CA" w:eastAsia="ar-SA"/>
                <w:rPrChange w:id="7185" w:author="ilia kassianenko" w:date="2019-03-21T21:37:00Z">
                  <w:rPr>
                    <w:rFonts w:cs="Arial"/>
                    <w:lang w:eastAsia="ar-SA"/>
                  </w:rPr>
                </w:rPrChange>
              </w:rPr>
            </w:pPr>
            <w:r w:rsidRPr="0047260E">
              <w:rPr>
                <w:rFonts w:cs="Arial"/>
                <w:lang w:val="en-CA" w:eastAsia="ar-SA"/>
                <w:rPrChange w:id="7186" w:author="ilia kassianenko" w:date="2019-03-21T21:37:00Z">
                  <w:rPr>
                    <w:rFonts w:cs="Arial"/>
                    <w:lang w:eastAsia="ar-SA"/>
                  </w:rPr>
                </w:rPrChange>
              </w:rPr>
              <w:t>INT</w:t>
            </w:r>
          </w:p>
        </w:tc>
        <w:tc>
          <w:tcPr>
            <w:tcW w:w="992" w:type="dxa"/>
            <w:tcPrChange w:id="7187" w:author="outpost" w:date="2019-03-18T19:45:00Z">
              <w:tcPr>
                <w:tcW w:w="992" w:type="dxa"/>
              </w:tcPr>
            </w:tcPrChange>
          </w:tcPr>
          <w:p w14:paraId="3A51579A" w14:textId="77777777" w:rsidR="00102536" w:rsidRPr="0047260E" w:rsidRDefault="00102536" w:rsidP="00424AC2">
            <w:pPr>
              <w:pStyle w:val="BodyText"/>
              <w:rPr>
                <w:rFonts w:cs="Arial"/>
                <w:lang w:val="en-CA" w:eastAsia="ar-SA"/>
                <w:rPrChange w:id="7188" w:author="ilia kassianenko" w:date="2019-03-21T21:37:00Z">
                  <w:rPr>
                    <w:rFonts w:cs="Arial"/>
                    <w:lang w:eastAsia="ar-SA"/>
                  </w:rPr>
                </w:rPrChange>
              </w:rPr>
            </w:pPr>
          </w:p>
        </w:tc>
        <w:tc>
          <w:tcPr>
            <w:tcW w:w="1134" w:type="dxa"/>
            <w:tcPrChange w:id="7189" w:author="outpost" w:date="2019-03-18T19:45:00Z">
              <w:tcPr>
                <w:tcW w:w="1134" w:type="dxa"/>
              </w:tcPr>
            </w:tcPrChange>
          </w:tcPr>
          <w:p w14:paraId="5D9A8F3A" w14:textId="77777777" w:rsidR="00102536" w:rsidRPr="0047260E" w:rsidRDefault="00102536">
            <w:pPr>
              <w:pStyle w:val="BodyText"/>
              <w:jc w:val="center"/>
              <w:rPr>
                <w:rFonts w:cs="Arial"/>
                <w:sz w:val="22"/>
                <w:lang w:val="en-CA" w:eastAsia="ar-SA"/>
                <w:rPrChange w:id="7190" w:author="ilia kassianenko" w:date="2019-03-21T21:37:00Z">
                  <w:rPr>
                    <w:rFonts w:cs="Arial"/>
                    <w:sz w:val="22"/>
                    <w:lang w:eastAsia="ar-SA"/>
                  </w:rPr>
                </w:rPrChange>
              </w:rPr>
              <w:pPrChange w:id="7191" w:author="outpost" w:date="2019-03-18T19:41:00Z">
                <w:pPr>
                  <w:pStyle w:val="BodyText"/>
                  <w:keepNext/>
                  <w:numPr>
                    <w:ilvl w:val="8"/>
                    <w:numId w:val="1"/>
                  </w:numPr>
                  <w:ind w:left="360" w:hanging="360"/>
                  <w:outlineLvl w:val="8"/>
                </w:pPr>
              </w:pPrChange>
            </w:pPr>
            <w:r w:rsidRPr="0047260E">
              <w:rPr>
                <w:rFonts w:cs="Arial"/>
                <w:lang w:val="en-CA" w:eastAsia="ar-SA"/>
                <w:rPrChange w:id="7192" w:author="ilia kassianenko" w:date="2019-03-21T21:37:00Z">
                  <w:rPr>
                    <w:rFonts w:cs="Arial"/>
                    <w:lang w:eastAsia="ar-SA"/>
                  </w:rPr>
                </w:rPrChange>
              </w:rPr>
              <w:t>Y</w:t>
            </w:r>
          </w:p>
        </w:tc>
        <w:tc>
          <w:tcPr>
            <w:tcW w:w="2976" w:type="dxa"/>
            <w:tcPrChange w:id="7193" w:author="outpost" w:date="2019-03-18T19:45:00Z">
              <w:tcPr>
                <w:tcW w:w="2976" w:type="dxa"/>
              </w:tcPr>
            </w:tcPrChange>
          </w:tcPr>
          <w:p w14:paraId="0D758D93" w14:textId="77777777" w:rsidR="00102536" w:rsidRPr="0047260E" w:rsidRDefault="008D539A" w:rsidP="00424AC2">
            <w:pPr>
              <w:pStyle w:val="BodyText"/>
              <w:rPr>
                <w:rFonts w:cs="Arial"/>
                <w:lang w:val="en-CA" w:eastAsia="ar-SA"/>
                <w:rPrChange w:id="7194" w:author="ilia kassianenko" w:date="2019-03-21T21:37:00Z">
                  <w:rPr>
                    <w:rFonts w:cs="Arial"/>
                    <w:lang w:eastAsia="ar-SA"/>
                  </w:rPr>
                </w:rPrChange>
              </w:rPr>
            </w:pPr>
            <w:r w:rsidRPr="0047260E">
              <w:rPr>
                <w:rFonts w:cs="Arial"/>
                <w:lang w:val="en-CA" w:eastAsia="ar-SA"/>
                <w:rPrChange w:id="7195" w:author="ilia kassianenko" w:date="2019-03-21T21:37:00Z">
                  <w:rPr>
                    <w:rFonts w:cs="Arial"/>
                    <w:lang w:eastAsia="ar-SA"/>
                  </w:rPr>
                </w:rPrChange>
              </w:rPr>
              <w:t>Foreign Key</w:t>
            </w:r>
          </w:p>
        </w:tc>
      </w:tr>
    </w:tbl>
    <w:p w14:paraId="2A5CE0F7" w14:textId="46DDC4FD" w:rsidR="00950888" w:rsidRPr="0047260E" w:rsidDel="00222860" w:rsidRDefault="00950888" w:rsidP="00102536">
      <w:pPr>
        <w:rPr>
          <w:del w:id="7196" w:author="outpost" w:date="2019-03-18T21:58:00Z"/>
          <w:rFonts w:cs="Arial"/>
          <w:b/>
          <w:sz w:val="20"/>
          <w:lang w:val="en-CA"/>
          <w:rPrChange w:id="7197" w:author="ilia kassianenko" w:date="2019-03-21T21:37:00Z">
            <w:rPr>
              <w:del w:id="7198" w:author="outpost" w:date="2019-03-18T21:58:00Z"/>
              <w:rFonts w:cs="Arial"/>
              <w:b/>
              <w:sz w:val="20"/>
            </w:rPr>
          </w:rPrChange>
        </w:rPr>
      </w:pPr>
    </w:p>
    <w:p w14:paraId="482F33AE" w14:textId="20032B0D" w:rsidR="00102536" w:rsidRPr="0047260E" w:rsidDel="00222860" w:rsidRDefault="00950888" w:rsidP="00102536">
      <w:pPr>
        <w:rPr>
          <w:del w:id="7199" w:author="outpost" w:date="2019-03-18T21:58:00Z"/>
          <w:rFonts w:cs="Arial"/>
          <w:b/>
          <w:sz w:val="20"/>
          <w:lang w:val="en-CA"/>
          <w:rPrChange w:id="7200" w:author="ilia kassianenko" w:date="2019-03-21T21:37:00Z">
            <w:rPr>
              <w:del w:id="7201" w:author="outpost" w:date="2019-03-18T21:58:00Z"/>
              <w:rFonts w:cs="Arial"/>
              <w:b/>
              <w:sz w:val="20"/>
            </w:rPr>
          </w:rPrChange>
        </w:rPr>
      </w:pPr>
      <w:del w:id="7202" w:author="outpost" w:date="2019-03-18T21:58:00Z">
        <w:r w:rsidRPr="0047260E" w:rsidDel="00222860">
          <w:rPr>
            <w:rFonts w:cs="Arial"/>
            <w:b/>
            <w:sz w:val="20"/>
            <w:lang w:val="en-CA"/>
            <w:rPrChange w:id="7203" w:author="ilia kassianenko" w:date="2019-03-21T21:37:00Z">
              <w:rPr>
                <w:rFonts w:cs="Arial"/>
                <w:b/>
                <w:sz w:val="20"/>
              </w:rPr>
            </w:rPrChange>
          </w:rPr>
          <w:delText>WEATHER</w:delText>
        </w:r>
      </w:del>
    </w:p>
    <w:p w14:paraId="02C0B164" w14:textId="7B6F5A64" w:rsidR="00222860" w:rsidRPr="0047260E" w:rsidRDefault="00222860">
      <w:pPr>
        <w:pStyle w:val="Caption"/>
        <w:jc w:val="center"/>
        <w:rPr>
          <w:ins w:id="7204" w:author="outpost" w:date="2019-03-18T21:58:00Z"/>
          <w:lang w:val="en-CA"/>
          <w:rPrChange w:id="7205" w:author="ilia kassianenko" w:date="2019-03-21T21:37:00Z">
            <w:rPr>
              <w:ins w:id="7206" w:author="outpost" w:date="2019-03-18T21:58:00Z"/>
            </w:rPr>
          </w:rPrChange>
        </w:rPr>
        <w:pPrChange w:id="7207" w:author="outpost" w:date="2019-03-18T21:58:00Z">
          <w:pPr/>
        </w:pPrChange>
      </w:pPr>
      <w:ins w:id="7208" w:author="outpost" w:date="2019-03-18T21:58:00Z">
        <w:r w:rsidRPr="0047260E">
          <w:rPr>
            <w:lang w:val="en-CA"/>
            <w:rPrChange w:id="7209" w:author="ilia kassianenko" w:date="2019-03-21T21:37:00Z">
              <w:rPr/>
            </w:rPrChange>
          </w:rPr>
          <w:t xml:space="preserve">Table </w:t>
        </w:r>
        <w:r w:rsidRPr="0047260E">
          <w:rPr>
            <w:lang w:val="en-CA"/>
            <w:rPrChange w:id="7210" w:author="ilia kassianenko" w:date="2019-03-21T21:37:00Z">
              <w:rPr/>
            </w:rPrChange>
          </w:rPr>
          <w:fldChar w:fldCharType="begin"/>
        </w:r>
        <w:r w:rsidRPr="0047260E">
          <w:rPr>
            <w:lang w:val="en-CA"/>
            <w:rPrChange w:id="7211" w:author="ilia kassianenko" w:date="2019-03-21T21:37:00Z">
              <w:rPr/>
            </w:rPrChange>
          </w:rPr>
          <w:instrText xml:space="preserve"> SEQ Table \* ARABIC </w:instrText>
        </w:r>
      </w:ins>
      <w:r w:rsidRPr="0047260E">
        <w:rPr>
          <w:lang w:val="en-CA"/>
          <w:rPrChange w:id="7212" w:author="ilia kassianenko" w:date="2019-03-21T21:37:00Z">
            <w:rPr/>
          </w:rPrChange>
        </w:rPr>
        <w:fldChar w:fldCharType="separate"/>
      </w:r>
      <w:ins w:id="7213" w:author="ilia kassianenko" w:date="2019-03-21T21:41:00Z">
        <w:r w:rsidR="007B6C7E">
          <w:rPr>
            <w:noProof/>
            <w:lang w:val="en-CA"/>
          </w:rPr>
          <w:t>11</w:t>
        </w:r>
      </w:ins>
      <w:ins w:id="7214" w:author="outpost" w:date="2019-03-18T21:58:00Z">
        <w:r w:rsidRPr="0047260E">
          <w:rPr>
            <w:lang w:val="en-CA"/>
            <w:rPrChange w:id="7215" w:author="ilia kassianenko" w:date="2019-03-21T21:37:00Z">
              <w:rPr/>
            </w:rPrChange>
          </w:rPr>
          <w:fldChar w:fldCharType="end"/>
        </w:r>
        <w:proofErr w:type="gramStart"/>
        <w:r w:rsidRPr="0047260E">
          <w:rPr>
            <w:lang w:val="en-CA"/>
            <w:rPrChange w:id="7216" w:author="ilia kassianenko" w:date="2019-03-21T21:37:00Z">
              <w:rPr/>
            </w:rPrChange>
          </w:rPr>
          <w:t xml:space="preserve"> Weather</w:t>
        </w:r>
        <w:proofErr w:type="gramEnd"/>
      </w:ins>
    </w:p>
    <w:tbl>
      <w:tblPr>
        <w:tblStyle w:val="TableGrid"/>
        <w:tblW w:w="0" w:type="auto"/>
        <w:tblLook w:val="04A0" w:firstRow="1" w:lastRow="0" w:firstColumn="1" w:lastColumn="0" w:noHBand="0" w:noVBand="1"/>
        <w:tblPrChange w:id="7217" w:author="outpost" w:date="2019-03-18T19:45:00Z">
          <w:tblPr>
            <w:tblStyle w:val="TableGrid"/>
            <w:tblW w:w="0" w:type="auto"/>
            <w:tblLook w:val="04A0" w:firstRow="1" w:lastRow="0" w:firstColumn="1" w:lastColumn="0" w:noHBand="0" w:noVBand="1"/>
          </w:tblPr>
        </w:tblPrChange>
      </w:tblPr>
      <w:tblGrid>
        <w:gridCol w:w="2681"/>
        <w:gridCol w:w="1567"/>
        <w:gridCol w:w="992"/>
        <w:gridCol w:w="1134"/>
        <w:gridCol w:w="2976"/>
        <w:tblGridChange w:id="7218">
          <w:tblGrid>
            <w:gridCol w:w="2681"/>
            <w:gridCol w:w="1567"/>
            <w:gridCol w:w="992"/>
            <w:gridCol w:w="1134"/>
            <w:gridCol w:w="2976"/>
          </w:tblGrid>
        </w:tblGridChange>
      </w:tblGrid>
      <w:tr w:rsidR="00102536" w:rsidRPr="0047260E" w14:paraId="789D971D" w14:textId="77777777" w:rsidTr="00E477DB">
        <w:tc>
          <w:tcPr>
            <w:tcW w:w="2681" w:type="dxa"/>
            <w:vAlign w:val="center"/>
            <w:tcPrChange w:id="7219" w:author="outpost" w:date="2019-03-18T19:45:00Z">
              <w:tcPr>
                <w:tcW w:w="2681" w:type="dxa"/>
              </w:tcPr>
            </w:tcPrChange>
          </w:tcPr>
          <w:p w14:paraId="55DE6CC8" w14:textId="77777777" w:rsidR="00102536" w:rsidRPr="0047260E" w:rsidRDefault="00102536">
            <w:pPr>
              <w:pStyle w:val="BodyText"/>
              <w:rPr>
                <w:rFonts w:cs="Arial"/>
                <w:b/>
                <w:lang w:val="en-CA" w:eastAsia="ar-SA"/>
                <w:rPrChange w:id="7220" w:author="ilia kassianenko" w:date="2019-03-21T21:37:00Z">
                  <w:rPr>
                    <w:rFonts w:cs="Arial"/>
                    <w:b/>
                    <w:lang w:eastAsia="ar-SA"/>
                  </w:rPr>
                </w:rPrChange>
              </w:rPr>
            </w:pPr>
            <w:r w:rsidRPr="0047260E">
              <w:rPr>
                <w:rFonts w:cs="Arial"/>
                <w:b/>
                <w:lang w:val="en-CA" w:eastAsia="ar-SA"/>
                <w:rPrChange w:id="7221" w:author="ilia kassianenko" w:date="2019-03-21T21:37:00Z">
                  <w:rPr>
                    <w:rFonts w:cs="Arial"/>
                    <w:b/>
                    <w:lang w:eastAsia="ar-SA"/>
                  </w:rPr>
                </w:rPrChange>
              </w:rPr>
              <w:t>Name</w:t>
            </w:r>
          </w:p>
        </w:tc>
        <w:tc>
          <w:tcPr>
            <w:tcW w:w="1567" w:type="dxa"/>
            <w:tcPrChange w:id="7222" w:author="outpost" w:date="2019-03-18T19:45:00Z">
              <w:tcPr>
                <w:tcW w:w="1567" w:type="dxa"/>
              </w:tcPr>
            </w:tcPrChange>
          </w:tcPr>
          <w:p w14:paraId="510014F0" w14:textId="77777777" w:rsidR="00102536" w:rsidRPr="0047260E" w:rsidRDefault="00102536" w:rsidP="00424AC2">
            <w:pPr>
              <w:pStyle w:val="BodyText"/>
              <w:rPr>
                <w:rFonts w:cs="Arial"/>
                <w:b/>
                <w:lang w:val="en-CA" w:eastAsia="ar-SA"/>
                <w:rPrChange w:id="7223" w:author="ilia kassianenko" w:date="2019-03-21T21:37:00Z">
                  <w:rPr>
                    <w:rFonts w:cs="Arial"/>
                    <w:b/>
                    <w:lang w:eastAsia="ar-SA"/>
                  </w:rPr>
                </w:rPrChange>
              </w:rPr>
            </w:pPr>
            <w:r w:rsidRPr="0047260E">
              <w:rPr>
                <w:rFonts w:cs="Arial"/>
                <w:b/>
                <w:lang w:val="en-CA" w:eastAsia="ar-SA"/>
                <w:rPrChange w:id="7224" w:author="ilia kassianenko" w:date="2019-03-21T21:37:00Z">
                  <w:rPr>
                    <w:rFonts w:cs="Arial"/>
                    <w:b/>
                    <w:lang w:eastAsia="ar-SA"/>
                  </w:rPr>
                </w:rPrChange>
              </w:rPr>
              <w:t>Type</w:t>
            </w:r>
          </w:p>
        </w:tc>
        <w:tc>
          <w:tcPr>
            <w:tcW w:w="992" w:type="dxa"/>
            <w:tcPrChange w:id="7225" w:author="outpost" w:date="2019-03-18T19:45:00Z">
              <w:tcPr>
                <w:tcW w:w="992" w:type="dxa"/>
              </w:tcPr>
            </w:tcPrChange>
          </w:tcPr>
          <w:p w14:paraId="0B3024B1" w14:textId="77777777" w:rsidR="00102536" w:rsidRPr="0047260E" w:rsidRDefault="00102536" w:rsidP="00424AC2">
            <w:pPr>
              <w:pStyle w:val="BodyText"/>
              <w:rPr>
                <w:rFonts w:cs="Arial"/>
                <w:b/>
                <w:lang w:val="en-CA" w:eastAsia="ar-SA"/>
                <w:rPrChange w:id="7226" w:author="ilia kassianenko" w:date="2019-03-21T21:37:00Z">
                  <w:rPr>
                    <w:rFonts w:cs="Arial"/>
                    <w:b/>
                    <w:lang w:eastAsia="ar-SA"/>
                  </w:rPr>
                </w:rPrChange>
              </w:rPr>
            </w:pPr>
            <w:r w:rsidRPr="0047260E">
              <w:rPr>
                <w:rFonts w:cs="Arial"/>
                <w:b/>
                <w:lang w:val="en-CA" w:eastAsia="ar-SA"/>
                <w:rPrChange w:id="7227" w:author="ilia kassianenko" w:date="2019-03-21T21:37:00Z">
                  <w:rPr>
                    <w:rFonts w:cs="Arial"/>
                    <w:b/>
                    <w:lang w:eastAsia="ar-SA"/>
                  </w:rPr>
                </w:rPrChange>
              </w:rPr>
              <w:t>Length</w:t>
            </w:r>
          </w:p>
        </w:tc>
        <w:tc>
          <w:tcPr>
            <w:tcW w:w="1134" w:type="dxa"/>
            <w:tcPrChange w:id="7228" w:author="outpost" w:date="2019-03-18T19:45:00Z">
              <w:tcPr>
                <w:tcW w:w="1134" w:type="dxa"/>
              </w:tcPr>
            </w:tcPrChange>
          </w:tcPr>
          <w:p w14:paraId="50FC442F" w14:textId="77777777" w:rsidR="00102536" w:rsidRPr="0047260E" w:rsidRDefault="00102536" w:rsidP="00424AC2">
            <w:pPr>
              <w:pStyle w:val="BodyText"/>
              <w:rPr>
                <w:rFonts w:cs="Arial"/>
                <w:b/>
                <w:lang w:val="en-CA" w:eastAsia="ar-SA"/>
                <w:rPrChange w:id="7229" w:author="ilia kassianenko" w:date="2019-03-21T21:37:00Z">
                  <w:rPr>
                    <w:rFonts w:cs="Arial"/>
                    <w:b/>
                    <w:lang w:eastAsia="ar-SA"/>
                  </w:rPr>
                </w:rPrChange>
              </w:rPr>
            </w:pPr>
            <w:proofErr w:type="spellStart"/>
            <w:r w:rsidRPr="0047260E">
              <w:rPr>
                <w:rFonts w:cs="Arial"/>
                <w:b/>
                <w:lang w:val="en-CA" w:eastAsia="ar-SA"/>
                <w:rPrChange w:id="7230" w:author="ilia kassianenko" w:date="2019-03-21T21:37:00Z">
                  <w:rPr>
                    <w:rFonts w:cs="Arial"/>
                    <w:b/>
                    <w:lang w:eastAsia="ar-SA"/>
                  </w:rPr>
                </w:rPrChange>
              </w:rPr>
              <w:t>Nullable</w:t>
            </w:r>
            <w:proofErr w:type="spellEnd"/>
          </w:p>
        </w:tc>
        <w:tc>
          <w:tcPr>
            <w:tcW w:w="2976" w:type="dxa"/>
            <w:tcPrChange w:id="7231" w:author="outpost" w:date="2019-03-18T19:45:00Z">
              <w:tcPr>
                <w:tcW w:w="2976" w:type="dxa"/>
              </w:tcPr>
            </w:tcPrChange>
          </w:tcPr>
          <w:p w14:paraId="78D0AD84" w14:textId="77777777" w:rsidR="00102536" w:rsidRPr="0047260E" w:rsidRDefault="00102536" w:rsidP="00424AC2">
            <w:pPr>
              <w:pStyle w:val="BodyText"/>
              <w:rPr>
                <w:rFonts w:cs="Arial"/>
                <w:b/>
                <w:lang w:val="en-CA" w:eastAsia="ar-SA"/>
                <w:rPrChange w:id="7232" w:author="ilia kassianenko" w:date="2019-03-21T21:37:00Z">
                  <w:rPr>
                    <w:rFonts w:cs="Arial"/>
                    <w:b/>
                    <w:lang w:eastAsia="ar-SA"/>
                  </w:rPr>
                </w:rPrChange>
              </w:rPr>
            </w:pPr>
            <w:r w:rsidRPr="0047260E">
              <w:rPr>
                <w:rFonts w:cs="Arial"/>
                <w:b/>
                <w:lang w:val="en-CA" w:eastAsia="ar-SA"/>
                <w:rPrChange w:id="7233" w:author="ilia kassianenko" w:date="2019-03-21T21:37:00Z">
                  <w:rPr>
                    <w:rFonts w:cs="Arial"/>
                    <w:b/>
                    <w:lang w:eastAsia="ar-SA"/>
                  </w:rPr>
                </w:rPrChange>
              </w:rPr>
              <w:t>Comments</w:t>
            </w:r>
          </w:p>
        </w:tc>
      </w:tr>
      <w:tr w:rsidR="00102536" w:rsidRPr="0047260E" w14:paraId="58E5FCCB" w14:textId="77777777" w:rsidTr="00E477DB">
        <w:tc>
          <w:tcPr>
            <w:tcW w:w="2681" w:type="dxa"/>
            <w:vAlign w:val="center"/>
            <w:tcPrChange w:id="7234" w:author="outpost" w:date="2019-03-18T19:45:00Z">
              <w:tcPr>
                <w:tcW w:w="2681" w:type="dxa"/>
                <w:vAlign w:val="bottom"/>
              </w:tcPr>
            </w:tcPrChange>
          </w:tcPr>
          <w:p w14:paraId="50BB1E9B" w14:textId="77777777" w:rsidR="00102536" w:rsidRPr="0047260E" w:rsidRDefault="00950888">
            <w:pPr>
              <w:spacing w:before="0" w:after="0"/>
              <w:rPr>
                <w:rFonts w:cs="Arial"/>
                <w:b/>
                <w:color w:val="000000"/>
                <w:lang w:val="en-CA" w:eastAsia="en-CA"/>
                <w:rPrChange w:id="7235" w:author="ilia kassianenko" w:date="2019-03-21T21:37:00Z">
                  <w:rPr>
                    <w:rFonts w:cs="Arial"/>
                    <w:b/>
                    <w:color w:val="000000"/>
                    <w:lang w:val="en-CA" w:eastAsia="en-CA"/>
                  </w:rPr>
                </w:rPrChange>
              </w:rPr>
            </w:pPr>
            <w:r w:rsidRPr="0047260E">
              <w:rPr>
                <w:rFonts w:cs="Arial"/>
                <w:b/>
                <w:color w:val="000000"/>
                <w:lang w:val="en-CA" w:eastAsia="en-CA"/>
                <w:rPrChange w:id="7236" w:author="ilia kassianenko" w:date="2019-03-21T21:37:00Z">
                  <w:rPr>
                    <w:rFonts w:cs="Arial"/>
                    <w:b/>
                    <w:color w:val="000000"/>
                    <w:lang w:val="en-CA" w:eastAsia="en-CA"/>
                  </w:rPr>
                </w:rPrChange>
              </w:rPr>
              <w:t>Date</w:t>
            </w:r>
          </w:p>
        </w:tc>
        <w:tc>
          <w:tcPr>
            <w:tcW w:w="1567" w:type="dxa"/>
            <w:tcPrChange w:id="7237" w:author="outpost" w:date="2019-03-18T19:45:00Z">
              <w:tcPr>
                <w:tcW w:w="1567" w:type="dxa"/>
              </w:tcPr>
            </w:tcPrChange>
          </w:tcPr>
          <w:p w14:paraId="35920FE1" w14:textId="77777777" w:rsidR="00102536" w:rsidRPr="0047260E" w:rsidRDefault="00102536" w:rsidP="00424AC2">
            <w:pPr>
              <w:pStyle w:val="BodyText"/>
              <w:rPr>
                <w:rFonts w:cs="Arial"/>
                <w:lang w:val="en-CA" w:eastAsia="ar-SA"/>
                <w:rPrChange w:id="7238" w:author="ilia kassianenko" w:date="2019-03-21T21:37:00Z">
                  <w:rPr>
                    <w:rFonts w:cs="Arial"/>
                    <w:lang w:eastAsia="ar-SA"/>
                  </w:rPr>
                </w:rPrChange>
              </w:rPr>
            </w:pPr>
            <w:r w:rsidRPr="0047260E">
              <w:rPr>
                <w:rFonts w:cs="Arial"/>
                <w:lang w:val="en-CA" w:eastAsia="ar-SA"/>
                <w:rPrChange w:id="7239" w:author="ilia kassianenko" w:date="2019-03-21T21:37:00Z">
                  <w:rPr>
                    <w:rFonts w:cs="Arial"/>
                    <w:lang w:eastAsia="ar-SA"/>
                  </w:rPr>
                </w:rPrChange>
              </w:rPr>
              <w:t>DATE</w:t>
            </w:r>
          </w:p>
        </w:tc>
        <w:tc>
          <w:tcPr>
            <w:tcW w:w="992" w:type="dxa"/>
            <w:tcPrChange w:id="7240" w:author="outpost" w:date="2019-03-18T19:45:00Z">
              <w:tcPr>
                <w:tcW w:w="992" w:type="dxa"/>
              </w:tcPr>
            </w:tcPrChange>
          </w:tcPr>
          <w:p w14:paraId="3F77EFF9" w14:textId="77777777" w:rsidR="00102536" w:rsidRPr="0047260E" w:rsidRDefault="00102536" w:rsidP="00424AC2">
            <w:pPr>
              <w:pStyle w:val="BodyText"/>
              <w:rPr>
                <w:rFonts w:cs="Arial"/>
                <w:lang w:val="en-CA" w:eastAsia="ar-SA"/>
                <w:rPrChange w:id="7241" w:author="ilia kassianenko" w:date="2019-03-21T21:37:00Z">
                  <w:rPr>
                    <w:rFonts w:cs="Arial"/>
                    <w:lang w:eastAsia="ar-SA"/>
                  </w:rPr>
                </w:rPrChange>
              </w:rPr>
            </w:pPr>
            <w:r w:rsidRPr="0047260E">
              <w:rPr>
                <w:rFonts w:cs="Arial"/>
                <w:lang w:val="en-CA" w:eastAsia="ar-SA"/>
                <w:rPrChange w:id="7242" w:author="ilia kassianenko" w:date="2019-03-21T21:37:00Z">
                  <w:rPr>
                    <w:rFonts w:cs="Arial"/>
                    <w:lang w:eastAsia="ar-SA"/>
                  </w:rPr>
                </w:rPrChange>
              </w:rPr>
              <w:t>10</w:t>
            </w:r>
          </w:p>
        </w:tc>
        <w:tc>
          <w:tcPr>
            <w:tcW w:w="1134" w:type="dxa"/>
            <w:tcPrChange w:id="7243" w:author="outpost" w:date="2019-03-18T19:45:00Z">
              <w:tcPr>
                <w:tcW w:w="1134" w:type="dxa"/>
              </w:tcPr>
            </w:tcPrChange>
          </w:tcPr>
          <w:p w14:paraId="773DF700" w14:textId="77777777" w:rsidR="00102536" w:rsidRPr="0047260E" w:rsidRDefault="00102536">
            <w:pPr>
              <w:pStyle w:val="BodyText"/>
              <w:jc w:val="center"/>
              <w:rPr>
                <w:rFonts w:cs="Arial"/>
                <w:sz w:val="22"/>
                <w:lang w:val="en-CA" w:eastAsia="ar-SA"/>
                <w:rPrChange w:id="7244" w:author="ilia kassianenko" w:date="2019-03-21T21:37:00Z">
                  <w:rPr>
                    <w:rFonts w:cs="Arial"/>
                    <w:sz w:val="22"/>
                    <w:lang w:eastAsia="ar-SA"/>
                  </w:rPr>
                </w:rPrChange>
              </w:rPr>
              <w:pPrChange w:id="7245" w:author="outpost" w:date="2019-03-18T19:39:00Z">
                <w:pPr>
                  <w:pStyle w:val="BodyText"/>
                  <w:keepNext/>
                  <w:numPr>
                    <w:ilvl w:val="8"/>
                    <w:numId w:val="1"/>
                  </w:numPr>
                  <w:ind w:left="360" w:hanging="360"/>
                  <w:outlineLvl w:val="8"/>
                </w:pPr>
              </w:pPrChange>
            </w:pPr>
            <w:r w:rsidRPr="0047260E">
              <w:rPr>
                <w:rFonts w:cs="Arial"/>
                <w:lang w:val="en-CA" w:eastAsia="ar-SA"/>
                <w:rPrChange w:id="7246" w:author="ilia kassianenko" w:date="2019-03-21T21:37:00Z">
                  <w:rPr>
                    <w:rFonts w:cs="Arial"/>
                    <w:lang w:eastAsia="ar-SA"/>
                  </w:rPr>
                </w:rPrChange>
              </w:rPr>
              <w:t>N</w:t>
            </w:r>
          </w:p>
        </w:tc>
        <w:tc>
          <w:tcPr>
            <w:tcW w:w="2976" w:type="dxa"/>
            <w:tcPrChange w:id="7247" w:author="outpost" w:date="2019-03-18T19:45:00Z">
              <w:tcPr>
                <w:tcW w:w="2976" w:type="dxa"/>
              </w:tcPr>
            </w:tcPrChange>
          </w:tcPr>
          <w:p w14:paraId="1F39A926" w14:textId="77777777" w:rsidR="00950888" w:rsidRPr="0047260E" w:rsidRDefault="00950888" w:rsidP="00424AC2">
            <w:pPr>
              <w:pStyle w:val="BodyText"/>
              <w:rPr>
                <w:rFonts w:cs="Arial"/>
                <w:lang w:val="en-CA" w:eastAsia="ar-SA"/>
                <w:rPrChange w:id="7248" w:author="ilia kassianenko" w:date="2019-03-21T21:37:00Z">
                  <w:rPr>
                    <w:rFonts w:cs="Arial"/>
                    <w:lang w:eastAsia="ar-SA"/>
                  </w:rPr>
                </w:rPrChange>
              </w:rPr>
            </w:pPr>
            <w:r w:rsidRPr="0047260E">
              <w:rPr>
                <w:rFonts w:cs="Arial"/>
                <w:lang w:val="en-CA" w:eastAsia="ar-SA"/>
                <w:rPrChange w:id="7249" w:author="ilia kassianenko" w:date="2019-03-21T21:37:00Z">
                  <w:rPr>
                    <w:rFonts w:cs="Arial"/>
                    <w:lang w:eastAsia="ar-SA"/>
                  </w:rPr>
                </w:rPrChange>
              </w:rPr>
              <w:t xml:space="preserve">Primary Key </w:t>
            </w:r>
          </w:p>
          <w:p w14:paraId="021ACAE2" w14:textId="635F0CB6" w:rsidR="00102536" w:rsidRPr="0047260E" w:rsidRDefault="0047260E" w:rsidP="00424AC2">
            <w:pPr>
              <w:pStyle w:val="BodyText"/>
              <w:rPr>
                <w:rFonts w:cs="Arial"/>
                <w:lang w:val="en-CA" w:eastAsia="ar-SA"/>
                <w:rPrChange w:id="7250" w:author="ilia kassianenko" w:date="2019-03-21T21:37:00Z">
                  <w:rPr>
                    <w:rFonts w:cs="Arial"/>
                    <w:lang w:eastAsia="ar-SA"/>
                  </w:rPr>
                </w:rPrChange>
              </w:rPr>
            </w:pPr>
            <w:ins w:id="7251" w:author="ilia kassianenko" w:date="2019-03-21T21:38:00Z">
              <w:r w:rsidRPr="0047260E">
                <w:rPr>
                  <w:rFonts w:cs="Arial"/>
                  <w:lang w:val="en-CA" w:eastAsia="ar-SA"/>
                </w:rPr>
                <w:t>Date format: YYYY-MM-DD</w:t>
              </w:r>
            </w:ins>
            <w:del w:id="7252" w:author="ilia kassianenko" w:date="2019-03-21T21:38:00Z">
              <w:r w:rsidR="00102536" w:rsidRPr="0047260E" w:rsidDel="0047260E">
                <w:rPr>
                  <w:rFonts w:cs="Arial"/>
                  <w:lang w:val="en-CA" w:eastAsia="ar-SA"/>
                  <w:rPrChange w:id="7253" w:author="ilia kassianenko" w:date="2019-03-21T21:37:00Z">
                    <w:rPr>
                      <w:rFonts w:cs="Arial"/>
                      <w:lang w:eastAsia="ar-SA"/>
                    </w:rPr>
                  </w:rPrChange>
                </w:rPr>
                <w:delText>YYYY-MM-DD</w:delText>
              </w:r>
            </w:del>
          </w:p>
        </w:tc>
      </w:tr>
      <w:tr w:rsidR="00787888" w:rsidRPr="0047260E" w:rsidDel="00787888" w14:paraId="4560C743" w14:textId="6ECA7220" w:rsidTr="00E477DB">
        <w:trPr>
          <w:del w:id="7254" w:author="Fritz Gyger" w:date="2019-03-11T20:13:00Z"/>
        </w:trPr>
        <w:tc>
          <w:tcPr>
            <w:tcW w:w="2681" w:type="dxa"/>
            <w:vAlign w:val="center"/>
            <w:tcPrChange w:id="7255" w:author="outpost" w:date="2019-03-18T19:45:00Z">
              <w:tcPr>
                <w:tcW w:w="2681" w:type="dxa"/>
              </w:tcPr>
            </w:tcPrChange>
          </w:tcPr>
          <w:p w14:paraId="0A1FD689" w14:textId="6ADC37DD" w:rsidR="00787888" w:rsidRPr="0047260E" w:rsidDel="00787888" w:rsidRDefault="00787888">
            <w:pPr>
              <w:spacing w:before="0" w:after="0"/>
              <w:rPr>
                <w:del w:id="7256" w:author="Fritz Gyger" w:date="2019-03-11T20:13:00Z"/>
                <w:rFonts w:cs="Arial"/>
                <w:color w:val="000000"/>
                <w:lang w:val="en-CA" w:eastAsia="en-CA"/>
                <w:rPrChange w:id="7257" w:author="ilia kassianenko" w:date="2019-03-21T21:37:00Z">
                  <w:rPr>
                    <w:del w:id="7258" w:author="Fritz Gyger" w:date="2019-03-11T20:13:00Z"/>
                    <w:rFonts w:cs="Arial"/>
                    <w:color w:val="000000"/>
                    <w:lang w:val="en-CA" w:eastAsia="en-CA"/>
                  </w:rPr>
                </w:rPrChange>
              </w:rPr>
            </w:pPr>
            <w:del w:id="7259" w:author="Fritz Gyger" w:date="2019-03-11T20:13:00Z">
              <w:r w:rsidRPr="0047260E" w:rsidDel="00787888">
                <w:rPr>
                  <w:rFonts w:cs="Arial"/>
                  <w:color w:val="000000"/>
                  <w:lang w:val="en-CA" w:eastAsia="en-CA"/>
                  <w:rPrChange w:id="7260" w:author="ilia kassianenko" w:date="2019-03-21T21:37:00Z">
                    <w:rPr>
                      <w:rFonts w:cs="Arial"/>
                      <w:color w:val="000000"/>
                      <w:lang w:val="en-CA" w:eastAsia="en-CA"/>
                    </w:rPr>
                  </w:rPrChange>
                </w:rPr>
                <w:delText>Data Quality</w:delText>
              </w:r>
            </w:del>
          </w:p>
        </w:tc>
        <w:tc>
          <w:tcPr>
            <w:tcW w:w="1567" w:type="dxa"/>
            <w:tcPrChange w:id="7261" w:author="outpost" w:date="2019-03-18T19:45:00Z">
              <w:tcPr>
                <w:tcW w:w="1567" w:type="dxa"/>
              </w:tcPr>
            </w:tcPrChange>
          </w:tcPr>
          <w:p w14:paraId="027607A3" w14:textId="1D57F680" w:rsidR="00787888" w:rsidRPr="0047260E" w:rsidDel="00787888" w:rsidRDefault="00787888">
            <w:pPr>
              <w:pStyle w:val="BodyText"/>
              <w:rPr>
                <w:del w:id="7262" w:author="Fritz Gyger" w:date="2019-03-11T20:13:00Z"/>
                <w:rFonts w:cs="Arial"/>
                <w:lang w:val="en-CA" w:eastAsia="ar-SA"/>
                <w:rPrChange w:id="7263" w:author="ilia kassianenko" w:date="2019-03-21T21:37:00Z">
                  <w:rPr>
                    <w:del w:id="7264" w:author="Fritz Gyger" w:date="2019-03-11T20:13:00Z"/>
                    <w:rFonts w:cs="Arial"/>
                    <w:lang w:eastAsia="ar-SA"/>
                  </w:rPr>
                </w:rPrChange>
              </w:rPr>
            </w:pPr>
            <w:del w:id="7265" w:author="Fritz Gyger" w:date="2019-03-11T20:13:00Z">
              <w:r w:rsidRPr="0047260E" w:rsidDel="00787888">
                <w:rPr>
                  <w:rFonts w:cs="Arial"/>
                  <w:lang w:val="en-CA" w:eastAsia="ar-SA"/>
                  <w:rPrChange w:id="7266" w:author="ilia kassianenko" w:date="2019-03-21T21:37:00Z">
                    <w:rPr>
                      <w:rFonts w:cs="Arial"/>
                      <w:lang w:eastAsia="ar-SA"/>
                    </w:rPr>
                  </w:rPrChange>
                </w:rPr>
                <w:delText>??</w:delText>
              </w:r>
            </w:del>
          </w:p>
        </w:tc>
        <w:tc>
          <w:tcPr>
            <w:tcW w:w="992" w:type="dxa"/>
            <w:tcPrChange w:id="7267" w:author="outpost" w:date="2019-03-18T19:45:00Z">
              <w:tcPr>
                <w:tcW w:w="992" w:type="dxa"/>
              </w:tcPr>
            </w:tcPrChange>
          </w:tcPr>
          <w:p w14:paraId="050F9EBB" w14:textId="52983E7A" w:rsidR="00787888" w:rsidRPr="0047260E" w:rsidDel="00787888" w:rsidRDefault="00787888">
            <w:pPr>
              <w:pStyle w:val="BodyText"/>
              <w:rPr>
                <w:del w:id="7268" w:author="Fritz Gyger" w:date="2019-03-11T20:13:00Z"/>
                <w:rFonts w:cs="Arial"/>
                <w:lang w:val="en-CA" w:eastAsia="ar-SA"/>
                <w:rPrChange w:id="7269" w:author="ilia kassianenko" w:date="2019-03-21T21:37:00Z">
                  <w:rPr>
                    <w:del w:id="7270" w:author="Fritz Gyger" w:date="2019-03-11T20:13:00Z"/>
                    <w:rFonts w:cs="Arial"/>
                    <w:lang w:eastAsia="ar-SA"/>
                  </w:rPr>
                </w:rPrChange>
              </w:rPr>
            </w:pPr>
            <w:del w:id="7271" w:author="Fritz Gyger" w:date="2019-03-11T20:13:00Z">
              <w:r w:rsidRPr="0047260E" w:rsidDel="00787888">
                <w:rPr>
                  <w:rFonts w:cs="Arial"/>
                  <w:lang w:val="en-CA" w:eastAsia="ar-SA"/>
                  <w:rPrChange w:id="7272" w:author="ilia kassianenko" w:date="2019-03-21T21:37:00Z">
                    <w:rPr>
                      <w:rFonts w:cs="Arial"/>
                      <w:lang w:eastAsia="ar-SA"/>
                    </w:rPr>
                  </w:rPrChange>
                </w:rPr>
                <w:delText>??</w:delText>
              </w:r>
            </w:del>
          </w:p>
        </w:tc>
        <w:tc>
          <w:tcPr>
            <w:tcW w:w="1134" w:type="dxa"/>
            <w:tcPrChange w:id="7273" w:author="outpost" w:date="2019-03-18T19:45:00Z">
              <w:tcPr>
                <w:tcW w:w="1134" w:type="dxa"/>
              </w:tcPr>
            </w:tcPrChange>
          </w:tcPr>
          <w:p w14:paraId="43492D59" w14:textId="35A1AE14" w:rsidR="00787888" w:rsidRPr="0047260E" w:rsidDel="00787888" w:rsidRDefault="00787888">
            <w:pPr>
              <w:pStyle w:val="BodyText"/>
              <w:rPr>
                <w:del w:id="7274" w:author="Fritz Gyger" w:date="2019-03-11T20:13:00Z"/>
                <w:rFonts w:cs="Arial"/>
                <w:lang w:val="en-CA" w:eastAsia="ar-SA"/>
                <w:rPrChange w:id="7275" w:author="ilia kassianenko" w:date="2019-03-21T21:37:00Z">
                  <w:rPr>
                    <w:del w:id="7276" w:author="Fritz Gyger" w:date="2019-03-11T20:13:00Z"/>
                    <w:rFonts w:cs="Arial"/>
                    <w:lang w:eastAsia="ar-SA"/>
                  </w:rPr>
                </w:rPrChange>
              </w:rPr>
            </w:pPr>
            <w:del w:id="7277" w:author="Fritz Gyger" w:date="2019-03-11T20:13:00Z">
              <w:r w:rsidRPr="0047260E" w:rsidDel="00787888">
                <w:rPr>
                  <w:rFonts w:cs="Arial"/>
                  <w:lang w:val="en-CA" w:eastAsia="ar-SA"/>
                  <w:rPrChange w:id="7278" w:author="ilia kassianenko" w:date="2019-03-21T21:37:00Z">
                    <w:rPr>
                      <w:rFonts w:cs="Arial"/>
                      <w:lang w:eastAsia="ar-SA"/>
                    </w:rPr>
                  </w:rPrChange>
                </w:rPr>
                <w:delText>Y</w:delText>
              </w:r>
            </w:del>
          </w:p>
        </w:tc>
        <w:tc>
          <w:tcPr>
            <w:tcW w:w="2976" w:type="dxa"/>
            <w:tcPrChange w:id="7279" w:author="outpost" w:date="2019-03-18T19:45:00Z">
              <w:tcPr>
                <w:tcW w:w="2976" w:type="dxa"/>
              </w:tcPr>
            </w:tcPrChange>
          </w:tcPr>
          <w:p w14:paraId="695D8FC1" w14:textId="7270DC90" w:rsidR="00787888" w:rsidRPr="0047260E" w:rsidDel="00787888" w:rsidRDefault="00787888">
            <w:pPr>
              <w:pStyle w:val="BodyText"/>
              <w:rPr>
                <w:del w:id="7280" w:author="Fritz Gyger" w:date="2019-03-11T20:13:00Z"/>
                <w:rFonts w:cs="Arial"/>
                <w:lang w:val="en-CA" w:eastAsia="ar-SA"/>
                <w:rPrChange w:id="7281" w:author="ilia kassianenko" w:date="2019-03-21T21:37:00Z">
                  <w:rPr>
                    <w:del w:id="7282" w:author="Fritz Gyger" w:date="2019-03-11T20:13:00Z"/>
                    <w:rFonts w:cs="Arial"/>
                    <w:lang w:eastAsia="ar-SA"/>
                  </w:rPr>
                </w:rPrChange>
              </w:rPr>
            </w:pPr>
          </w:p>
        </w:tc>
      </w:tr>
      <w:tr w:rsidR="00787888" w:rsidRPr="0047260E" w14:paraId="63CAB593" w14:textId="77777777" w:rsidTr="00E477DB">
        <w:tc>
          <w:tcPr>
            <w:tcW w:w="2681" w:type="dxa"/>
            <w:vAlign w:val="center"/>
            <w:tcPrChange w:id="7283" w:author="outpost" w:date="2019-03-18T19:45:00Z">
              <w:tcPr>
                <w:tcW w:w="2681" w:type="dxa"/>
                <w:vAlign w:val="bottom"/>
              </w:tcPr>
            </w:tcPrChange>
          </w:tcPr>
          <w:p w14:paraId="2CC9419D" w14:textId="77777777" w:rsidR="00787888" w:rsidRPr="0047260E" w:rsidRDefault="00787888">
            <w:pPr>
              <w:spacing w:before="0" w:after="0"/>
              <w:rPr>
                <w:rFonts w:cs="Arial"/>
                <w:color w:val="000000"/>
                <w:lang w:val="en-CA" w:eastAsia="en-CA"/>
                <w:rPrChange w:id="7284" w:author="ilia kassianenko" w:date="2019-03-21T21:37:00Z">
                  <w:rPr>
                    <w:rFonts w:cs="Arial"/>
                    <w:color w:val="000000"/>
                    <w:lang w:val="en-CA" w:eastAsia="en-CA"/>
                  </w:rPr>
                </w:rPrChange>
              </w:rPr>
            </w:pPr>
            <w:r w:rsidRPr="0047260E">
              <w:rPr>
                <w:rFonts w:cs="Arial"/>
                <w:color w:val="000000"/>
                <w:lang w:val="en-CA" w:eastAsia="en-CA"/>
                <w:rPrChange w:id="7285" w:author="ilia kassianenko" w:date="2019-03-21T21:37:00Z">
                  <w:rPr>
                    <w:rFonts w:cs="Arial"/>
                    <w:color w:val="000000"/>
                    <w:lang w:val="en-CA" w:eastAsia="en-CA"/>
                  </w:rPr>
                </w:rPrChange>
              </w:rPr>
              <w:t xml:space="preserve">Max Temp </w:t>
            </w:r>
          </w:p>
        </w:tc>
        <w:tc>
          <w:tcPr>
            <w:tcW w:w="1567" w:type="dxa"/>
            <w:tcPrChange w:id="7286" w:author="outpost" w:date="2019-03-18T19:45:00Z">
              <w:tcPr>
                <w:tcW w:w="1567" w:type="dxa"/>
              </w:tcPr>
            </w:tcPrChange>
          </w:tcPr>
          <w:p w14:paraId="3FE6E992" w14:textId="77777777" w:rsidR="00787888" w:rsidRPr="0047260E" w:rsidRDefault="00787888" w:rsidP="00787888">
            <w:pPr>
              <w:pStyle w:val="BodyText"/>
              <w:rPr>
                <w:rFonts w:cs="Arial"/>
                <w:lang w:val="en-CA" w:eastAsia="ar-SA"/>
                <w:rPrChange w:id="7287" w:author="ilia kassianenko" w:date="2019-03-21T21:37:00Z">
                  <w:rPr>
                    <w:rFonts w:cs="Arial"/>
                    <w:lang w:eastAsia="ar-SA"/>
                  </w:rPr>
                </w:rPrChange>
              </w:rPr>
            </w:pPr>
            <w:r w:rsidRPr="0047260E">
              <w:rPr>
                <w:rFonts w:cs="Arial"/>
                <w:lang w:val="en-CA" w:eastAsia="ar-SA"/>
                <w:rPrChange w:id="7288" w:author="ilia kassianenko" w:date="2019-03-21T21:37:00Z">
                  <w:rPr>
                    <w:rFonts w:cs="Arial"/>
                    <w:lang w:eastAsia="ar-SA"/>
                  </w:rPr>
                </w:rPrChange>
              </w:rPr>
              <w:t>DECIMAL</w:t>
            </w:r>
          </w:p>
        </w:tc>
        <w:tc>
          <w:tcPr>
            <w:tcW w:w="992" w:type="dxa"/>
            <w:tcPrChange w:id="7289" w:author="outpost" w:date="2019-03-18T19:45:00Z">
              <w:tcPr>
                <w:tcW w:w="992" w:type="dxa"/>
              </w:tcPr>
            </w:tcPrChange>
          </w:tcPr>
          <w:p w14:paraId="189B4F19" w14:textId="77777777" w:rsidR="00787888" w:rsidRPr="0047260E" w:rsidRDefault="00787888" w:rsidP="00787888">
            <w:pPr>
              <w:pStyle w:val="BodyText"/>
              <w:rPr>
                <w:rFonts w:cs="Arial"/>
                <w:lang w:val="en-CA" w:eastAsia="ar-SA"/>
                <w:rPrChange w:id="7290" w:author="ilia kassianenko" w:date="2019-03-21T21:37:00Z">
                  <w:rPr>
                    <w:rFonts w:cs="Arial"/>
                    <w:lang w:eastAsia="ar-SA"/>
                  </w:rPr>
                </w:rPrChange>
              </w:rPr>
            </w:pPr>
            <w:r w:rsidRPr="0047260E">
              <w:rPr>
                <w:rFonts w:cs="Arial"/>
                <w:lang w:val="en-CA" w:eastAsia="ar-SA"/>
                <w:rPrChange w:id="7291" w:author="ilia kassianenko" w:date="2019-03-21T21:37:00Z">
                  <w:rPr>
                    <w:rFonts w:cs="Arial"/>
                    <w:lang w:eastAsia="ar-SA"/>
                  </w:rPr>
                </w:rPrChange>
              </w:rPr>
              <w:t>3,1</w:t>
            </w:r>
          </w:p>
        </w:tc>
        <w:tc>
          <w:tcPr>
            <w:tcW w:w="1134" w:type="dxa"/>
            <w:tcPrChange w:id="7292" w:author="outpost" w:date="2019-03-18T19:45:00Z">
              <w:tcPr>
                <w:tcW w:w="1134" w:type="dxa"/>
              </w:tcPr>
            </w:tcPrChange>
          </w:tcPr>
          <w:p w14:paraId="19362962" w14:textId="77777777" w:rsidR="00787888" w:rsidRPr="0047260E" w:rsidRDefault="00787888">
            <w:pPr>
              <w:pStyle w:val="BodyText"/>
              <w:jc w:val="center"/>
              <w:rPr>
                <w:rFonts w:cs="Arial"/>
                <w:sz w:val="22"/>
                <w:lang w:val="en-CA" w:eastAsia="ar-SA"/>
                <w:rPrChange w:id="7293" w:author="ilia kassianenko" w:date="2019-03-21T21:37:00Z">
                  <w:rPr>
                    <w:rFonts w:cs="Arial"/>
                    <w:sz w:val="22"/>
                    <w:lang w:eastAsia="ar-SA"/>
                  </w:rPr>
                </w:rPrChange>
              </w:rPr>
              <w:pPrChange w:id="7294" w:author="outpost" w:date="2019-03-18T19:39:00Z">
                <w:pPr>
                  <w:pStyle w:val="BodyText"/>
                  <w:keepNext/>
                  <w:numPr>
                    <w:ilvl w:val="8"/>
                    <w:numId w:val="1"/>
                  </w:numPr>
                  <w:ind w:left="360" w:hanging="360"/>
                  <w:outlineLvl w:val="8"/>
                </w:pPr>
              </w:pPrChange>
            </w:pPr>
            <w:r w:rsidRPr="0047260E">
              <w:rPr>
                <w:rFonts w:cs="Arial"/>
                <w:lang w:val="en-CA" w:eastAsia="ar-SA"/>
                <w:rPrChange w:id="7295" w:author="ilia kassianenko" w:date="2019-03-21T21:37:00Z">
                  <w:rPr>
                    <w:rFonts w:cs="Arial"/>
                    <w:lang w:eastAsia="ar-SA"/>
                  </w:rPr>
                </w:rPrChange>
              </w:rPr>
              <w:t>Y</w:t>
            </w:r>
          </w:p>
        </w:tc>
        <w:tc>
          <w:tcPr>
            <w:tcW w:w="2976" w:type="dxa"/>
            <w:tcPrChange w:id="7296" w:author="outpost" w:date="2019-03-18T19:45:00Z">
              <w:tcPr>
                <w:tcW w:w="2976" w:type="dxa"/>
              </w:tcPr>
            </w:tcPrChange>
          </w:tcPr>
          <w:p w14:paraId="4DDE4A06" w14:textId="59213EC6" w:rsidR="00787888" w:rsidRPr="0047260E" w:rsidRDefault="0047260E" w:rsidP="00787888">
            <w:pPr>
              <w:pStyle w:val="BodyText"/>
              <w:rPr>
                <w:rFonts w:cs="Arial"/>
                <w:lang w:val="en-CA" w:eastAsia="ar-SA"/>
                <w:rPrChange w:id="7297" w:author="ilia kassianenko" w:date="2019-03-21T21:37:00Z">
                  <w:rPr>
                    <w:rFonts w:cs="Arial"/>
                    <w:lang w:eastAsia="ar-SA"/>
                  </w:rPr>
                </w:rPrChange>
              </w:rPr>
            </w:pPr>
            <w:ins w:id="7298" w:author="ilia kassianenko" w:date="2019-03-21T21:39:00Z">
              <w:r w:rsidRPr="00485023">
                <w:rPr>
                  <w:rFonts w:cs="Arial"/>
                  <w:lang w:val="en-CA" w:eastAsia="ar-SA"/>
                </w:rPr>
                <w:t>Celsius</w:t>
              </w:r>
              <w:r>
                <w:rPr>
                  <w:rFonts w:cs="Arial"/>
                  <w:lang w:val="en-CA" w:eastAsia="ar-SA"/>
                </w:rPr>
                <w:t>, degrees</w:t>
              </w:r>
            </w:ins>
            <w:del w:id="7299" w:author="ilia kassianenko" w:date="2019-03-21T21:39:00Z">
              <w:r w:rsidR="00787888" w:rsidRPr="0047260E" w:rsidDel="0047260E">
                <w:rPr>
                  <w:rFonts w:cs="Arial"/>
                  <w:lang w:val="en-CA" w:eastAsia="ar-SA"/>
                  <w:rPrChange w:id="7300" w:author="ilia kassianenko" w:date="2019-03-21T21:37:00Z">
                    <w:rPr>
                      <w:rFonts w:cs="Arial"/>
                      <w:lang w:eastAsia="ar-SA"/>
                    </w:rPr>
                  </w:rPrChange>
                </w:rPr>
                <w:delText xml:space="preserve">Celsius </w:delText>
              </w:r>
            </w:del>
          </w:p>
        </w:tc>
      </w:tr>
      <w:tr w:rsidR="00787888" w:rsidRPr="0047260E" w14:paraId="399A7374" w14:textId="77777777" w:rsidTr="00E477DB">
        <w:tc>
          <w:tcPr>
            <w:tcW w:w="2681" w:type="dxa"/>
            <w:vAlign w:val="center"/>
            <w:tcPrChange w:id="7301" w:author="outpost" w:date="2019-03-18T19:45:00Z">
              <w:tcPr>
                <w:tcW w:w="2681" w:type="dxa"/>
              </w:tcPr>
            </w:tcPrChange>
          </w:tcPr>
          <w:p w14:paraId="72A4A9BB" w14:textId="77777777" w:rsidR="00787888" w:rsidRPr="0047260E" w:rsidRDefault="00787888">
            <w:pPr>
              <w:pStyle w:val="BodyText"/>
              <w:rPr>
                <w:rFonts w:cs="Arial"/>
                <w:lang w:val="en-CA" w:eastAsia="ar-SA"/>
                <w:rPrChange w:id="7302" w:author="ilia kassianenko" w:date="2019-03-21T21:37:00Z">
                  <w:rPr>
                    <w:rFonts w:cs="Arial"/>
                    <w:lang w:eastAsia="ar-SA"/>
                  </w:rPr>
                </w:rPrChange>
              </w:rPr>
            </w:pPr>
            <w:r w:rsidRPr="0047260E">
              <w:rPr>
                <w:rFonts w:cs="Arial"/>
                <w:color w:val="000000"/>
                <w:lang w:val="en-CA" w:eastAsia="en-CA"/>
                <w:rPrChange w:id="7303" w:author="ilia kassianenko" w:date="2019-03-21T21:37:00Z">
                  <w:rPr>
                    <w:rFonts w:cs="Arial"/>
                    <w:color w:val="000000"/>
                    <w:lang w:val="en-CA" w:eastAsia="en-CA"/>
                  </w:rPr>
                </w:rPrChange>
              </w:rPr>
              <w:t xml:space="preserve">Min </w:t>
            </w:r>
            <w:proofErr w:type="gramStart"/>
            <w:r w:rsidRPr="0047260E">
              <w:rPr>
                <w:rFonts w:cs="Arial"/>
                <w:color w:val="000000"/>
                <w:lang w:val="en-CA" w:eastAsia="en-CA"/>
                <w:rPrChange w:id="7304" w:author="ilia kassianenko" w:date="2019-03-21T21:37:00Z">
                  <w:rPr>
                    <w:rFonts w:cs="Arial"/>
                    <w:color w:val="000000"/>
                    <w:lang w:val="en-CA" w:eastAsia="en-CA"/>
                  </w:rPr>
                </w:rPrChange>
              </w:rPr>
              <w:t xml:space="preserve">Temp  </w:t>
            </w:r>
            <w:proofErr w:type="gramEnd"/>
          </w:p>
        </w:tc>
        <w:tc>
          <w:tcPr>
            <w:tcW w:w="1567" w:type="dxa"/>
            <w:tcPrChange w:id="7305" w:author="outpost" w:date="2019-03-18T19:45:00Z">
              <w:tcPr>
                <w:tcW w:w="1567" w:type="dxa"/>
              </w:tcPr>
            </w:tcPrChange>
          </w:tcPr>
          <w:p w14:paraId="32106944" w14:textId="77777777" w:rsidR="00787888" w:rsidRPr="0047260E" w:rsidRDefault="00787888" w:rsidP="00787888">
            <w:pPr>
              <w:pStyle w:val="BodyText"/>
              <w:rPr>
                <w:rFonts w:cs="Arial"/>
                <w:lang w:val="en-CA" w:eastAsia="ar-SA"/>
                <w:rPrChange w:id="7306" w:author="ilia kassianenko" w:date="2019-03-21T21:37:00Z">
                  <w:rPr>
                    <w:rFonts w:cs="Arial"/>
                    <w:lang w:eastAsia="ar-SA"/>
                  </w:rPr>
                </w:rPrChange>
              </w:rPr>
            </w:pPr>
            <w:r w:rsidRPr="0047260E">
              <w:rPr>
                <w:rFonts w:cs="Arial"/>
                <w:lang w:val="en-CA" w:eastAsia="ar-SA"/>
                <w:rPrChange w:id="7307" w:author="ilia kassianenko" w:date="2019-03-21T21:37:00Z">
                  <w:rPr>
                    <w:rFonts w:cs="Arial"/>
                    <w:lang w:eastAsia="ar-SA"/>
                  </w:rPr>
                </w:rPrChange>
              </w:rPr>
              <w:t>DECIMAL</w:t>
            </w:r>
          </w:p>
        </w:tc>
        <w:tc>
          <w:tcPr>
            <w:tcW w:w="992" w:type="dxa"/>
            <w:tcPrChange w:id="7308" w:author="outpost" w:date="2019-03-18T19:45:00Z">
              <w:tcPr>
                <w:tcW w:w="992" w:type="dxa"/>
              </w:tcPr>
            </w:tcPrChange>
          </w:tcPr>
          <w:p w14:paraId="3AA312C5" w14:textId="77777777" w:rsidR="00787888" w:rsidRPr="0047260E" w:rsidRDefault="00787888" w:rsidP="00787888">
            <w:pPr>
              <w:pStyle w:val="BodyText"/>
              <w:rPr>
                <w:rFonts w:cs="Arial"/>
                <w:lang w:val="en-CA" w:eastAsia="ar-SA"/>
                <w:rPrChange w:id="7309" w:author="ilia kassianenko" w:date="2019-03-21T21:37:00Z">
                  <w:rPr>
                    <w:rFonts w:cs="Arial"/>
                    <w:lang w:eastAsia="ar-SA"/>
                  </w:rPr>
                </w:rPrChange>
              </w:rPr>
            </w:pPr>
            <w:r w:rsidRPr="0047260E">
              <w:rPr>
                <w:rFonts w:cs="Arial"/>
                <w:lang w:val="en-CA" w:eastAsia="ar-SA"/>
                <w:rPrChange w:id="7310" w:author="ilia kassianenko" w:date="2019-03-21T21:37:00Z">
                  <w:rPr>
                    <w:rFonts w:cs="Arial"/>
                    <w:lang w:eastAsia="ar-SA"/>
                  </w:rPr>
                </w:rPrChange>
              </w:rPr>
              <w:t>3,1</w:t>
            </w:r>
          </w:p>
        </w:tc>
        <w:tc>
          <w:tcPr>
            <w:tcW w:w="1134" w:type="dxa"/>
            <w:tcPrChange w:id="7311" w:author="outpost" w:date="2019-03-18T19:45:00Z">
              <w:tcPr>
                <w:tcW w:w="1134" w:type="dxa"/>
              </w:tcPr>
            </w:tcPrChange>
          </w:tcPr>
          <w:p w14:paraId="1D13EAD5" w14:textId="77777777" w:rsidR="00787888" w:rsidRPr="0047260E" w:rsidRDefault="00787888">
            <w:pPr>
              <w:pStyle w:val="BodyText"/>
              <w:jc w:val="center"/>
              <w:rPr>
                <w:rFonts w:cs="Arial"/>
                <w:sz w:val="22"/>
                <w:lang w:val="en-CA" w:eastAsia="ar-SA"/>
                <w:rPrChange w:id="7312" w:author="ilia kassianenko" w:date="2019-03-21T21:37:00Z">
                  <w:rPr>
                    <w:rFonts w:cs="Arial"/>
                    <w:sz w:val="22"/>
                    <w:lang w:eastAsia="ar-SA"/>
                  </w:rPr>
                </w:rPrChange>
              </w:rPr>
              <w:pPrChange w:id="7313" w:author="outpost" w:date="2019-03-18T19:39:00Z">
                <w:pPr>
                  <w:pStyle w:val="BodyText"/>
                  <w:keepNext/>
                  <w:numPr>
                    <w:ilvl w:val="8"/>
                    <w:numId w:val="1"/>
                  </w:numPr>
                  <w:ind w:left="360" w:hanging="360"/>
                  <w:outlineLvl w:val="8"/>
                </w:pPr>
              </w:pPrChange>
            </w:pPr>
            <w:r w:rsidRPr="0047260E">
              <w:rPr>
                <w:rFonts w:cs="Arial"/>
                <w:lang w:val="en-CA" w:eastAsia="ar-SA"/>
                <w:rPrChange w:id="7314" w:author="ilia kassianenko" w:date="2019-03-21T21:37:00Z">
                  <w:rPr>
                    <w:rFonts w:cs="Arial"/>
                    <w:lang w:eastAsia="ar-SA"/>
                  </w:rPr>
                </w:rPrChange>
              </w:rPr>
              <w:t>Y</w:t>
            </w:r>
          </w:p>
        </w:tc>
        <w:tc>
          <w:tcPr>
            <w:tcW w:w="2976" w:type="dxa"/>
            <w:tcPrChange w:id="7315" w:author="outpost" w:date="2019-03-18T19:45:00Z">
              <w:tcPr>
                <w:tcW w:w="2976" w:type="dxa"/>
              </w:tcPr>
            </w:tcPrChange>
          </w:tcPr>
          <w:p w14:paraId="2024AA00" w14:textId="7F1B7827" w:rsidR="00787888" w:rsidRPr="0047260E" w:rsidRDefault="0047260E" w:rsidP="00787888">
            <w:pPr>
              <w:pStyle w:val="BodyText"/>
              <w:rPr>
                <w:rFonts w:cs="Arial"/>
                <w:lang w:val="en-CA" w:eastAsia="ar-SA"/>
                <w:rPrChange w:id="7316" w:author="ilia kassianenko" w:date="2019-03-21T21:37:00Z">
                  <w:rPr>
                    <w:rFonts w:cs="Arial"/>
                    <w:lang w:eastAsia="ar-SA"/>
                  </w:rPr>
                </w:rPrChange>
              </w:rPr>
            </w:pPr>
            <w:ins w:id="7317" w:author="ilia kassianenko" w:date="2019-03-21T21:39:00Z">
              <w:r w:rsidRPr="00485023">
                <w:rPr>
                  <w:rFonts w:cs="Arial"/>
                  <w:lang w:val="en-CA" w:eastAsia="ar-SA"/>
                </w:rPr>
                <w:t>Celsius</w:t>
              </w:r>
              <w:r>
                <w:rPr>
                  <w:rFonts w:cs="Arial"/>
                  <w:lang w:val="en-CA" w:eastAsia="ar-SA"/>
                </w:rPr>
                <w:t>, degrees</w:t>
              </w:r>
            </w:ins>
            <w:del w:id="7318" w:author="ilia kassianenko" w:date="2019-03-21T21:39:00Z">
              <w:r w:rsidR="00787888" w:rsidRPr="0047260E" w:rsidDel="0047260E">
                <w:rPr>
                  <w:rFonts w:cs="Arial"/>
                  <w:lang w:val="en-CA" w:eastAsia="ar-SA"/>
                  <w:rPrChange w:id="7319" w:author="ilia kassianenko" w:date="2019-03-21T21:37:00Z">
                    <w:rPr>
                      <w:rFonts w:cs="Arial"/>
                      <w:lang w:eastAsia="ar-SA"/>
                    </w:rPr>
                  </w:rPrChange>
                </w:rPr>
                <w:delText>Celsius</w:delText>
              </w:r>
            </w:del>
          </w:p>
        </w:tc>
      </w:tr>
      <w:tr w:rsidR="00787888" w:rsidRPr="0047260E" w14:paraId="056C6770" w14:textId="77777777" w:rsidTr="00E477DB">
        <w:tc>
          <w:tcPr>
            <w:tcW w:w="2681" w:type="dxa"/>
            <w:vAlign w:val="center"/>
            <w:tcPrChange w:id="7320" w:author="outpost" w:date="2019-03-18T19:45:00Z">
              <w:tcPr>
                <w:tcW w:w="2681" w:type="dxa"/>
                <w:vAlign w:val="bottom"/>
              </w:tcPr>
            </w:tcPrChange>
          </w:tcPr>
          <w:p w14:paraId="754BFE7B" w14:textId="77777777" w:rsidR="00787888" w:rsidRPr="0047260E" w:rsidRDefault="00787888">
            <w:pPr>
              <w:spacing w:before="0" w:after="0"/>
              <w:rPr>
                <w:rFonts w:cs="Arial"/>
                <w:color w:val="000000"/>
                <w:lang w:val="en-CA" w:eastAsia="en-CA"/>
                <w:rPrChange w:id="7321" w:author="ilia kassianenko" w:date="2019-03-21T21:37:00Z">
                  <w:rPr>
                    <w:rFonts w:cs="Arial"/>
                    <w:color w:val="000000"/>
                    <w:lang w:val="en-CA" w:eastAsia="en-CA"/>
                  </w:rPr>
                </w:rPrChange>
              </w:rPr>
            </w:pPr>
            <w:r w:rsidRPr="0047260E">
              <w:rPr>
                <w:rFonts w:cs="Arial"/>
                <w:color w:val="000000"/>
                <w:lang w:val="en-CA" w:eastAsia="en-CA"/>
                <w:rPrChange w:id="7322" w:author="ilia kassianenko" w:date="2019-03-21T21:37:00Z">
                  <w:rPr>
                    <w:rFonts w:cs="Arial"/>
                    <w:color w:val="000000"/>
                    <w:lang w:val="en-CA" w:eastAsia="en-CA"/>
                  </w:rPr>
                </w:rPrChange>
              </w:rPr>
              <w:t xml:space="preserve">Mean </w:t>
            </w:r>
            <w:proofErr w:type="gramStart"/>
            <w:r w:rsidRPr="0047260E">
              <w:rPr>
                <w:rFonts w:cs="Arial"/>
                <w:color w:val="000000"/>
                <w:lang w:val="en-CA" w:eastAsia="en-CA"/>
                <w:rPrChange w:id="7323" w:author="ilia kassianenko" w:date="2019-03-21T21:37:00Z">
                  <w:rPr>
                    <w:rFonts w:cs="Arial"/>
                    <w:color w:val="000000"/>
                    <w:lang w:val="en-CA" w:eastAsia="en-CA"/>
                  </w:rPr>
                </w:rPrChange>
              </w:rPr>
              <w:t xml:space="preserve">Temp  </w:t>
            </w:r>
            <w:proofErr w:type="gramEnd"/>
          </w:p>
        </w:tc>
        <w:tc>
          <w:tcPr>
            <w:tcW w:w="1567" w:type="dxa"/>
            <w:tcPrChange w:id="7324" w:author="outpost" w:date="2019-03-18T19:45:00Z">
              <w:tcPr>
                <w:tcW w:w="1567" w:type="dxa"/>
              </w:tcPr>
            </w:tcPrChange>
          </w:tcPr>
          <w:p w14:paraId="7F6EB09D" w14:textId="77777777" w:rsidR="00787888" w:rsidRPr="0047260E" w:rsidRDefault="00787888" w:rsidP="00787888">
            <w:pPr>
              <w:pStyle w:val="BodyText"/>
              <w:rPr>
                <w:rFonts w:cs="Arial"/>
                <w:lang w:val="en-CA" w:eastAsia="ar-SA"/>
                <w:rPrChange w:id="7325" w:author="ilia kassianenko" w:date="2019-03-21T21:37:00Z">
                  <w:rPr>
                    <w:rFonts w:cs="Arial"/>
                    <w:lang w:eastAsia="ar-SA"/>
                  </w:rPr>
                </w:rPrChange>
              </w:rPr>
            </w:pPr>
            <w:r w:rsidRPr="0047260E">
              <w:rPr>
                <w:rFonts w:cs="Arial"/>
                <w:lang w:val="en-CA" w:eastAsia="ar-SA"/>
                <w:rPrChange w:id="7326" w:author="ilia kassianenko" w:date="2019-03-21T21:37:00Z">
                  <w:rPr>
                    <w:rFonts w:cs="Arial"/>
                    <w:lang w:eastAsia="ar-SA"/>
                  </w:rPr>
                </w:rPrChange>
              </w:rPr>
              <w:t>DECIMAL</w:t>
            </w:r>
          </w:p>
        </w:tc>
        <w:tc>
          <w:tcPr>
            <w:tcW w:w="992" w:type="dxa"/>
            <w:tcPrChange w:id="7327" w:author="outpost" w:date="2019-03-18T19:45:00Z">
              <w:tcPr>
                <w:tcW w:w="992" w:type="dxa"/>
              </w:tcPr>
            </w:tcPrChange>
          </w:tcPr>
          <w:p w14:paraId="547A61A8" w14:textId="77777777" w:rsidR="00787888" w:rsidRPr="0047260E" w:rsidRDefault="00787888" w:rsidP="00787888">
            <w:pPr>
              <w:pStyle w:val="BodyText"/>
              <w:rPr>
                <w:rFonts w:cs="Arial"/>
                <w:lang w:val="en-CA" w:eastAsia="ar-SA"/>
                <w:rPrChange w:id="7328" w:author="ilia kassianenko" w:date="2019-03-21T21:37:00Z">
                  <w:rPr>
                    <w:rFonts w:cs="Arial"/>
                    <w:lang w:eastAsia="ar-SA"/>
                  </w:rPr>
                </w:rPrChange>
              </w:rPr>
            </w:pPr>
            <w:r w:rsidRPr="0047260E">
              <w:rPr>
                <w:rFonts w:cs="Arial"/>
                <w:lang w:val="en-CA" w:eastAsia="ar-SA"/>
                <w:rPrChange w:id="7329" w:author="ilia kassianenko" w:date="2019-03-21T21:37:00Z">
                  <w:rPr>
                    <w:rFonts w:cs="Arial"/>
                    <w:lang w:eastAsia="ar-SA"/>
                  </w:rPr>
                </w:rPrChange>
              </w:rPr>
              <w:t>3,1</w:t>
            </w:r>
          </w:p>
        </w:tc>
        <w:tc>
          <w:tcPr>
            <w:tcW w:w="1134" w:type="dxa"/>
            <w:tcPrChange w:id="7330" w:author="outpost" w:date="2019-03-18T19:45:00Z">
              <w:tcPr>
                <w:tcW w:w="1134" w:type="dxa"/>
              </w:tcPr>
            </w:tcPrChange>
          </w:tcPr>
          <w:p w14:paraId="76015626" w14:textId="77777777" w:rsidR="00787888" w:rsidRPr="0047260E" w:rsidRDefault="00787888">
            <w:pPr>
              <w:pStyle w:val="BodyText"/>
              <w:jc w:val="center"/>
              <w:rPr>
                <w:rFonts w:cs="Arial"/>
                <w:sz w:val="22"/>
                <w:lang w:val="en-CA" w:eastAsia="ar-SA"/>
                <w:rPrChange w:id="7331" w:author="ilia kassianenko" w:date="2019-03-21T21:37:00Z">
                  <w:rPr>
                    <w:rFonts w:cs="Arial"/>
                    <w:sz w:val="22"/>
                    <w:lang w:eastAsia="ar-SA"/>
                  </w:rPr>
                </w:rPrChange>
              </w:rPr>
              <w:pPrChange w:id="7332" w:author="outpost" w:date="2019-03-18T19:39:00Z">
                <w:pPr>
                  <w:pStyle w:val="BodyText"/>
                  <w:keepNext/>
                  <w:numPr>
                    <w:ilvl w:val="8"/>
                    <w:numId w:val="1"/>
                  </w:numPr>
                  <w:ind w:left="360" w:hanging="360"/>
                  <w:outlineLvl w:val="8"/>
                </w:pPr>
              </w:pPrChange>
            </w:pPr>
            <w:r w:rsidRPr="0047260E">
              <w:rPr>
                <w:rFonts w:cs="Arial"/>
                <w:lang w:val="en-CA" w:eastAsia="ar-SA"/>
                <w:rPrChange w:id="7333" w:author="ilia kassianenko" w:date="2019-03-21T21:37:00Z">
                  <w:rPr>
                    <w:rFonts w:cs="Arial"/>
                    <w:lang w:eastAsia="ar-SA"/>
                  </w:rPr>
                </w:rPrChange>
              </w:rPr>
              <w:t>Y</w:t>
            </w:r>
          </w:p>
        </w:tc>
        <w:tc>
          <w:tcPr>
            <w:tcW w:w="2976" w:type="dxa"/>
            <w:tcPrChange w:id="7334" w:author="outpost" w:date="2019-03-18T19:45:00Z">
              <w:tcPr>
                <w:tcW w:w="2976" w:type="dxa"/>
              </w:tcPr>
            </w:tcPrChange>
          </w:tcPr>
          <w:p w14:paraId="2C52F421" w14:textId="5077A098" w:rsidR="00787888" w:rsidRPr="0047260E" w:rsidRDefault="00787888" w:rsidP="00787888">
            <w:pPr>
              <w:pStyle w:val="BodyText"/>
              <w:rPr>
                <w:rFonts w:cs="Arial"/>
                <w:lang w:val="en-CA" w:eastAsia="ar-SA"/>
                <w:rPrChange w:id="7335" w:author="ilia kassianenko" w:date="2019-03-21T21:37:00Z">
                  <w:rPr>
                    <w:rFonts w:cs="Arial"/>
                    <w:lang w:eastAsia="ar-SA"/>
                  </w:rPr>
                </w:rPrChange>
              </w:rPr>
            </w:pPr>
            <w:r w:rsidRPr="0047260E">
              <w:rPr>
                <w:rFonts w:cs="Arial"/>
                <w:lang w:val="en-CA" w:eastAsia="ar-SA"/>
                <w:rPrChange w:id="7336" w:author="ilia kassianenko" w:date="2019-03-21T21:37:00Z">
                  <w:rPr>
                    <w:rFonts w:cs="Arial"/>
                    <w:lang w:eastAsia="ar-SA"/>
                  </w:rPr>
                </w:rPrChange>
              </w:rPr>
              <w:t>Celsius</w:t>
            </w:r>
            <w:ins w:id="7337" w:author="ilia kassianenko" w:date="2019-03-21T21:39:00Z">
              <w:r w:rsidR="0047260E">
                <w:rPr>
                  <w:rFonts w:cs="Arial"/>
                  <w:lang w:val="en-CA" w:eastAsia="ar-SA"/>
                </w:rPr>
                <w:t>, degrees</w:t>
              </w:r>
            </w:ins>
          </w:p>
        </w:tc>
      </w:tr>
      <w:tr w:rsidR="00787888" w:rsidRPr="0047260E" w:rsidDel="00787888" w14:paraId="7E5622A5" w14:textId="1AC4AF47" w:rsidTr="00E477DB">
        <w:trPr>
          <w:del w:id="7338" w:author="Fritz Gyger" w:date="2019-03-11T20:13:00Z"/>
        </w:trPr>
        <w:tc>
          <w:tcPr>
            <w:tcW w:w="2681" w:type="dxa"/>
            <w:vAlign w:val="center"/>
            <w:tcPrChange w:id="7339" w:author="outpost" w:date="2019-03-18T19:45:00Z">
              <w:tcPr>
                <w:tcW w:w="2681" w:type="dxa"/>
                <w:vAlign w:val="bottom"/>
              </w:tcPr>
            </w:tcPrChange>
          </w:tcPr>
          <w:p w14:paraId="2AC8F82C" w14:textId="22310B7D" w:rsidR="00787888" w:rsidRPr="0047260E" w:rsidDel="00787888" w:rsidRDefault="00787888">
            <w:pPr>
              <w:pStyle w:val="BodyText"/>
              <w:rPr>
                <w:del w:id="7340" w:author="Fritz Gyger" w:date="2019-03-11T20:13:00Z"/>
                <w:rFonts w:cs="Arial"/>
                <w:lang w:val="en-CA" w:eastAsia="ar-SA"/>
                <w:rPrChange w:id="7341" w:author="ilia kassianenko" w:date="2019-03-21T21:37:00Z">
                  <w:rPr>
                    <w:del w:id="7342" w:author="Fritz Gyger" w:date="2019-03-11T20:13:00Z"/>
                    <w:rFonts w:cs="Arial"/>
                    <w:lang w:eastAsia="ar-SA"/>
                  </w:rPr>
                </w:rPrChange>
              </w:rPr>
            </w:pPr>
            <w:del w:id="7343" w:author="Fritz Gyger" w:date="2019-03-11T20:13:00Z">
              <w:r w:rsidRPr="0047260E" w:rsidDel="00787888">
                <w:rPr>
                  <w:rFonts w:cs="Arial"/>
                  <w:color w:val="000000"/>
                  <w:lang w:val="en-CA" w:eastAsia="en-CA"/>
                  <w:rPrChange w:id="7344" w:author="ilia kassianenko" w:date="2019-03-21T21:37:00Z">
                    <w:rPr>
                      <w:rFonts w:cs="Arial"/>
                      <w:color w:val="000000"/>
                      <w:lang w:val="en-CA" w:eastAsia="en-CA"/>
                    </w:rPr>
                  </w:rPrChange>
                </w:rPr>
                <w:delText>Mean Temp Flag</w:delText>
              </w:r>
            </w:del>
          </w:p>
        </w:tc>
        <w:tc>
          <w:tcPr>
            <w:tcW w:w="1567" w:type="dxa"/>
            <w:tcPrChange w:id="7345" w:author="outpost" w:date="2019-03-18T19:45:00Z">
              <w:tcPr>
                <w:tcW w:w="1567" w:type="dxa"/>
              </w:tcPr>
            </w:tcPrChange>
          </w:tcPr>
          <w:p w14:paraId="7AE58A92" w14:textId="4E926C50" w:rsidR="00787888" w:rsidRPr="0047260E" w:rsidDel="00787888" w:rsidRDefault="00787888">
            <w:pPr>
              <w:pStyle w:val="BodyText"/>
              <w:rPr>
                <w:del w:id="7346" w:author="Fritz Gyger" w:date="2019-03-11T20:13:00Z"/>
                <w:rFonts w:cs="Arial"/>
                <w:lang w:val="en-CA" w:eastAsia="ar-SA"/>
                <w:rPrChange w:id="7347" w:author="ilia kassianenko" w:date="2019-03-21T21:37:00Z">
                  <w:rPr>
                    <w:del w:id="7348" w:author="Fritz Gyger" w:date="2019-03-11T20:13:00Z"/>
                    <w:rFonts w:cs="Arial"/>
                    <w:lang w:eastAsia="ar-SA"/>
                  </w:rPr>
                </w:rPrChange>
              </w:rPr>
            </w:pPr>
            <w:del w:id="7349" w:author="Fritz Gyger" w:date="2019-03-11T20:13:00Z">
              <w:r w:rsidRPr="0047260E" w:rsidDel="00787888">
                <w:rPr>
                  <w:rFonts w:cs="Arial"/>
                  <w:lang w:val="en-CA" w:eastAsia="ar-SA"/>
                  <w:rPrChange w:id="7350" w:author="ilia kassianenko" w:date="2019-03-21T21:37:00Z">
                    <w:rPr>
                      <w:rFonts w:cs="Arial"/>
                      <w:lang w:eastAsia="ar-SA"/>
                    </w:rPr>
                  </w:rPrChange>
                </w:rPr>
                <w:delText>??</w:delText>
              </w:r>
            </w:del>
          </w:p>
        </w:tc>
        <w:tc>
          <w:tcPr>
            <w:tcW w:w="992" w:type="dxa"/>
            <w:tcPrChange w:id="7351" w:author="outpost" w:date="2019-03-18T19:45:00Z">
              <w:tcPr>
                <w:tcW w:w="992" w:type="dxa"/>
              </w:tcPr>
            </w:tcPrChange>
          </w:tcPr>
          <w:p w14:paraId="5301F408" w14:textId="625211DA" w:rsidR="00787888" w:rsidRPr="0047260E" w:rsidDel="00787888" w:rsidRDefault="00787888">
            <w:pPr>
              <w:pStyle w:val="BodyText"/>
              <w:rPr>
                <w:del w:id="7352" w:author="Fritz Gyger" w:date="2019-03-11T20:13:00Z"/>
                <w:rFonts w:cs="Arial"/>
                <w:lang w:val="en-CA" w:eastAsia="ar-SA"/>
                <w:rPrChange w:id="7353" w:author="ilia kassianenko" w:date="2019-03-21T21:37:00Z">
                  <w:rPr>
                    <w:del w:id="7354" w:author="Fritz Gyger" w:date="2019-03-11T20:13:00Z"/>
                    <w:rFonts w:cs="Arial"/>
                    <w:lang w:eastAsia="ar-SA"/>
                  </w:rPr>
                </w:rPrChange>
              </w:rPr>
            </w:pPr>
            <w:del w:id="7355" w:author="Fritz Gyger" w:date="2019-03-11T20:13:00Z">
              <w:r w:rsidRPr="0047260E" w:rsidDel="00787888">
                <w:rPr>
                  <w:rFonts w:cs="Arial"/>
                  <w:lang w:val="en-CA" w:eastAsia="ar-SA"/>
                  <w:rPrChange w:id="7356" w:author="ilia kassianenko" w:date="2019-03-21T21:37:00Z">
                    <w:rPr>
                      <w:rFonts w:cs="Arial"/>
                      <w:lang w:eastAsia="ar-SA"/>
                    </w:rPr>
                  </w:rPrChange>
                </w:rPr>
                <w:delText>??</w:delText>
              </w:r>
            </w:del>
          </w:p>
        </w:tc>
        <w:tc>
          <w:tcPr>
            <w:tcW w:w="1134" w:type="dxa"/>
            <w:tcPrChange w:id="7357" w:author="outpost" w:date="2019-03-18T19:45:00Z">
              <w:tcPr>
                <w:tcW w:w="1134" w:type="dxa"/>
              </w:tcPr>
            </w:tcPrChange>
          </w:tcPr>
          <w:p w14:paraId="0CFBAD74" w14:textId="0183BB68" w:rsidR="00787888" w:rsidRPr="0047260E" w:rsidDel="00787888" w:rsidRDefault="00787888">
            <w:pPr>
              <w:pStyle w:val="BodyText"/>
              <w:rPr>
                <w:del w:id="7358" w:author="Fritz Gyger" w:date="2019-03-11T20:13:00Z"/>
                <w:rFonts w:cs="Arial"/>
                <w:lang w:val="en-CA" w:eastAsia="ar-SA"/>
                <w:rPrChange w:id="7359" w:author="ilia kassianenko" w:date="2019-03-21T21:37:00Z">
                  <w:rPr>
                    <w:del w:id="7360" w:author="Fritz Gyger" w:date="2019-03-11T20:13:00Z"/>
                    <w:rFonts w:cs="Arial"/>
                    <w:lang w:eastAsia="ar-SA"/>
                  </w:rPr>
                </w:rPrChange>
              </w:rPr>
            </w:pPr>
            <w:del w:id="7361" w:author="Fritz Gyger" w:date="2019-03-11T20:13:00Z">
              <w:r w:rsidRPr="0047260E" w:rsidDel="00787888">
                <w:rPr>
                  <w:rFonts w:cs="Arial"/>
                  <w:lang w:val="en-CA" w:eastAsia="ar-SA"/>
                  <w:rPrChange w:id="7362" w:author="ilia kassianenko" w:date="2019-03-21T21:37:00Z">
                    <w:rPr>
                      <w:rFonts w:cs="Arial"/>
                      <w:lang w:eastAsia="ar-SA"/>
                    </w:rPr>
                  </w:rPrChange>
                </w:rPr>
                <w:delText>Y</w:delText>
              </w:r>
            </w:del>
          </w:p>
        </w:tc>
        <w:tc>
          <w:tcPr>
            <w:tcW w:w="2976" w:type="dxa"/>
            <w:tcPrChange w:id="7363" w:author="outpost" w:date="2019-03-18T19:45:00Z">
              <w:tcPr>
                <w:tcW w:w="2976" w:type="dxa"/>
              </w:tcPr>
            </w:tcPrChange>
          </w:tcPr>
          <w:p w14:paraId="2E39E6C0" w14:textId="35B924C7" w:rsidR="00787888" w:rsidRPr="0047260E" w:rsidDel="00787888" w:rsidRDefault="00787888">
            <w:pPr>
              <w:pStyle w:val="BodyText"/>
              <w:rPr>
                <w:del w:id="7364" w:author="Fritz Gyger" w:date="2019-03-11T20:13:00Z"/>
                <w:rFonts w:cs="Arial"/>
                <w:lang w:val="en-CA" w:eastAsia="ar-SA"/>
                <w:rPrChange w:id="7365" w:author="ilia kassianenko" w:date="2019-03-21T21:37:00Z">
                  <w:rPr>
                    <w:del w:id="7366" w:author="Fritz Gyger" w:date="2019-03-11T20:13:00Z"/>
                    <w:rFonts w:cs="Arial"/>
                    <w:lang w:eastAsia="ar-SA"/>
                  </w:rPr>
                </w:rPrChange>
              </w:rPr>
            </w:pPr>
          </w:p>
        </w:tc>
      </w:tr>
      <w:tr w:rsidR="00787888" w:rsidRPr="0047260E" w14:paraId="58E59571" w14:textId="77777777" w:rsidTr="00E477DB">
        <w:tc>
          <w:tcPr>
            <w:tcW w:w="2681" w:type="dxa"/>
            <w:vAlign w:val="center"/>
            <w:tcPrChange w:id="7367" w:author="outpost" w:date="2019-03-18T19:45:00Z">
              <w:tcPr>
                <w:tcW w:w="2681" w:type="dxa"/>
                <w:vAlign w:val="bottom"/>
              </w:tcPr>
            </w:tcPrChange>
          </w:tcPr>
          <w:p w14:paraId="497C1E69" w14:textId="77777777" w:rsidR="00787888" w:rsidRPr="0047260E" w:rsidRDefault="00787888">
            <w:pPr>
              <w:spacing w:before="0" w:after="0"/>
              <w:rPr>
                <w:rFonts w:cs="Arial"/>
                <w:color w:val="000000"/>
                <w:lang w:val="en-CA" w:eastAsia="en-CA"/>
                <w:rPrChange w:id="7368" w:author="ilia kassianenko" w:date="2019-03-21T21:37:00Z">
                  <w:rPr>
                    <w:rFonts w:cs="Arial"/>
                    <w:color w:val="000000"/>
                    <w:lang w:val="en-CA" w:eastAsia="en-CA"/>
                  </w:rPr>
                </w:rPrChange>
              </w:rPr>
            </w:pPr>
            <w:r w:rsidRPr="0047260E">
              <w:rPr>
                <w:rFonts w:cs="Arial"/>
                <w:color w:val="000000"/>
                <w:lang w:val="en-CA" w:eastAsia="en-CA"/>
                <w:rPrChange w:id="7369" w:author="ilia kassianenko" w:date="2019-03-21T21:37:00Z">
                  <w:rPr>
                    <w:rFonts w:cs="Arial"/>
                    <w:color w:val="000000"/>
                    <w:lang w:val="en-CA" w:eastAsia="en-CA"/>
                  </w:rPr>
                </w:rPrChange>
              </w:rPr>
              <w:t xml:space="preserve">Total </w:t>
            </w:r>
            <w:proofErr w:type="spellStart"/>
            <w:r w:rsidRPr="0047260E">
              <w:rPr>
                <w:rFonts w:cs="Arial"/>
                <w:color w:val="000000"/>
                <w:lang w:val="en-CA" w:eastAsia="en-CA"/>
                <w:rPrChange w:id="7370" w:author="ilia kassianenko" w:date="2019-03-21T21:37:00Z">
                  <w:rPr>
                    <w:rFonts w:cs="Arial"/>
                    <w:color w:val="000000"/>
                    <w:lang w:val="en-CA" w:eastAsia="en-CA"/>
                  </w:rPr>
                </w:rPrChange>
              </w:rPr>
              <w:t>Precip</w:t>
            </w:r>
            <w:proofErr w:type="spellEnd"/>
            <w:r w:rsidRPr="0047260E">
              <w:rPr>
                <w:rFonts w:cs="Arial"/>
                <w:color w:val="000000"/>
                <w:lang w:val="en-CA" w:eastAsia="en-CA"/>
                <w:rPrChange w:id="7371" w:author="ilia kassianenko" w:date="2019-03-21T21:37:00Z">
                  <w:rPr>
                    <w:rFonts w:cs="Arial"/>
                    <w:color w:val="000000"/>
                    <w:lang w:val="en-CA" w:eastAsia="en-CA"/>
                  </w:rPr>
                </w:rPrChange>
              </w:rPr>
              <w:t>)</w:t>
            </w:r>
          </w:p>
        </w:tc>
        <w:tc>
          <w:tcPr>
            <w:tcW w:w="1567" w:type="dxa"/>
            <w:tcPrChange w:id="7372" w:author="outpost" w:date="2019-03-18T19:45:00Z">
              <w:tcPr>
                <w:tcW w:w="1567" w:type="dxa"/>
              </w:tcPr>
            </w:tcPrChange>
          </w:tcPr>
          <w:p w14:paraId="39A76F65" w14:textId="77777777" w:rsidR="00787888" w:rsidRPr="0047260E" w:rsidRDefault="00787888" w:rsidP="00787888">
            <w:pPr>
              <w:pStyle w:val="BodyText"/>
              <w:rPr>
                <w:rFonts w:cs="Arial"/>
                <w:lang w:val="en-CA" w:eastAsia="ar-SA"/>
                <w:rPrChange w:id="7373" w:author="ilia kassianenko" w:date="2019-03-21T21:37:00Z">
                  <w:rPr>
                    <w:rFonts w:cs="Arial"/>
                    <w:lang w:eastAsia="ar-SA"/>
                  </w:rPr>
                </w:rPrChange>
              </w:rPr>
            </w:pPr>
            <w:r w:rsidRPr="0047260E">
              <w:rPr>
                <w:rFonts w:cs="Arial"/>
                <w:lang w:val="en-CA" w:eastAsia="ar-SA"/>
                <w:rPrChange w:id="7374" w:author="ilia kassianenko" w:date="2019-03-21T21:37:00Z">
                  <w:rPr>
                    <w:rFonts w:cs="Arial"/>
                    <w:lang w:eastAsia="ar-SA"/>
                  </w:rPr>
                </w:rPrChange>
              </w:rPr>
              <w:t>DECIMAL</w:t>
            </w:r>
          </w:p>
        </w:tc>
        <w:tc>
          <w:tcPr>
            <w:tcW w:w="992" w:type="dxa"/>
            <w:tcPrChange w:id="7375" w:author="outpost" w:date="2019-03-18T19:45:00Z">
              <w:tcPr>
                <w:tcW w:w="992" w:type="dxa"/>
              </w:tcPr>
            </w:tcPrChange>
          </w:tcPr>
          <w:p w14:paraId="676959F2" w14:textId="77777777" w:rsidR="00787888" w:rsidRPr="0047260E" w:rsidRDefault="00787888" w:rsidP="00787888">
            <w:pPr>
              <w:pStyle w:val="BodyText"/>
              <w:rPr>
                <w:rFonts w:cs="Arial"/>
                <w:lang w:val="en-CA" w:eastAsia="ar-SA"/>
                <w:rPrChange w:id="7376" w:author="ilia kassianenko" w:date="2019-03-21T21:37:00Z">
                  <w:rPr>
                    <w:rFonts w:cs="Arial"/>
                    <w:lang w:eastAsia="ar-SA"/>
                  </w:rPr>
                </w:rPrChange>
              </w:rPr>
            </w:pPr>
            <w:r w:rsidRPr="0047260E">
              <w:rPr>
                <w:rFonts w:cs="Arial"/>
                <w:lang w:val="en-CA" w:eastAsia="ar-SA"/>
                <w:rPrChange w:id="7377" w:author="ilia kassianenko" w:date="2019-03-21T21:37:00Z">
                  <w:rPr>
                    <w:rFonts w:cs="Arial"/>
                    <w:lang w:eastAsia="ar-SA"/>
                  </w:rPr>
                </w:rPrChange>
              </w:rPr>
              <w:t>3,1</w:t>
            </w:r>
          </w:p>
        </w:tc>
        <w:tc>
          <w:tcPr>
            <w:tcW w:w="1134" w:type="dxa"/>
            <w:tcPrChange w:id="7378" w:author="outpost" w:date="2019-03-18T19:45:00Z">
              <w:tcPr>
                <w:tcW w:w="1134" w:type="dxa"/>
              </w:tcPr>
            </w:tcPrChange>
          </w:tcPr>
          <w:p w14:paraId="4FAC741A" w14:textId="77777777" w:rsidR="00787888" w:rsidRPr="0047260E" w:rsidRDefault="00787888">
            <w:pPr>
              <w:pStyle w:val="BodyText"/>
              <w:jc w:val="center"/>
              <w:rPr>
                <w:rFonts w:cs="Arial"/>
                <w:sz w:val="22"/>
                <w:lang w:val="en-CA" w:eastAsia="ar-SA"/>
                <w:rPrChange w:id="7379" w:author="ilia kassianenko" w:date="2019-03-21T21:37:00Z">
                  <w:rPr>
                    <w:rFonts w:cs="Arial"/>
                    <w:sz w:val="22"/>
                    <w:lang w:eastAsia="ar-SA"/>
                  </w:rPr>
                </w:rPrChange>
              </w:rPr>
              <w:pPrChange w:id="7380" w:author="outpost" w:date="2019-03-18T19:39:00Z">
                <w:pPr>
                  <w:pStyle w:val="BodyText"/>
                  <w:keepNext/>
                  <w:numPr>
                    <w:ilvl w:val="8"/>
                    <w:numId w:val="1"/>
                  </w:numPr>
                  <w:ind w:left="360" w:hanging="360"/>
                  <w:outlineLvl w:val="8"/>
                </w:pPr>
              </w:pPrChange>
            </w:pPr>
            <w:r w:rsidRPr="0047260E">
              <w:rPr>
                <w:rFonts w:cs="Arial"/>
                <w:lang w:val="en-CA" w:eastAsia="ar-SA"/>
                <w:rPrChange w:id="7381" w:author="ilia kassianenko" w:date="2019-03-21T21:37:00Z">
                  <w:rPr>
                    <w:rFonts w:cs="Arial"/>
                    <w:lang w:eastAsia="ar-SA"/>
                  </w:rPr>
                </w:rPrChange>
              </w:rPr>
              <w:t>Y</w:t>
            </w:r>
          </w:p>
        </w:tc>
        <w:tc>
          <w:tcPr>
            <w:tcW w:w="2976" w:type="dxa"/>
            <w:tcPrChange w:id="7382" w:author="outpost" w:date="2019-03-18T19:45:00Z">
              <w:tcPr>
                <w:tcW w:w="2976" w:type="dxa"/>
              </w:tcPr>
            </w:tcPrChange>
          </w:tcPr>
          <w:p w14:paraId="25EEE576" w14:textId="77777777" w:rsidR="00787888" w:rsidRPr="0047260E" w:rsidRDefault="00787888" w:rsidP="00787888">
            <w:pPr>
              <w:pStyle w:val="BodyText"/>
              <w:rPr>
                <w:rFonts w:cs="Arial"/>
                <w:lang w:val="en-CA" w:eastAsia="ar-SA"/>
                <w:rPrChange w:id="7383" w:author="ilia kassianenko" w:date="2019-03-21T21:37:00Z">
                  <w:rPr>
                    <w:rFonts w:cs="Arial"/>
                    <w:lang w:eastAsia="ar-SA"/>
                  </w:rPr>
                </w:rPrChange>
              </w:rPr>
            </w:pPr>
            <w:r w:rsidRPr="0047260E">
              <w:rPr>
                <w:rFonts w:cs="Arial"/>
                <w:lang w:val="en-CA" w:eastAsia="ar-SA"/>
                <w:rPrChange w:id="7384" w:author="ilia kassianenko" w:date="2019-03-21T21:37:00Z">
                  <w:rPr>
                    <w:rFonts w:cs="Arial"/>
                    <w:lang w:eastAsia="ar-SA"/>
                  </w:rPr>
                </w:rPrChange>
              </w:rPr>
              <w:t>Millimeters</w:t>
            </w:r>
          </w:p>
        </w:tc>
      </w:tr>
      <w:tr w:rsidR="00787888" w:rsidRPr="0047260E" w14:paraId="083F405F" w14:textId="77777777" w:rsidTr="00E477DB">
        <w:tc>
          <w:tcPr>
            <w:tcW w:w="2681" w:type="dxa"/>
            <w:vAlign w:val="center"/>
            <w:tcPrChange w:id="7385" w:author="outpost" w:date="2019-03-18T19:45:00Z">
              <w:tcPr>
                <w:tcW w:w="2681" w:type="dxa"/>
                <w:vAlign w:val="bottom"/>
              </w:tcPr>
            </w:tcPrChange>
          </w:tcPr>
          <w:p w14:paraId="7AA2E504" w14:textId="77777777" w:rsidR="00787888" w:rsidRPr="0047260E" w:rsidRDefault="00787888">
            <w:pPr>
              <w:spacing w:before="0" w:after="0"/>
              <w:rPr>
                <w:rFonts w:cs="Arial"/>
                <w:color w:val="000000"/>
                <w:lang w:val="en-CA" w:eastAsia="en-CA"/>
                <w:rPrChange w:id="7386" w:author="ilia kassianenko" w:date="2019-03-21T21:37:00Z">
                  <w:rPr>
                    <w:rFonts w:cs="Arial"/>
                    <w:color w:val="000000"/>
                    <w:lang w:val="en-CA" w:eastAsia="en-CA"/>
                  </w:rPr>
                </w:rPrChange>
              </w:rPr>
            </w:pPr>
            <w:r w:rsidRPr="0047260E">
              <w:rPr>
                <w:rFonts w:cs="Arial"/>
                <w:color w:val="000000"/>
                <w:lang w:val="en-CA" w:eastAsia="en-CA"/>
                <w:rPrChange w:id="7387" w:author="ilia kassianenko" w:date="2019-03-21T21:37:00Z">
                  <w:rPr>
                    <w:rFonts w:cs="Arial"/>
                    <w:color w:val="000000"/>
                    <w:lang w:val="en-CA" w:eastAsia="en-CA"/>
                  </w:rPr>
                </w:rPrChange>
              </w:rPr>
              <w:t xml:space="preserve">Snow on </w:t>
            </w:r>
            <w:proofErr w:type="spellStart"/>
            <w:r w:rsidRPr="0047260E">
              <w:rPr>
                <w:rFonts w:cs="Arial"/>
                <w:color w:val="000000"/>
                <w:lang w:val="en-CA" w:eastAsia="en-CA"/>
                <w:rPrChange w:id="7388" w:author="ilia kassianenko" w:date="2019-03-21T21:37:00Z">
                  <w:rPr>
                    <w:rFonts w:cs="Arial"/>
                    <w:color w:val="000000"/>
                    <w:lang w:val="en-CA" w:eastAsia="en-CA"/>
                  </w:rPr>
                </w:rPrChange>
              </w:rPr>
              <w:t>Grnd</w:t>
            </w:r>
            <w:proofErr w:type="spellEnd"/>
            <w:r w:rsidRPr="0047260E">
              <w:rPr>
                <w:rFonts w:cs="Arial"/>
                <w:color w:val="000000"/>
                <w:lang w:val="en-CA" w:eastAsia="en-CA"/>
                <w:rPrChange w:id="7389" w:author="ilia kassianenko" w:date="2019-03-21T21:37:00Z">
                  <w:rPr>
                    <w:rFonts w:cs="Arial"/>
                    <w:color w:val="000000"/>
                    <w:lang w:val="en-CA" w:eastAsia="en-CA"/>
                  </w:rPr>
                </w:rPrChange>
              </w:rPr>
              <w:t xml:space="preserve"> </w:t>
            </w:r>
          </w:p>
        </w:tc>
        <w:tc>
          <w:tcPr>
            <w:tcW w:w="1567" w:type="dxa"/>
            <w:tcPrChange w:id="7390" w:author="outpost" w:date="2019-03-18T19:45:00Z">
              <w:tcPr>
                <w:tcW w:w="1567" w:type="dxa"/>
              </w:tcPr>
            </w:tcPrChange>
          </w:tcPr>
          <w:p w14:paraId="5638C9E8" w14:textId="77777777" w:rsidR="00787888" w:rsidRPr="0047260E" w:rsidRDefault="00787888" w:rsidP="00787888">
            <w:pPr>
              <w:pStyle w:val="BodyText"/>
              <w:rPr>
                <w:rFonts w:cs="Arial"/>
                <w:lang w:val="en-CA" w:eastAsia="ar-SA"/>
                <w:rPrChange w:id="7391" w:author="ilia kassianenko" w:date="2019-03-21T21:37:00Z">
                  <w:rPr>
                    <w:rFonts w:cs="Arial"/>
                    <w:lang w:eastAsia="ar-SA"/>
                  </w:rPr>
                </w:rPrChange>
              </w:rPr>
            </w:pPr>
            <w:r w:rsidRPr="0047260E">
              <w:rPr>
                <w:rFonts w:cs="Arial"/>
                <w:lang w:val="en-CA" w:eastAsia="ar-SA"/>
                <w:rPrChange w:id="7392" w:author="ilia kassianenko" w:date="2019-03-21T21:37:00Z">
                  <w:rPr>
                    <w:rFonts w:cs="Arial"/>
                    <w:lang w:eastAsia="ar-SA"/>
                  </w:rPr>
                </w:rPrChange>
              </w:rPr>
              <w:t>INT</w:t>
            </w:r>
          </w:p>
        </w:tc>
        <w:tc>
          <w:tcPr>
            <w:tcW w:w="992" w:type="dxa"/>
            <w:tcPrChange w:id="7393" w:author="outpost" w:date="2019-03-18T19:45:00Z">
              <w:tcPr>
                <w:tcW w:w="992" w:type="dxa"/>
              </w:tcPr>
            </w:tcPrChange>
          </w:tcPr>
          <w:p w14:paraId="5BA6A212" w14:textId="77777777" w:rsidR="00787888" w:rsidRPr="0047260E" w:rsidRDefault="00787888" w:rsidP="00787888">
            <w:pPr>
              <w:pStyle w:val="BodyText"/>
              <w:rPr>
                <w:rFonts w:cs="Arial"/>
                <w:lang w:val="en-CA" w:eastAsia="ar-SA"/>
                <w:rPrChange w:id="7394" w:author="ilia kassianenko" w:date="2019-03-21T21:37:00Z">
                  <w:rPr>
                    <w:rFonts w:cs="Arial"/>
                    <w:lang w:eastAsia="ar-SA"/>
                  </w:rPr>
                </w:rPrChange>
              </w:rPr>
            </w:pPr>
            <w:r w:rsidRPr="0047260E">
              <w:rPr>
                <w:rFonts w:cs="Arial"/>
                <w:lang w:val="en-CA" w:eastAsia="ar-SA"/>
                <w:rPrChange w:id="7395" w:author="ilia kassianenko" w:date="2019-03-21T21:37:00Z">
                  <w:rPr>
                    <w:rFonts w:cs="Arial"/>
                    <w:lang w:eastAsia="ar-SA"/>
                  </w:rPr>
                </w:rPrChange>
              </w:rPr>
              <w:t>2</w:t>
            </w:r>
          </w:p>
        </w:tc>
        <w:tc>
          <w:tcPr>
            <w:tcW w:w="1134" w:type="dxa"/>
            <w:tcPrChange w:id="7396" w:author="outpost" w:date="2019-03-18T19:45:00Z">
              <w:tcPr>
                <w:tcW w:w="1134" w:type="dxa"/>
              </w:tcPr>
            </w:tcPrChange>
          </w:tcPr>
          <w:p w14:paraId="22A46FBF" w14:textId="77777777" w:rsidR="00787888" w:rsidRPr="0047260E" w:rsidRDefault="00787888">
            <w:pPr>
              <w:pStyle w:val="BodyText"/>
              <w:jc w:val="center"/>
              <w:rPr>
                <w:rFonts w:cs="Arial"/>
                <w:sz w:val="22"/>
                <w:lang w:val="en-CA" w:eastAsia="ar-SA"/>
                <w:rPrChange w:id="7397" w:author="ilia kassianenko" w:date="2019-03-21T21:37:00Z">
                  <w:rPr>
                    <w:rFonts w:cs="Arial"/>
                    <w:sz w:val="22"/>
                    <w:lang w:eastAsia="ar-SA"/>
                  </w:rPr>
                </w:rPrChange>
              </w:rPr>
              <w:pPrChange w:id="7398" w:author="outpost" w:date="2019-03-18T19:39:00Z">
                <w:pPr>
                  <w:pStyle w:val="BodyText"/>
                  <w:keepNext/>
                  <w:numPr>
                    <w:ilvl w:val="8"/>
                    <w:numId w:val="1"/>
                  </w:numPr>
                  <w:ind w:left="360" w:hanging="360"/>
                  <w:outlineLvl w:val="8"/>
                </w:pPr>
              </w:pPrChange>
            </w:pPr>
            <w:r w:rsidRPr="0047260E">
              <w:rPr>
                <w:rFonts w:cs="Arial"/>
                <w:lang w:val="en-CA" w:eastAsia="ar-SA"/>
                <w:rPrChange w:id="7399" w:author="ilia kassianenko" w:date="2019-03-21T21:37:00Z">
                  <w:rPr>
                    <w:rFonts w:cs="Arial"/>
                    <w:lang w:eastAsia="ar-SA"/>
                  </w:rPr>
                </w:rPrChange>
              </w:rPr>
              <w:t>Y</w:t>
            </w:r>
          </w:p>
        </w:tc>
        <w:tc>
          <w:tcPr>
            <w:tcW w:w="2976" w:type="dxa"/>
            <w:tcPrChange w:id="7400" w:author="outpost" w:date="2019-03-18T19:45:00Z">
              <w:tcPr>
                <w:tcW w:w="2976" w:type="dxa"/>
              </w:tcPr>
            </w:tcPrChange>
          </w:tcPr>
          <w:p w14:paraId="195FB8BF" w14:textId="77777777" w:rsidR="00787888" w:rsidRPr="0047260E" w:rsidRDefault="00787888" w:rsidP="00787888">
            <w:pPr>
              <w:pStyle w:val="BodyText"/>
              <w:rPr>
                <w:rFonts w:cs="Arial"/>
                <w:lang w:val="en-CA" w:eastAsia="ar-SA"/>
                <w:rPrChange w:id="7401" w:author="ilia kassianenko" w:date="2019-03-21T21:37:00Z">
                  <w:rPr>
                    <w:rFonts w:cs="Arial"/>
                    <w:lang w:eastAsia="ar-SA"/>
                  </w:rPr>
                </w:rPrChange>
              </w:rPr>
            </w:pPr>
            <w:r w:rsidRPr="0047260E">
              <w:rPr>
                <w:rFonts w:cs="Arial"/>
                <w:lang w:val="en-CA" w:eastAsia="ar-SA"/>
                <w:rPrChange w:id="7402" w:author="ilia kassianenko" w:date="2019-03-21T21:37:00Z">
                  <w:rPr>
                    <w:rFonts w:cs="Arial"/>
                    <w:lang w:eastAsia="ar-SA"/>
                  </w:rPr>
                </w:rPrChange>
              </w:rPr>
              <w:t>Centimeters</w:t>
            </w:r>
          </w:p>
        </w:tc>
      </w:tr>
    </w:tbl>
    <w:p w14:paraId="7D952CD6" w14:textId="2D49376C" w:rsidR="00102536" w:rsidRPr="0047260E" w:rsidDel="00222860" w:rsidRDefault="00102536">
      <w:pPr>
        <w:rPr>
          <w:del w:id="7403" w:author="outpost" w:date="2019-03-18T21:59:00Z"/>
          <w:lang w:val="en-CA"/>
          <w:rPrChange w:id="7404" w:author="ilia kassianenko" w:date="2019-03-21T21:37:00Z">
            <w:rPr>
              <w:del w:id="7405" w:author="outpost" w:date="2019-03-18T21:59:00Z"/>
              <w:lang w:eastAsia="ar-SA"/>
            </w:rPr>
          </w:rPrChange>
        </w:rPr>
        <w:pPrChange w:id="7406" w:author="outpost" w:date="2019-03-18T19:40:00Z">
          <w:pPr>
            <w:pStyle w:val="BodyText"/>
          </w:pPr>
        </w:pPrChange>
      </w:pPr>
    </w:p>
    <w:p w14:paraId="0172B9EA" w14:textId="5601502B" w:rsidR="008021EE" w:rsidRPr="0047260E" w:rsidRDefault="008021EE">
      <w:pPr>
        <w:spacing w:before="0" w:after="0"/>
        <w:rPr>
          <w:ins w:id="7407" w:author="outpost" w:date="2019-03-18T20:53:00Z"/>
          <w:lang w:val="en-CA"/>
          <w:rPrChange w:id="7408" w:author="ilia kassianenko" w:date="2019-03-21T21:37:00Z">
            <w:rPr>
              <w:ins w:id="7409" w:author="outpost" w:date="2019-03-18T20:53:00Z"/>
            </w:rPr>
          </w:rPrChange>
        </w:rPr>
      </w:pPr>
      <w:ins w:id="7410" w:author="outpost" w:date="2019-03-18T20:53:00Z">
        <w:del w:id="7411" w:author="Fritz Gyger" w:date="2019-03-21T17:35:00Z">
          <w:r w:rsidRPr="0047260E" w:rsidDel="00A17D90">
            <w:rPr>
              <w:lang w:val="en-CA"/>
              <w:rPrChange w:id="7412" w:author="ilia kassianenko" w:date="2019-03-21T21:37:00Z">
                <w:rPr/>
              </w:rPrChange>
            </w:rPr>
            <w:br w:type="page"/>
          </w:r>
        </w:del>
      </w:ins>
    </w:p>
    <w:p w14:paraId="38F6554A" w14:textId="5D32DB3C" w:rsidR="00697594" w:rsidRPr="0047260E" w:rsidDel="008021EE" w:rsidRDefault="00697594">
      <w:pPr>
        <w:pStyle w:val="Heading2"/>
        <w:rPr>
          <w:ins w:id="7413" w:author="Microsoft Office User" w:date="2019-03-17T11:55:00Z"/>
          <w:del w:id="7414" w:author="outpost" w:date="2019-03-18T20:53:00Z"/>
          <w:lang w:val="en-CA"/>
          <w:rPrChange w:id="7415" w:author="ilia kassianenko" w:date="2019-03-21T21:37:00Z">
            <w:rPr>
              <w:ins w:id="7416" w:author="Microsoft Office User" w:date="2019-03-17T11:55:00Z"/>
              <w:del w:id="7417" w:author="outpost" w:date="2019-03-18T20:53:00Z"/>
              <w:lang w:eastAsia="ar-SA"/>
            </w:rPr>
          </w:rPrChange>
        </w:rPr>
        <w:pPrChange w:id="7418" w:author="outpost" w:date="2019-03-18T21:38:00Z">
          <w:pPr>
            <w:spacing w:before="0" w:after="0"/>
          </w:pPr>
        </w:pPrChange>
      </w:pPr>
      <w:bookmarkStart w:id="7419" w:name="_Toc4005075"/>
      <w:bookmarkStart w:id="7420" w:name="_Toc4082439"/>
      <w:bookmarkEnd w:id="7419"/>
      <w:bookmarkEnd w:id="7420"/>
    </w:p>
    <w:p w14:paraId="3ADB61E6" w14:textId="7F49A821" w:rsidR="00495659" w:rsidRPr="0047260E" w:rsidDel="008021EE" w:rsidRDefault="00495659">
      <w:pPr>
        <w:pStyle w:val="Heading2"/>
        <w:rPr>
          <w:ins w:id="7421" w:author="Fritz Gyger" w:date="2019-03-17T15:11:00Z"/>
          <w:del w:id="7422" w:author="outpost" w:date="2019-03-18T20:55:00Z"/>
          <w:lang w:val="en-CA"/>
          <w:rPrChange w:id="7423" w:author="ilia kassianenko" w:date="2019-03-21T21:37:00Z">
            <w:rPr>
              <w:ins w:id="7424" w:author="Fritz Gyger" w:date="2019-03-17T15:11:00Z"/>
              <w:del w:id="7425" w:author="outpost" w:date="2019-03-18T20:55:00Z"/>
            </w:rPr>
          </w:rPrChange>
        </w:rPr>
        <w:pPrChange w:id="7426" w:author="outpost" w:date="2019-03-18T21:38:00Z">
          <w:pPr>
            <w:pStyle w:val="BackMatterHeading"/>
            <w:ind w:left="0"/>
            <w:jc w:val="left"/>
          </w:pPr>
        </w:pPrChange>
      </w:pPr>
      <w:ins w:id="7427" w:author="Fritz Gyger" w:date="2019-03-17T15:11:00Z">
        <w:del w:id="7428" w:author="outpost" w:date="2019-03-18T20:55:00Z">
          <w:r w:rsidRPr="0047260E" w:rsidDel="008021EE">
            <w:rPr>
              <w:lang w:val="en-CA"/>
              <w:rPrChange w:id="7429" w:author="ilia kassianenko" w:date="2019-03-21T21:37:00Z">
                <w:rPr>
                  <w:sz w:val="24"/>
                  <w:szCs w:val="24"/>
                  <w:lang w:eastAsia="ar-SA"/>
                </w:rPr>
              </w:rPrChange>
            </w:rPr>
            <w:delText>References:</w:delText>
          </w:r>
        </w:del>
        <w:del w:id="7430" w:author="outpost" w:date="2019-03-18T19:39:00Z">
          <w:r w:rsidRPr="0047260E" w:rsidDel="00280927">
            <w:rPr>
              <w:lang w:val="en-CA"/>
              <w:rPrChange w:id="7431" w:author="ilia kassianenko" w:date="2019-03-21T21:37:00Z">
                <w:rPr/>
              </w:rPrChange>
            </w:rPr>
            <w:delText xml:space="preserve"> </w:delText>
          </w:r>
        </w:del>
        <w:bookmarkStart w:id="7432" w:name="_Toc4005076"/>
        <w:bookmarkStart w:id="7433" w:name="_Toc4082440"/>
        <w:bookmarkEnd w:id="7432"/>
        <w:bookmarkEnd w:id="7433"/>
      </w:ins>
    </w:p>
    <w:p w14:paraId="7C3ADD38" w14:textId="68193981" w:rsidR="00280927" w:rsidRPr="0047260E" w:rsidDel="008021EE" w:rsidRDefault="00310E30">
      <w:pPr>
        <w:pStyle w:val="Heading2"/>
        <w:rPr>
          <w:ins w:id="7434" w:author="Fritz Gyger" w:date="2019-03-17T15:14:00Z"/>
          <w:del w:id="7435" w:author="outpost" w:date="2019-03-18T20:55:00Z"/>
          <w:rFonts w:ascii="Arial" w:hAnsi="Arial" w:cs="Times New Roman"/>
          <w:sz w:val="22"/>
          <w:szCs w:val="20"/>
          <w:lang w:val="en-CA"/>
          <w:rPrChange w:id="7436" w:author="ilia kassianenko" w:date="2019-03-21T21:37:00Z">
            <w:rPr>
              <w:ins w:id="7437" w:author="Fritz Gyger" w:date="2019-03-17T15:14:00Z"/>
              <w:del w:id="7438" w:author="outpost" w:date="2019-03-18T20:55:00Z"/>
              <w:rFonts w:ascii="Arial" w:hAnsi="Arial" w:cs="Arial"/>
              <w:color w:val="24292E"/>
              <w:sz w:val="22"/>
              <w:szCs w:val="22"/>
              <w:lang w:val="fr-CA"/>
            </w:rPr>
          </w:rPrChange>
        </w:rPr>
        <w:pPrChange w:id="7439" w:author="outpost" w:date="2019-03-18T21:38:00Z">
          <w:pPr>
            <w:pStyle w:val="HTMLPreformatted"/>
            <w:shd w:val="clear" w:color="auto" w:fill="FFFFFF"/>
            <w:ind w:left="720"/>
          </w:pPr>
        </w:pPrChange>
      </w:pPr>
      <w:ins w:id="7440" w:author="Fritz Gyger" w:date="2019-03-17T15:14:00Z">
        <w:del w:id="7441" w:author="outpost" w:date="2019-03-18T20:55:00Z">
          <w:r w:rsidRPr="0047260E" w:rsidDel="008021EE">
            <w:rPr>
              <w:lang w:val="en-CA"/>
              <w:rPrChange w:id="7442" w:author="ilia kassianenko" w:date="2019-03-21T21:37:00Z">
                <w:rPr/>
              </w:rPrChange>
            </w:rPr>
            <w:delText>[1]</w:delText>
          </w:r>
        </w:del>
      </w:ins>
      <w:ins w:id="7443" w:author="Fritz Gyger" w:date="2019-03-17T15:15:00Z">
        <w:del w:id="7444" w:author="outpost" w:date="2019-03-18T20:55:00Z">
          <w:r w:rsidRPr="0047260E" w:rsidDel="008021EE">
            <w:rPr>
              <w:lang w:val="en-CA"/>
              <w:rPrChange w:id="7445" w:author="ilia kassianenko" w:date="2019-03-21T21:37:00Z">
                <w:rPr/>
              </w:rPrChange>
            </w:rPr>
            <w:delText xml:space="preserve"> </w:delText>
          </w:r>
        </w:del>
      </w:ins>
      <w:ins w:id="7446" w:author="Fritz Gyger" w:date="2019-03-17T15:14:00Z">
        <w:del w:id="7447" w:author="outpost" w:date="2019-03-18T20:55:00Z">
          <w:r w:rsidRPr="0047260E" w:rsidDel="008021EE">
            <w:rPr>
              <w:lang w:val="en-CA"/>
              <w:rPrChange w:id="7448" w:author="ilia kassianenko" w:date="2019-03-21T21:37:00Z">
                <w:rPr>
                  <w:rStyle w:val="Hyperlink"/>
                  <w:rFonts w:cs="Arial"/>
                  <w:szCs w:val="22"/>
                  <w:lang w:val="fr-CA"/>
                </w:rPr>
              </w:rPrChange>
            </w:rPr>
            <w:fldChar w:fldCharType="begin"/>
          </w:r>
          <w:r w:rsidRPr="0047260E" w:rsidDel="008021EE">
            <w:rPr>
              <w:lang w:val="en-CA"/>
              <w:rPrChange w:id="7449" w:author="ilia kassianenko" w:date="2019-03-21T21:37:00Z">
                <w:rPr>
                  <w:rStyle w:val="Hyperlink"/>
                  <w:rFonts w:cs="Arial"/>
                  <w:szCs w:val="22"/>
                  <w:lang w:val="fr-CA"/>
                </w:rPr>
              </w:rPrChange>
            </w:rPr>
            <w:delInstrText xml:space="preserve"> HYPERLINK "http://donnees.ville.montreal.qc.ca/dataset/5bfbd75f-7531-48c2-b6b6-072284f7b9e7/resource/dad68871-51b9-4a82-93b0-31cf20b5aa03/download/transactions_deneigement_saison_2018-2019.csv" </w:delInstrText>
          </w:r>
          <w:r w:rsidRPr="0047260E" w:rsidDel="008021EE">
            <w:rPr>
              <w:lang w:val="en-CA"/>
              <w:rPrChange w:id="7450" w:author="ilia kassianenko" w:date="2019-03-21T21:37:00Z">
                <w:rPr>
                  <w:rStyle w:val="Hyperlink"/>
                  <w:rFonts w:cs="Arial"/>
                  <w:szCs w:val="22"/>
                  <w:lang w:val="fr-CA"/>
                </w:rPr>
              </w:rPrChange>
            </w:rPr>
            <w:fldChar w:fldCharType="separate"/>
          </w:r>
          <w:r w:rsidRPr="0047260E" w:rsidDel="008021EE">
            <w:rPr>
              <w:rStyle w:val="Hyperlink"/>
              <w:rFonts w:cs="Times New Roman"/>
              <w:szCs w:val="20"/>
              <w:lang w:val="en-CA"/>
              <w:rPrChange w:id="7451" w:author="ilia kassianenko" w:date="2019-03-21T21:37:00Z">
                <w:rPr>
                  <w:rStyle w:val="Hyperlink"/>
                  <w:rFonts w:cs="Arial"/>
                  <w:szCs w:val="22"/>
                  <w:lang w:val="fr-CA"/>
                </w:rPr>
              </w:rPrChange>
            </w:rPr>
            <w:delText>http://donnees.ville.montreal.qc.ca/dataset/5bfbd75f-7531-48c2-b6b6-072284f7b9e7/resource/dad68871-51b9-4a82-93b0-31cf20b5aa03/download/transactions_deneigement_saison_2018-2019.csv</w:delText>
          </w:r>
          <w:r w:rsidRPr="0047260E" w:rsidDel="008021EE">
            <w:rPr>
              <w:lang w:val="en-CA"/>
              <w:rPrChange w:id="7452" w:author="ilia kassianenko" w:date="2019-03-21T21:37:00Z">
                <w:rPr>
                  <w:rStyle w:val="Hyperlink"/>
                  <w:rFonts w:cs="Arial"/>
                  <w:szCs w:val="22"/>
                  <w:lang w:val="fr-CA"/>
                </w:rPr>
              </w:rPrChange>
            </w:rPr>
            <w:fldChar w:fldCharType="end"/>
          </w:r>
          <w:bookmarkStart w:id="7453" w:name="_Toc4005077"/>
          <w:bookmarkStart w:id="7454" w:name="_Toc4082441"/>
          <w:bookmarkEnd w:id="7453"/>
          <w:bookmarkEnd w:id="7454"/>
        </w:del>
      </w:ins>
    </w:p>
    <w:p w14:paraId="7945B077" w14:textId="18A7FFCB" w:rsidR="00280927" w:rsidRPr="0047260E" w:rsidDel="008021EE" w:rsidRDefault="00310E30">
      <w:pPr>
        <w:pStyle w:val="Heading2"/>
        <w:rPr>
          <w:ins w:id="7455" w:author="Fritz Gyger" w:date="2019-03-17T15:14:00Z"/>
          <w:del w:id="7456" w:author="outpost" w:date="2019-03-18T20:55:00Z"/>
          <w:rFonts w:ascii="Arial" w:hAnsi="Arial" w:cs="Times New Roman"/>
          <w:sz w:val="22"/>
          <w:szCs w:val="20"/>
          <w:lang w:val="en-CA"/>
          <w:rPrChange w:id="7457" w:author="ilia kassianenko" w:date="2019-03-21T21:37:00Z">
            <w:rPr>
              <w:ins w:id="7458" w:author="Fritz Gyger" w:date="2019-03-17T15:14:00Z"/>
              <w:del w:id="7459" w:author="outpost" w:date="2019-03-18T20:55:00Z"/>
              <w:rFonts w:ascii="Arial" w:hAnsi="Arial" w:cs="Arial"/>
              <w:color w:val="24292E"/>
              <w:sz w:val="22"/>
              <w:szCs w:val="22"/>
              <w:lang w:val="fr-CA"/>
            </w:rPr>
          </w:rPrChange>
        </w:rPr>
        <w:pPrChange w:id="7460" w:author="outpost" w:date="2019-03-18T21:38:00Z">
          <w:pPr>
            <w:pStyle w:val="HTMLPreformatted"/>
            <w:shd w:val="clear" w:color="auto" w:fill="FFFFFF"/>
            <w:ind w:left="720"/>
          </w:pPr>
        </w:pPrChange>
      </w:pPr>
      <w:ins w:id="7461" w:author="Fritz Gyger" w:date="2019-03-17T15:14:00Z">
        <w:del w:id="7462" w:author="outpost" w:date="2019-03-18T20:55:00Z">
          <w:r w:rsidRPr="0047260E" w:rsidDel="008021EE">
            <w:rPr>
              <w:lang w:val="en-CA"/>
              <w:rPrChange w:id="7463" w:author="ilia kassianenko" w:date="2019-03-21T21:37:00Z">
                <w:rPr/>
              </w:rPrChange>
            </w:rPr>
            <w:delText>[2]</w:delText>
          </w:r>
        </w:del>
      </w:ins>
      <w:ins w:id="7464" w:author="Fritz Gyger" w:date="2019-03-17T15:15:00Z">
        <w:del w:id="7465" w:author="outpost" w:date="2019-03-18T20:55:00Z">
          <w:r w:rsidRPr="0047260E" w:rsidDel="008021EE">
            <w:rPr>
              <w:lang w:val="en-CA"/>
              <w:rPrChange w:id="7466" w:author="ilia kassianenko" w:date="2019-03-21T21:37:00Z">
                <w:rPr/>
              </w:rPrChange>
            </w:rPr>
            <w:delText xml:space="preserve"> </w:delText>
          </w:r>
        </w:del>
      </w:ins>
      <w:ins w:id="7467" w:author="Fritz Gyger" w:date="2019-03-17T15:14:00Z">
        <w:del w:id="7468" w:author="outpost" w:date="2019-03-18T20:55:00Z">
          <w:r w:rsidRPr="0047260E" w:rsidDel="008021EE">
            <w:rPr>
              <w:lang w:val="en-CA"/>
              <w:rPrChange w:id="7469" w:author="ilia kassianenko" w:date="2019-03-21T21:37:00Z">
                <w:rPr>
                  <w:rStyle w:val="Hyperlink"/>
                  <w:rFonts w:cs="Arial"/>
                  <w:szCs w:val="22"/>
                  <w:lang w:val="fr-CA"/>
                </w:rPr>
              </w:rPrChange>
            </w:rPr>
            <w:fldChar w:fldCharType="begin"/>
          </w:r>
          <w:r w:rsidRPr="0047260E" w:rsidDel="008021EE">
            <w:rPr>
              <w:lang w:val="en-CA"/>
              <w:rPrChange w:id="7470" w:author="ilia kassianenko" w:date="2019-03-21T21:37:00Z">
                <w:rPr>
                  <w:rStyle w:val="Hyperlink"/>
                  <w:rFonts w:cs="Arial"/>
                  <w:szCs w:val="22"/>
                  <w:lang w:val="fr-CA"/>
                </w:rPr>
              </w:rPrChange>
            </w:rPr>
            <w:delInstrText xml:space="preserve"> HYPERLINK "http://donnees.ville.montreal.qc.ca/dataset/5bfbd75f-7531-48c2-b6b6-072284f7b9e7/resource/5dd82872-89f8-439e-9a8a-fff7fea1a28d/download/contrats_deneigement_saison_2018-2019.csv" </w:delInstrText>
          </w:r>
          <w:r w:rsidRPr="0047260E" w:rsidDel="008021EE">
            <w:rPr>
              <w:lang w:val="en-CA"/>
              <w:rPrChange w:id="7471" w:author="ilia kassianenko" w:date="2019-03-21T21:37:00Z">
                <w:rPr>
                  <w:rStyle w:val="Hyperlink"/>
                  <w:rFonts w:cs="Arial"/>
                  <w:szCs w:val="22"/>
                  <w:lang w:val="fr-CA"/>
                </w:rPr>
              </w:rPrChange>
            </w:rPr>
            <w:fldChar w:fldCharType="separate"/>
          </w:r>
          <w:r w:rsidRPr="0047260E" w:rsidDel="008021EE">
            <w:rPr>
              <w:rStyle w:val="Hyperlink"/>
              <w:rFonts w:cs="Times New Roman"/>
              <w:szCs w:val="20"/>
              <w:lang w:val="en-CA"/>
              <w:rPrChange w:id="7472" w:author="ilia kassianenko" w:date="2019-03-21T21:37:00Z">
                <w:rPr>
                  <w:rStyle w:val="Hyperlink"/>
                  <w:rFonts w:cs="Arial"/>
                  <w:szCs w:val="22"/>
                  <w:lang w:val="fr-CA"/>
                </w:rPr>
              </w:rPrChange>
            </w:rPr>
            <w:delText>http://donnees.ville.montreal.qc.ca/dataset/5bfbd75f-7531-48c2-b6b6-072284f7b9e7/resource/5dd82872-89f8-439e-9a8a-fff7fea1a28d/download/contrats_deneigement_saison_2018-2019.csv</w:delText>
          </w:r>
          <w:r w:rsidRPr="0047260E" w:rsidDel="008021EE">
            <w:rPr>
              <w:lang w:val="en-CA"/>
              <w:rPrChange w:id="7473" w:author="ilia kassianenko" w:date="2019-03-21T21:37:00Z">
                <w:rPr>
                  <w:rStyle w:val="Hyperlink"/>
                  <w:rFonts w:cs="Arial"/>
                  <w:szCs w:val="22"/>
                  <w:lang w:val="fr-CA"/>
                </w:rPr>
              </w:rPrChange>
            </w:rPr>
            <w:fldChar w:fldCharType="end"/>
          </w:r>
          <w:bookmarkStart w:id="7474" w:name="_Toc4005078"/>
          <w:bookmarkStart w:id="7475" w:name="_Toc4082442"/>
          <w:bookmarkEnd w:id="7474"/>
          <w:bookmarkEnd w:id="7475"/>
        </w:del>
      </w:ins>
    </w:p>
    <w:p w14:paraId="018FC07E" w14:textId="7006F2CC" w:rsidR="00280927" w:rsidRPr="0047260E" w:rsidDel="008021EE" w:rsidRDefault="00310E30">
      <w:pPr>
        <w:pStyle w:val="Heading2"/>
        <w:rPr>
          <w:ins w:id="7476" w:author="Fritz Gyger" w:date="2019-03-17T15:14:00Z"/>
          <w:del w:id="7477" w:author="outpost" w:date="2019-03-18T20:55:00Z"/>
          <w:rFonts w:ascii="Arial" w:hAnsi="Arial" w:cs="Times New Roman"/>
          <w:sz w:val="22"/>
          <w:szCs w:val="20"/>
          <w:lang w:val="en-CA"/>
          <w:rPrChange w:id="7478" w:author="ilia kassianenko" w:date="2019-03-21T21:37:00Z">
            <w:rPr>
              <w:ins w:id="7479" w:author="Fritz Gyger" w:date="2019-03-17T15:14:00Z"/>
              <w:del w:id="7480" w:author="outpost" w:date="2019-03-18T20:55:00Z"/>
              <w:rFonts w:ascii="Arial" w:hAnsi="Arial" w:cs="Arial"/>
              <w:color w:val="24292E"/>
              <w:sz w:val="22"/>
              <w:szCs w:val="22"/>
              <w:lang w:val="fr-CA"/>
            </w:rPr>
          </w:rPrChange>
        </w:rPr>
        <w:pPrChange w:id="7481" w:author="outpost" w:date="2019-03-18T21:38:00Z">
          <w:pPr>
            <w:pStyle w:val="HTMLPreformatted"/>
            <w:shd w:val="clear" w:color="auto" w:fill="FFFFFF"/>
            <w:ind w:left="720"/>
          </w:pPr>
        </w:pPrChange>
      </w:pPr>
      <w:ins w:id="7482" w:author="Fritz Gyger" w:date="2019-03-17T15:14:00Z">
        <w:del w:id="7483" w:author="outpost" w:date="2019-03-18T20:55:00Z">
          <w:r w:rsidRPr="0047260E" w:rsidDel="008021EE">
            <w:rPr>
              <w:rFonts w:cs="Times New Roman"/>
              <w:szCs w:val="20"/>
              <w:lang w:val="en-CA"/>
              <w:rPrChange w:id="7484" w:author="ilia kassianenko" w:date="2019-03-21T21:37:00Z">
                <w:rPr>
                  <w:rFonts w:cs="Arial"/>
                  <w:szCs w:val="22"/>
                  <w:lang w:val="fr-CA"/>
                </w:rPr>
              </w:rPrChange>
            </w:rPr>
            <w:delText>[3]</w:delText>
          </w:r>
        </w:del>
      </w:ins>
      <w:ins w:id="7485" w:author="Fritz Gyger" w:date="2019-03-17T15:15:00Z">
        <w:del w:id="7486" w:author="outpost" w:date="2019-03-18T20:55:00Z">
          <w:r w:rsidRPr="0047260E" w:rsidDel="008021EE">
            <w:rPr>
              <w:rFonts w:cs="Times New Roman"/>
              <w:szCs w:val="20"/>
              <w:lang w:val="en-CA"/>
              <w:rPrChange w:id="7487" w:author="ilia kassianenko" w:date="2019-03-21T21:37:00Z">
                <w:rPr>
                  <w:rFonts w:cs="Arial"/>
                  <w:szCs w:val="22"/>
                  <w:lang w:val="fr-CA"/>
                </w:rPr>
              </w:rPrChange>
            </w:rPr>
            <w:delText xml:space="preserve"> </w:delText>
          </w:r>
        </w:del>
      </w:ins>
      <w:ins w:id="7488" w:author="Fritz Gyger" w:date="2019-03-17T15:14:00Z">
        <w:del w:id="7489" w:author="outpost" w:date="2019-03-18T20:55:00Z">
          <w:r w:rsidRPr="0047260E" w:rsidDel="008021EE">
            <w:rPr>
              <w:lang w:val="en-CA"/>
              <w:rPrChange w:id="7490" w:author="ilia kassianenko" w:date="2019-03-21T21:37:00Z">
                <w:rPr>
                  <w:rStyle w:val="Hyperlink"/>
                  <w:rFonts w:cs="Arial"/>
                  <w:szCs w:val="22"/>
                  <w:lang w:val="fr-CA"/>
                </w:rPr>
              </w:rPrChange>
            </w:rPr>
            <w:fldChar w:fldCharType="begin"/>
          </w:r>
          <w:r w:rsidRPr="0047260E" w:rsidDel="008021EE">
            <w:rPr>
              <w:lang w:val="en-CA"/>
              <w:rPrChange w:id="7491" w:author="ilia kassianenko" w:date="2019-03-21T21:37:00Z">
                <w:rPr>
                  <w:rStyle w:val="Hyperlink"/>
                  <w:rFonts w:cs="Arial"/>
                  <w:szCs w:val="22"/>
                  <w:lang w:val="fr-CA"/>
                </w:rPr>
              </w:rPrChange>
            </w:rPr>
            <w:delInstrText xml:space="preserve"> HYPERLINK "http://donnees.ville.montreal.qc.ca/dataset/8a1d7d54-c297-46fe-b670-bb205641b13e/resource/9ea7b63a-18e1-4e9a-834e-77fd28e55bf8/download/depots_deneigement_saison_2018-2019.csv" </w:delInstrText>
          </w:r>
          <w:r w:rsidRPr="0047260E" w:rsidDel="008021EE">
            <w:rPr>
              <w:lang w:val="en-CA"/>
              <w:rPrChange w:id="7492" w:author="ilia kassianenko" w:date="2019-03-21T21:37:00Z">
                <w:rPr>
                  <w:rStyle w:val="Hyperlink"/>
                  <w:rFonts w:cs="Arial"/>
                  <w:szCs w:val="22"/>
                  <w:lang w:val="fr-CA"/>
                </w:rPr>
              </w:rPrChange>
            </w:rPr>
            <w:fldChar w:fldCharType="separate"/>
          </w:r>
          <w:r w:rsidRPr="0047260E" w:rsidDel="008021EE">
            <w:rPr>
              <w:rStyle w:val="Hyperlink"/>
              <w:rFonts w:cs="Times New Roman"/>
              <w:szCs w:val="20"/>
              <w:lang w:val="en-CA"/>
              <w:rPrChange w:id="7493" w:author="ilia kassianenko" w:date="2019-03-21T21:37:00Z">
                <w:rPr>
                  <w:rStyle w:val="Hyperlink"/>
                  <w:rFonts w:cs="Arial"/>
                  <w:szCs w:val="22"/>
                  <w:lang w:val="fr-CA"/>
                </w:rPr>
              </w:rPrChange>
            </w:rPr>
            <w:delText>http://donnees.ville.montreal.qc.ca/dataset/8a1d7d54-c297-46fe-b670-bb205641b13e/resource/9ea7b63a-18e1-4e9a-834e-77fd28e55bf8/download/depots_deneigement_saison_2018-2019.csv</w:delText>
          </w:r>
          <w:r w:rsidRPr="0047260E" w:rsidDel="008021EE">
            <w:rPr>
              <w:lang w:val="en-CA"/>
              <w:rPrChange w:id="7494" w:author="ilia kassianenko" w:date="2019-03-21T21:37:00Z">
                <w:rPr>
                  <w:rStyle w:val="Hyperlink"/>
                  <w:rFonts w:cs="Arial"/>
                  <w:szCs w:val="22"/>
                  <w:lang w:val="fr-CA"/>
                </w:rPr>
              </w:rPrChange>
            </w:rPr>
            <w:fldChar w:fldCharType="end"/>
          </w:r>
          <w:bookmarkStart w:id="7495" w:name="_Toc4005079"/>
          <w:bookmarkStart w:id="7496" w:name="_Toc4082443"/>
          <w:bookmarkEnd w:id="7495"/>
          <w:bookmarkEnd w:id="7496"/>
        </w:del>
      </w:ins>
    </w:p>
    <w:p w14:paraId="02D84D9C" w14:textId="5917596A" w:rsidR="00280927" w:rsidRPr="0047260E" w:rsidDel="008021EE" w:rsidRDefault="00310E30">
      <w:pPr>
        <w:pStyle w:val="Heading2"/>
        <w:rPr>
          <w:ins w:id="7497" w:author="Fritz Gyger" w:date="2019-03-17T15:14:00Z"/>
          <w:del w:id="7498" w:author="outpost" w:date="2019-03-18T20:55:00Z"/>
          <w:lang w:val="en-CA"/>
          <w:rPrChange w:id="7499" w:author="ilia kassianenko" w:date="2019-03-21T21:37:00Z">
            <w:rPr>
              <w:ins w:id="7500" w:author="Fritz Gyger" w:date="2019-03-17T15:14:00Z"/>
              <w:del w:id="7501" w:author="outpost" w:date="2019-03-18T20:55:00Z"/>
              <w:rStyle w:val="Hyperlink"/>
              <w:rFonts w:ascii="Arial" w:hAnsi="Arial" w:cs="Arial"/>
              <w:sz w:val="22"/>
              <w:szCs w:val="22"/>
              <w:lang w:val="fr-CA" w:eastAsia="en-US"/>
            </w:rPr>
          </w:rPrChange>
        </w:rPr>
        <w:pPrChange w:id="7502" w:author="outpost" w:date="2019-03-18T21:38:00Z">
          <w:pPr>
            <w:pStyle w:val="HTMLPreformatted"/>
            <w:shd w:val="clear" w:color="auto" w:fill="FFFFFF"/>
            <w:ind w:left="720"/>
          </w:pPr>
        </w:pPrChange>
      </w:pPr>
      <w:ins w:id="7503" w:author="Fritz Gyger" w:date="2019-03-17T15:14:00Z">
        <w:del w:id="7504" w:author="outpost" w:date="2019-03-18T20:55:00Z">
          <w:r w:rsidRPr="0047260E" w:rsidDel="008021EE">
            <w:rPr>
              <w:lang w:val="en-CA"/>
              <w:rPrChange w:id="7505" w:author="ilia kassianenko" w:date="2019-03-21T21:37:00Z">
                <w:rPr>
                  <w:color w:val="0000FF"/>
                  <w:u w:val="single"/>
                </w:rPr>
              </w:rPrChange>
            </w:rPr>
            <w:delText>[4]</w:delText>
          </w:r>
        </w:del>
      </w:ins>
      <w:ins w:id="7506" w:author="Fritz Gyger" w:date="2019-03-17T15:15:00Z">
        <w:del w:id="7507" w:author="outpost" w:date="2019-03-18T20:55:00Z">
          <w:r w:rsidRPr="0047260E" w:rsidDel="008021EE">
            <w:rPr>
              <w:lang w:val="en-CA"/>
              <w:rPrChange w:id="7508" w:author="ilia kassianenko" w:date="2019-03-21T21:37:00Z">
                <w:rPr/>
              </w:rPrChange>
            </w:rPr>
            <w:delText xml:space="preserve"> </w:delText>
          </w:r>
        </w:del>
      </w:ins>
      <w:ins w:id="7509" w:author="Fritz Gyger" w:date="2019-03-17T15:14:00Z">
        <w:del w:id="7510" w:author="outpost" w:date="2019-03-18T20:55:00Z">
          <w:r w:rsidRPr="0047260E" w:rsidDel="008021EE">
            <w:rPr>
              <w:lang w:val="en-CA"/>
              <w:rPrChange w:id="7511" w:author="ilia kassianenko" w:date="2019-03-21T21:37:00Z">
                <w:rPr>
                  <w:rStyle w:val="Hyperlink"/>
                  <w:rFonts w:cs="Arial"/>
                  <w:szCs w:val="22"/>
                  <w:lang w:val="fr-CA"/>
                </w:rPr>
              </w:rPrChange>
            </w:rPr>
            <w:fldChar w:fldCharType="begin"/>
          </w:r>
          <w:r w:rsidRPr="0047260E" w:rsidDel="008021EE">
            <w:rPr>
              <w:lang w:val="en-CA"/>
              <w:rPrChange w:id="7512" w:author="ilia kassianenko" w:date="2019-03-21T21:37:00Z">
                <w:rPr>
                  <w:rStyle w:val="Hyperlink"/>
                  <w:rFonts w:cs="Arial"/>
                  <w:szCs w:val="22"/>
                  <w:lang w:val="fr-CA"/>
                </w:rPr>
              </w:rPrChange>
            </w:rPr>
            <w:delInstrText xml:space="preserve"> HYPERLINK "http://donnees.ville.montreal.qc.ca/dataset/9f3911af-3a5f-4c4b-89c7-239ba487b1f1/resource/aa6f2231-9a67-418f-8234-d49462dd6344/download/secteurs_deneigement_saison_2018-2019.csv" </w:delInstrText>
          </w:r>
          <w:r w:rsidRPr="0047260E" w:rsidDel="008021EE">
            <w:rPr>
              <w:lang w:val="en-CA"/>
              <w:rPrChange w:id="7513" w:author="ilia kassianenko" w:date="2019-03-21T21:37:00Z">
                <w:rPr>
                  <w:rStyle w:val="Hyperlink"/>
                  <w:rFonts w:cs="Arial"/>
                  <w:szCs w:val="22"/>
                  <w:lang w:val="fr-CA"/>
                </w:rPr>
              </w:rPrChange>
            </w:rPr>
            <w:fldChar w:fldCharType="separate"/>
          </w:r>
          <w:r w:rsidRPr="0047260E" w:rsidDel="008021EE">
            <w:rPr>
              <w:rStyle w:val="Hyperlink"/>
              <w:rFonts w:cs="Times New Roman"/>
              <w:szCs w:val="20"/>
              <w:lang w:val="en-CA"/>
              <w:rPrChange w:id="7514" w:author="ilia kassianenko" w:date="2019-03-21T21:37:00Z">
                <w:rPr>
                  <w:rStyle w:val="Hyperlink"/>
                  <w:rFonts w:cs="Arial"/>
                  <w:szCs w:val="22"/>
                  <w:lang w:val="fr-CA"/>
                </w:rPr>
              </w:rPrChange>
            </w:rPr>
            <w:delText>http://donnees.ville.montreal.qc.ca/dataset/9f3911af-3a5f-4c4b-89c7-239ba487b1f1/resource/aa6f2231-9a67-418f-8234-d49462dd6344/download/secteurs_deneigement_saison_2018-2019.csv</w:delText>
          </w:r>
          <w:r w:rsidRPr="0047260E" w:rsidDel="008021EE">
            <w:rPr>
              <w:lang w:val="en-CA"/>
              <w:rPrChange w:id="7515" w:author="ilia kassianenko" w:date="2019-03-21T21:37:00Z">
                <w:rPr>
                  <w:rStyle w:val="Hyperlink"/>
                  <w:rFonts w:cs="Arial"/>
                  <w:szCs w:val="22"/>
                  <w:lang w:val="fr-CA"/>
                </w:rPr>
              </w:rPrChange>
            </w:rPr>
            <w:fldChar w:fldCharType="end"/>
          </w:r>
          <w:bookmarkStart w:id="7516" w:name="_Toc4005080"/>
          <w:bookmarkStart w:id="7517" w:name="_Toc4082444"/>
          <w:bookmarkEnd w:id="7516"/>
          <w:bookmarkEnd w:id="7517"/>
        </w:del>
      </w:ins>
    </w:p>
    <w:p w14:paraId="3F26171D" w14:textId="155E456E" w:rsidR="00280927" w:rsidRPr="0047260E" w:rsidDel="008021EE" w:rsidRDefault="00310E30">
      <w:pPr>
        <w:pStyle w:val="Heading2"/>
        <w:rPr>
          <w:ins w:id="7518" w:author="Fritz Gyger" w:date="2019-03-17T15:16:00Z"/>
          <w:del w:id="7519" w:author="outpost" w:date="2019-03-18T20:55:00Z"/>
          <w:lang w:val="en-CA"/>
          <w:rPrChange w:id="7520" w:author="ilia kassianenko" w:date="2019-03-21T21:37:00Z">
            <w:rPr>
              <w:ins w:id="7521" w:author="Fritz Gyger" w:date="2019-03-17T15:16:00Z"/>
              <w:del w:id="7522" w:author="outpost" w:date="2019-03-18T20:55:00Z"/>
              <w:rStyle w:val="Hyperlink"/>
              <w:rFonts w:ascii="Arial" w:eastAsiaTheme="majorEastAsia" w:hAnsi="Arial" w:cs="Arial"/>
              <w:color w:val="0366D6"/>
              <w:sz w:val="22"/>
              <w:szCs w:val="22"/>
              <w:lang w:val="fr-CA" w:eastAsia="en-US"/>
            </w:rPr>
          </w:rPrChange>
        </w:rPr>
        <w:pPrChange w:id="7523" w:author="outpost" w:date="2019-03-18T21:38:00Z">
          <w:pPr>
            <w:pStyle w:val="HTMLPreformatted"/>
            <w:shd w:val="clear" w:color="auto" w:fill="FFFFFF"/>
            <w:ind w:left="720"/>
          </w:pPr>
        </w:pPrChange>
      </w:pPr>
      <w:ins w:id="7524" w:author="Fritz Gyger" w:date="2019-03-17T15:14:00Z">
        <w:del w:id="7525" w:author="outpost" w:date="2019-03-18T20:55:00Z">
          <w:r w:rsidRPr="0047260E" w:rsidDel="008021EE">
            <w:rPr>
              <w:lang w:val="en-CA"/>
              <w:rPrChange w:id="7526" w:author="ilia kassianenko" w:date="2019-03-21T21:37:00Z">
                <w:rPr>
                  <w:color w:val="0000FF"/>
                  <w:u w:val="single"/>
                </w:rPr>
              </w:rPrChange>
            </w:rPr>
            <w:delText>[5]</w:delText>
          </w:r>
        </w:del>
      </w:ins>
      <w:ins w:id="7527" w:author="Fritz Gyger" w:date="2019-03-17T15:16:00Z">
        <w:del w:id="7528" w:author="outpost" w:date="2019-03-18T20:55:00Z">
          <w:r w:rsidRPr="0047260E" w:rsidDel="008021EE">
            <w:rPr>
              <w:lang w:val="en-CA"/>
              <w:rPrChange w:id="7529" w:author="ilia kassianenko" w:date="2019-03-21T21:37:00Z">
                <w:rPr>
                  <w:color w:val="24292E"/>
                </w:rPr>
              </w:rPrChange>
            </w:rPr>
            <w:delText xml:space="preserve"> </w:delText>
          </w:r>
        </w:del>
      </w:ins>
      <w:ins w:id="7530" w:author="Fritz Gyger" w:date="2019-03-17T15:14:00Z">
        <w:del w:id="7531" w:author="outpost" w:date="2019-03-18T20:55:00Z">
          <w:r w:rsidRPr="0047260E" w:rsidDel="008021EE">
            <w:rPr>
              <w:lang w:val="en-CA"/>
              <w:rPrChange w:id="7532" w:author="ilia kassianenko" w:date="2019-03-21T21:37:00Z">
                <w:rPr>
                  <w:rStyle w:val="Hyperlink"/>
                  <w:rFonts w:eastAsiaTheme="majorEastAsia" w:cs="Arial"/>
                  <w:color w:val="0366D6"/>
                  <w:szCs w:val="22"/>
                  <w:lang w:val="fr-CA"/>
                </w:rPr>
              </w:rPrChange>
            </w:rPr>
            <w:fldChar w:fldCharType="begin"/>
          </w:r>
          <w:r w:rsidRPr="0047260E" w:rsidDel="008021EE">
            <w:rPr>
              <w:lang w:val="en-CA"/>
              <w:rPrChange w:id="7533" w:author="ilia kassianenko" w:date="2019-03-21T21:37:00Z">
                <w:rPr>
                  <w:rStyle w:val="Hyperlink"/>
                  <w:rFonts w:eastAsiaTheme="majorEastAsia" w:cs="Arial"/>
                  <w:color w:val="0366D6"/>
                  <w:szCs w:val="22"/>
                  <w:lang w:val="fr-CA"/>
                </w:rPr>
              </w:rPrChange>
            </w:rPr>
            <w:delInstrText xml:space="preserve"> HYPERLINK "http://climate.weather.gc.ca/historical_data/search_historic_data_e.html" </w:delInstrText>
          </w:r>
          <w:r w:rsidRPr="0047260E" w:rsidDel="008021EE">
            <w:rPr>
              <w:lang w:val="en-CA"/>
              <w:rPrChange w:id="7534" w:author="ilia kassianenko" w:date="2019-03-21T21:37:00Z">
                <w:rPr>
                  <w:rStyle w:val="Hyperlink"/>
                  <w:rFonts w:eastAsiaTheme="majorEastAsia" w:cs="Arial"/>
                  <w:color w:val="0366D6"/>
                  <w:szCs w:val="22"/>
                  <w:lang w:val="fr-CA"/>
                </w:rPr>
              </w:rPrChange>
            </w:rPr>
            <w:fldChar w:fldCharType="separate"/>
          </w:r>
          <w:r w:rsidRPr="0047260E" w:rsidDel="008021EE">
            <w:rPr>
              <w:rStyle w:val="Hyperlink"/>
              <w:rFonts w:cs="Times New Roman"/>
              <w:szCs w:val="20"/>
              <w:lang w:val="en-CA"/>
              <w:rPrChange w:id="7535" w:author="ilia kassianenko" w:date="2019-03-21T21:37:00Z">
                <w:rPr>
                  <w:rStyle w:val="Hyperlink"/>
                  <w:rFonts w:eastAsiaTheme="majorEastAsia" w:cs="Arial"/>
                  <w:color w:val="0366D6"/>
                  <w:szCs w:val="22"/>
                  <w:lang w:val="fr-CA"/>
                </w:rPr>
              </w:rPrChange>
            </w:rPr>
            <w:delText>http://climate.weather.gc.ca/historical_data/search_historic_data_e.html</w:delText>
          </w:r>
          <w:r w:rsidRPr="0047260E" w:rsidDel="008021EE">
            <w:rPr>
              <w:lang w:val="en-CA"/>
              <w:rPrChange w:id="7536" w:author="ilia kassianenko" w:date="2019-03-21T21:37:00Z">
                <w:rPr>
                  <w:rStyle w:val="Hyperlink"/>
                  <w:rFonts w:eastAsiaTheme="majorEastAsia" w:cs="Arial"/>
                  <w:color w:val="0366D6"/>
                  <w:szCs w:val="22"/>
                  <w:lang w:val="fr-CA"/>
                </w:rPr>
              </w:rPrChange>
            </w:rPr>
            <w:fldChar w:fldCharType="end"/>
          </w:r>
        </w:del>
      </w:ins>
      <w:bookmarkStart w:id="7537" w:name="_Toc4005081"/>
      <w:bookmarkStart w:id="7538" w:name="_Toc4082445"/>
      <w:bookmarkEnd w:id="7537"/>
      <w:bookmarkEnd w:id="7538"/>
    </w:p>
    <w:p w14:paraId="1A060026" w14:textId="794EED15" w:rsidR="00310E30" w:rsidRPr="0047260E" w:rsidDel="008021EE" w:rsidRDefault="00310E30">
      <w:pPr>
        <w:pStyle w:val="Heading2"/>
        <w:rPr>
          <w:ins w:id="7539" w:author="Fritz Gyger" w:date="2019-03-17T15:17:00Z"/>
          <w:del w:id="7540" w:author="outpost" w:date="2019-03-18T20:55:00Z"/>
          <w:rFonts w:ascii="Arial" w:hAnsi="Arial" w:cs="Times New Roman"/>
          <w:sz w:val="22"/>
          <w:lang w:val="en-CA"/>
          <w:rPrChange w:id="7541" w:author="ilia kassianenko" w:date="2019-03-21T21:37:00Z">
            <w:rPr>
              <w:ins w:id="7542" w:author="Fritz Gyger" w:date="2019-03-17T15:17:00Z"/>
              <w:del w:id="7543" w:author="outpost" w:date="2019-03-18T20:55:00Z"/>
              <w:rFonts w:ascii="Helvetica" w:hAnsi="Helvetica" w:cs="Helvetica"/>
              <w:bCs/>
              <w:color w:val="333333"/>
              <w:sz w:val="20"/>
              <w:shd w:val="clear" w:color="auto" w:fill="F9F9F9"/>
              <w:lang w:val="fr-CA" w:eastAsia="en-CA"/>
            </w:rPr>
          </w:rPrChange>
        </w:rPr>
        <w:pPrChange w:id="7544" w:author="outpost" w:date="2019-03-18T21:38: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ins w:id="7545" w:author="Fritz Gyger" w:date="2019-03-17T15:17:00Z">
        <w:del w:id="7546" w:author="outpost" w:date="2019-03-18T20:55:00Z">
          <w:r w:rsidRPr="0047260E" w:rsidDel="008021EE">
            <w:rPr>
              <w:rFonts w:cs="Times New Roman"/>
              <w:szCs w:val="20"/>
              <w:lang w:val="en-CA"/>
              <w:rPrChange w:id="7547" w:author="ilia kassianenko" w:date="2019-03-21T21:37:00Z">
                <w:rPr>
                  <w:rFonts w:cs="Arial"/>
                  <w:szCs w:val="22"/>
                  <w:lang w:val="fr-CA"/>
                </w:rPr>
              </w:rPrChange>
            </w:rPr>
            <w:delText xml:space="preserve">[6] </w:delText>
          </w:r>
          <w:r w:rsidRPr="0047260E" w:rsidDel="008021EE">
            <w:rPr>
              <w:lang w:val="en-CA"/>
              <w:rPrChange w:id="7548" w:author="ilia kassianenko" w:date="2019-03-21T21:37:00Z">
                <w:rPr>
                  <w:rStyle w:val="Hyperlink"/>
                  <w:rFonts w:ascii="Helvetica" w:hAnsi="Helvetica" w:cs="Helvetica"/>
                  <w:bCs/>
                  <w:sz w:val="20"/>
                  <w:shd w:val="clear" w:color="auto" w:fill="F9F9F9"/>
                  <w:lang w:val="fr-CA" w:eastAsia="en-CA"/>
                </w:rPr>
              </w:rPrChange>
            </w:rPr>
            <w:fldChar w:fldCharType="begin"/>
          </w:r>
          <w:r w:rsidRPr="0047260E" w:rsidDel="008021EE">
            <w:rPr>
              <w:lang w:val="en-CA"/>
              <w:rPrChange w:id="7549" w:author="ilia kassianenko" w:date="2019-03-21T21:37:00Z">
                <w:rPr>
                  <w:rStyle w:val="Hyperlink"/>
                  <w:rFonts w:ascii="Helvetica" w:hAnsi="Helvetica" w:cs="Helvetica"/>
                  <w:bCs/>
                  <w:sz w:val="20"/>
                  <w:shd w:val="clear" w:color="auto" w:fill="F9F9F9"/>
                  <w:lang w:val="fr-CA" w:eastAsia="en-CA"/>
                </w:rPr>
              </w:rPrChange>
            </w:rPr>
            <w:delInstrText xml:space="preserve"> HYPERLINK "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 </w:delInstrText>
          </w:r>
          <w:r w:rsidRPr="0047260E" w:rsidDel="008021EE">
            <w:rPr>
              <w:lang w:val="en-CA"/>
              <w:rPrChange w:id="7550" w:author="ilia kassianenko" w:date="2019-03-21T21:37:00Z">
                <w:rPr>
                  <w:rStyle w:val="Hyperlink"/>
                  <w:rFonts w:ascii="Helvetica" w:hAnsi="Helvetica" w:cs="Helvetica"/>
                  <w:bCs/>
                  <w:sz w:val="20"/>
                  <w:shd w:val="clear" w:color="auto" w:fill="F9F9F9"/>
                  <w:lang w:val="fr-CA" w:eastAsia="en-CA"/>
                </w:rPr>
              </w:rPrChange>
            </w:rPr>
            <w:fldChar w:fldCharType="separate"/>
          </w:r>
          <w:r w:rsidRPr="0047260E" w:rsidDel="008021EE">
            <w:rPr>
              <w:rStyle w:val="Hyperlink"/>
              <w:rFonts w:ascii="Arial" w:hAnsi="Arial" w:cs="Times New Roman"/>
              <w:sz w:val="22"/>
              <w:lang w:val="en-CA"/>
              <w:rPrChange w:id="7551" w:author="ilia kassianenko" w:date="2019-03-21T21:37:00Z">
                <w:rPr>
                  <w:rStyle w:val="Hyperlink"/>
                  <w:rFonts w:ascii="Helvetica" w:hAnsi="Helvetica" w:cs="Helvetica"/>
                  <w:bCs/>
                  <w:sz w:val="20"/>
                  <w:shd w:val="clear" w:color="auto" w:fill="F9F9F9"/>
                  <w:lang w:val="fr-CA" w:eastAsia="en-CA"/>
                </w:rPr>
              </w:rPrChange>
            </w:rPr>
            <w:delText>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w:delText>
          </w:r>
          <w:r w:rsidRPr="0047260E" w:rsidDel="008021EE">
            <w:rPr>
              <w:lang w:val="en-CA"/>
              <w:rPrChange w:id="7552" w:author="ilia kassianenko" w:date="2019-03-21T21:37:00Z">
                <w:rPr>
                  <w:rStyle w:val="Hyperlink"/>
                  <w:rFonts w:ascii="Helvetica" w:hAnsi="Helvetica" w:cs="Helvetica"/>
                  <w:bCs/>
                  <w:sz w:val="20"/>
                  <w:shd w:val="clear" w:color="auto" w:fill="F9F9F9"/>
                  <w:lang w:val="fr-CA" w:eastAsia="en-CA"/>
                </w:rPr>
              </w:rPrChange>
            </w:rPr>
            <w:fldChar w:fldCharType="end"/>
          </w:r>
          <w:bookmarkStart w:id="7553" w:name="_Toc4005082"/>
          <w:bookmarkStart w:id="7554" w:name="_Toc4082446"/>
          <w:bookmarkEnd w:id="7553"/>
          <w:bookmarkEnd w:id="7554"/>
        </w:del>
      </w:ins>
    </w:p>
    <w:p w14:paraId="62785913" w14:textId="63EA2966" w:rsidR="00310E30" w:rsidRPr="0047260E" w:rsidDel="008021EE" w:rsidRDefault="00310E30">
      <w:pPr>
        <w:pStyle w:val="Heading2"/>
        <w:rPr>
          <w:ins w:id="7555" w:author="Fritz Gyger" w:date="2019-03-17T15:14:00Z"/>
          <w:del w:id="7556" w:author="outpost" w:date="2019-03-18T20:55:00Z"/>
          <w:lang w:val="en-CA"/>
          <w:rPrChange w:id="7557" w:author="ilia kassianenko" w:date="2019-03-21T21:37:00Z">
            <w:rPr>
              <w:ins w:id="7558" w:author="Fritz Gyger" w:date="2019-03-17T15:14:00Z"/>
              <w:del w:id="7559" w:author="outpost" w:date="2019-03-18T20:55:00Z"/>
              <w:rStyle w:val="Hyperlink"/>
              <w:rFonts w:ascii="Arial" w:eastAsiaTheme="majorEastAsia" w:hAnsi="Arial" w:cs="Arial"/>
              <w:color w:val="0366D6"/>
              <w:sz w:val="22"/>
              <w:szCs w:val="22"/>
              <w:lang w:val="fr-CA" w:eastAsia="en-US"/>
            </w:rPr>
          </w:rPrChange>
        </w:rPr>
        <w:pPrChange w:id="7560" w:author="outpost" w:date="2019-03-18T21:38:00Z">
          <w:pPr>
            <w:pStyle w:val="HTMLPreformatted"/>
            <w:shd w:val="clear" w:color="auto" w:fill="FFFFFF"/>
            <w:ind w:left="720"/>
          </w:pPr>
        </w:pPrChange>
      </w:pPr>
      <w:bookmarkStart w:id="7561" w:name="_Toc4005083"/>
      <w:bookmarkStart w:id="7562" w:name="_Toc4082447"/>
      <w:bookmarkEnd w:id="7561"/>
      <w:bookmarkEnd w:id="7562"/>
    </w:p>
    <w:p w14:paraId="692E071F" w14:textId="2943281D" w:rsidR="00697594" w:rsidRPr="0047260E" w:rsidDel="008021EE" w:rsidRDefault="00697594">
      <w:pPr>
        <w:pStyle w:val="Heading2"/>
        <w:rPr>
          <w:ins w:id="7563" w:author="Microsoft Office User" w:date="2019-03-17T11:55:00Z"/>
          <w:del w:id="7564" w:author="outpost" w:date="2019-03-18T20:55:00Z"/>
          <w:lang w:val="en-CA"/>
          <w:rPrChange w:id="7565" w:author="ilia kassianenko" w:date="2019-03-21T21:37:00Z">
            <w:rPr>
              <w:ins w:id="7566" w:author="Microsoft Office User" w:date="2019-03-17T11:55:00Z"/>
              <w:del w:id="7567" w:author="outpost" w:date="2019-03-18T20:55:00Z"/>
              <w:color w:val="FF0000"/>
              <w:lang w:eastAsia="ar-SA"/>
            </w:rPr>
          </w:rPrChange>
        </w:rPr>
        <w:pPrChange w:id="7568" w:author="outpost" w:date="2019-03-18T21:38:00Z">
          <w:pPr>
            <w:spacing w:before="0" w:after="0"/>
          </w:pPr>
        </w:pPrChange>
      </w:pPr>
      <w:ins w:id="7569" w:author="Microsoft Office User" w:date="2019-03-17T11:55:00Z">
        <w:del w:id="7570" w:author="outpost" w:date="2019-03-18T20:55:00Z">
          <w:r w:rsidRPr="0047260E" w:rsidDel="008021EE">
            <w:rPr>
              <w:lang w:val="en-CA"/>
              <w:rPrChange w:id="7571" w:author="ilia kassianenko" w:date="2019-03-21T21:37:00Z">
                <w:rPr>
                  <w:color w:val="FF0000"/>
                  <w:u w:val="single"/>
                  <w:lang w:eastAsia="ar-SA"/>
                </w:rPr>
              </w:rPrChange>
            </w:rPr>
            <w:br w:type="page"/>
          </w:r>
        </w:del>
      </w:ins>
    </w:p>
    <w:p w14:paraId="4C532D8D" w14:textId="4A950243" w:rsidR="00697594" w:rsidRPr="0047260E" w:rsidDel="008021EE" w:rsidRDefault="00697594">
      <w:pPr>
        <w:pStyle w:val="Heading2"/>
        <w:rPr>
          <w:ins w:id="7572" w:author="Microsoft Office User" w:date="2019-03-17T11:56:00Z"/>
          <w:del w:id="7573" w:author="outpost" w:date="2019-03-18T20:55:00Z"/>
          <w:b w:val="0"/>
          <w:lang w:val="en-CA"/>
          <w:rPrChange w:id="7574" w:author="ilia kassianenko" w:date="2019-03-21T21:37:00Z">
            <w:rPr>
              <w:ins w:id="7575" w:author="Microsoft Office User" w:date="2019-03-17T11:56:00Z"/>
              <w:del w:id="7576" w:author="outpost" w:date="2019-03-18T20:55:00Z"/>
              <w:b/>
              <w:color w:val="000000" w:themeColor="text1"/>
              <w:sz w:val="24"/>
              <w:szCs w:val="24"/>
              <w:lang w:eastAsia="ar-SA"/>
            </w:rPr>
          </w:rPrChange>
        </w:rPr>
        <w:pPrChange w:id="7577" w:author="outpost" w:date="2019-03-18T21:38:00Z">
          <w:pPr>
            <w:spacing w:before="0" w:after="0"/>
          </w:pPr>
        </w:pPrChange>
      </w:pPr>
      <w:ins w:id="7578" w:author="Microsoft Office User" w:date="2019-03-17T11:55:00Z">
        <w:del w:id="7579" w:author="outpost" w:date="2019-03-18T20:55:00Z">
          <w:r w:rsidRPr="0047260E" w:rsidDel="008021EE">
            <w:rPr>
              <w:lang w:val="en-CA"/>
              <w:rPrChange w:id="7580" w:author="ilia kassianenko" w:date="2019-03-21T21:37:00Z">
                <w:rPr>
                  <w:color w:val="FF0000"/>
                  <w:lang w:eastAsia="ar-SA"/>
                </w:rPr>
              </w:rPrChange>
            </w:rPr>
            <w:delText>Re</w:delText>
          </w:r>
        </w:del>
      </w:ins>
      <w:ins w:id="7581" w:author="Microsoft Office User" w:date="2019-03-17T11:56:00Z">
        <w:del w:id="7582" w:author="outpost" w:date="2019-03-18T20:55:00Z">
          <w:r w:rsidRPr="0047260E" w:rsidDel="008021EE">
            <w:rPr>
              <w:b w:val="0"/>
              <w:lang w:val="en-CA"/>
              <w:rPrChange w:id="7583" w:author="ilia kassianenko" w:date="2019-03-21T21:37:00Z">
                <w:rPr>
                  <w:b/>
                  <w:color w:val="000000" w:themeColor="text1"/>
                  <w:sz w:val="24"/>
                  <w:szCs w:val="24"/>
                  <w:lang w:eastAsia="ar-SA"/>
                </w:rPr>
              </w:rPrChange>
            </w:rPr>
            <w:delText>ferences :</w:delText>
          </w:r>
          <w:bookmarkStart w:id="7584" w:name="_Toc4005084"/>
          <w:bookmarkStart w:id="7585" w:name="_Toc4082448"/>
          <w:bookmarkEnd w:id="7584"/>
          <w:bookmarkEnd w:id="7585"/>
        </w:del>
      </w:ins>
    </w:p>
    <w:p w14:paraId="56CAD089" w14:textId="5184A452" w:rsidR="00697594" w:rsidRPr="0047260E" w:rsidDel="008021EE" w:rsidRDefault="00697594">
      <w:pPr>
        <w:pStyle w:val="Heading2"/>
        <w:rPr>
          <w:ins w:id="7586" w:author="Microsoft Office User" w:date="2019-03-17T11:59:00Z"/>
          <w:del w:id="7587" w:author="outpost" w:date="2019-03-18T20:55:00Z"/>
          <w:b w:val="0"/>
          <w:lang w:val="en-CA"/>
          <w:rPrChange w:id="7588" w:author="ilia kassianenko" w:date="2019-03-21T21:37:00Z">
            <w:rPr>
              <w:ins w:id="7589" w:author="Microsoft Office User" w:date="2019-03-17T11:59:00Z"/>
              <w:del w:id="7590" w:author="outpost" w:date="2019-03-18T20:55:00Z"/>
              <w:b/>
              <w:color w:val="000000" w:themeColor="text1"/>
              <w:sz w:val="24"/>
              <w:szCs w:val="24"/>
              <w:lang w:eastAsia="ar-SA"/>
            </w:rPr>
          </w:rPrChange>
        </w:rPr>
        <w:pPrChange w:id="7591" w:author="outpost" w:date="2019-03-18T21:38:00Z">
          <w:pPr>
            <w:spacing w:before="0" w:after="0"/>
          </w:pPr>
        </w:pPrChange>
      </w:pPr>
      <w:bookmarkStart w:id="7592" w:name="_Toc4005085"/>
      <w:bookmarkStart w:id="7593" w:name="_Toc4082449"/>
      <w:bookmarkEnd w:id="7592"/>
      <w:bookmarkEnd w:id="7593"/>
    </w:p>
    <w:p w14:paraId="7B2D02B4" w14:textId="52BE0FC7" w:rsidR="00697594" w:rsidRPr="0047260E" w:rsidDel="008021EE" w:rsidRDefault="00697594">
      <w:pPr>
        <w:pStyle w:val="Heading2"/>
        <w:rPr>
          <w:ins w:id="7594" w:author="Microsoft Office User" w:date="2019-03-17T11:55:00Z"/>
          <w:del w:id="7595" w:author="outpost" w:date="2019-03-18T20:55:00Z"/>
          <w:lang w:val="en-CA"/>
          <w:rPrChange w:id="7596" w:author="ilia kassianenko" w:date="2019-03-21T21:37:00Z">
            <w:rPr>
              <w:ins w:id="7597" w:author="Microsoft Office User" w:date="2019-03-17T11:55:00Z"/>
              <w:del w:id="7598" w:author="outpost" w:date="2019-03-18T20:55:00Z"/>
              <w:color w:val="FF0000"/>
              <w:lang w:eastAsia="ar-SA"/>
            </w:rPr>
          </w:rPrChange>
        </w:rPr>
        <w:pPrChange w:id="7599" w:author="outpost" w:date="2019-03-18T21:38:00Z">
          <w:pPr>
            <w:spacing w:before="0" w:after="0"/>
          </w:pPr>
        </w:pPrChange>
      </w:pPr>
      <w:ins w:id="7600" w:author="Microsoft Office User" w:date="2019-03-17T12:01:00Z">
        <w:del w:id="7601" w:author="outpost" w:date="2019-03-18T20:55:00Z">
          <w:r w:rsidRPr="0047260E" w:rsidDel="008021EE">
            <w:rPr>
              <w:lang w:val="en-CA"/>
              <w:rPrChange w:id="7602" w:author="ilia kassianenko" w:date="2019-03-21T21:37:00Z">
                <w:rPr/>
              </w:rPrChange>
            </w:rPr>
            <w:delText>[1</w:delText>
          </w:r>
        </w:del>
      </w:ins>
      <w:ins w:id="7603" w:author="Fritz Gyger" w:date="2019-03-17T15:18:00Z">
        <w:del w:id="7604" w:author="outpost" w:date="2019-03-18T20:55:00Z">
          <w:r w:rsidR="00BE7007" w:rsidRPr="0047260E" w:rsidDel="008021EE">
            <w:rPr>
              <w:lang w:val="en-CA"/>
              <w:rPrChange w:id="7605" w:author="ilia kassianenko" w:date="2019-03-21T21:37:00Z">
                <w:rPr/>
              </w:rPrChange>
            </w:rPr>
            <w:delText>7</w:delText>
          </w:r>
        </w:del>
      </w:ins>
      <w:ins w:id="7606" w:author="Microsoft Office User" w:date="2019-03-17T12:01:00Z">
        <w:del w:id="7607" w:author="outpost" w:date="2019-03-18T20:55:00Z">
          <w:r w:rsidRPr="0047260E" w:rsidDel="008021EE">
            <w:rPr>
              <w:lang w:val="en-CA"/>
              <w:rPrChange w:id="7608" w:author="ilia kassianenko" w:date="2019-03-21T21:37:00Z">
                <w:rPr/>
              </w:rPrChange>
            </w:rPr>
            <w:delText xml:space="preserve">] </w:delText>
          </w:r>
          <w:r w:rsidRPr="0047260E" w:rsidDel="008021EE">
            <w:rPr>
              <w:lang w:val="en-CA"/>
              <w:rPrChange w:id="7609" w:author="ilia kassianenko" w:date="2019-03-21T21:37:00Z">
                <w:rPr/>
              </w:rPrChange>
            </w:rPr>
            <w:fldChar w:fldCharType="begin"/>
          </w:r>
          <w:r w:rsidRPr="0047260E" w:rsidDel="008021EE">
            <w:rPr>
              <w:lang w:val="en-CA"/>
              <w:rPrChange w:id="7610" w:author="ilia kassianenko" w:date="2019-03-21T21:37:00Z">
                <w:rPr/>
              </w:rPrChange>
            </w:rPr>
            <w:delInstrText xml:space="preserve"> HYPERLINK "https://www.digitalocean.com/products/managed-databases/" </w:delInstrText>
          </w:r>
          <w:r w:rsidRPr="0047260E" w:rsidDel="008021EE">
            <w:rPr>
              <w:lang w:val="en-CA"/>
              <w:rPrChange w:id="7611" w:author="ilia kassianenko" w:date="2019-03-21T21:37:00Z">
                <w:rPr/>
              </w:rPrChange>
            </w:rPr>
            <w:fldChar w:fldCharType="separate"/>
          </w:r>
          <w:r w:rsidRPr="0047260E" w:rsidDel="008021EE">
            <w:rPr>
              <w:rStyle w:val="Hyperlink"/>
              <w:lang w:val="en-CA"/>
              <w:rPrChange w:id="7612" w:author="ilia kassianenko" w:date="2019-03-21T21:37:00Z">
                <w:rPr>
                  <w:rStyle w:val="Hyperlink"/>
                </w:rPr>
              </w:rPrChange>
            </w:rPr>
            <w:delText>https://www.digitalocean.com/products/managed-databases/</w:delText>
          </w:r>
          <w:r w:rsidRPr="0047260E" w:rsidDel="008021EE">
            <w:rPr>
              <w:lang w:val="en-CA"/>
              <w:rPrChange w:id="7613" w:author="ilia kassianenko" w:date="2019-03-21T21:37:00Z">
                <w:rPr/>
              </w:rPrChange>
            </w:rPr>
            <w:fldChar w:fldCharType="end"/>
          </w:r>
        </w:del>
      </w:ins>
      <w:bookmarkStart w:id="7614" w:name="_Toc4005086"/>
      <w:bookmarkStart w:id="7615" w:name="_Toc4082450"/>
      <w:bookmarkEnd w:id="7614"/>
      <w:bookmarkEnd w:id="7615"/>
    </w:p>
    <w:p w14:paraId="2952F5E4" w14:textId="60701670" w:rsidR="00697594" w:rsidRPr="0047260E" w:rsidDel="008021EE" w:rsidRDefault="00697594">
      <w:pPr>
        <w:pStyle w:val="Heading2"/>
        <w:rPr>
          <w:ins w:id="7616" w:author="Microsoft Office User" w:date="2019-03-17T11:55:00Z"/>
          <w:del w:id="7617" w:author="outpost" w:date="2019-03-18T20:55:00Z"/>
          <w:lang w:val="en-CA"/>
          <w:rPrChange w:id="7618" w:author="ilia kassianenko" w:date="2019-03-21T21:37:00Z">
            <w:rPr>
              <w:ins w:id="7619" w:author="Microsoft Office User" w:date="2019-03-17T11:55:00Z"/>
              <w:del w:id="7620" w:author="outpost" w:date="2019-03-18T20:55:00Z"/>
              <w:color w:val="FF0000"/>
              <w:lang w:eastAsia="ar-SA"/>
            </w:rPr>
          </w:rPrChange>
        </w:rPr>
        <w:pPrChange w:id="7621" w:author="outpost" w:date="2019-03-18T21:38:00Z">
          <w:pPr>
            <w:spacing w:before="0" w:after="0"/>
          </w:pPr>
        </w:pPrChange>
      </w:pPr>
      <w:bookmarkStart w:id="7622" w:name="_Toc4005087"/>
      <w:bookmarkStart w:id="7623" w:name="_Toc4082451"/>
      <w:bookmarkEnd w:id="7622"/>
      <w:bookmarkEnd w:id="7623"/>
    </w:p>
    <w:p w14:paraId="6C475D4D" w14:textId="47FD7B05" w:rsidR="006D5B39" w:rsidRPr="0047260E" w:rsidDel="008021EE" w:rsidRDefault="006D5B39">
      <w:pPr>
        <w:pStyle w:val="Heading2"/>
        <w:rPr>
          <w:ins w:id="7624" w:author="Fritz Gyger" w:date="2019-03-17T15:23:00Z"/>
          <w:del w:id="7625" w:author="outpost" w:date="2019-03-18T20:55:00Z"/>
          <w:lang w:val="en-CA"/>
          <w:rPrChange w:id="7626" w:author="ilia kassianenko" w:date="2019-03-21T21:37:00Z">
            <w:rPr>
              <w:ins w:id="7627" w:author="Fritz Gyger" w:date="2019-03-17T15:23:00Z"/>
              <w:del w:id="7628" w:author="outpost" w:date="2019-03-18T20:55:00Z"/>
              <w:color w:val="auto"/>
              <w:sz w:val="20"/>
              <w:szCs w:val="20"/>
            </w:rPr>
          </w:rPrChange>
        </w:rPr>
        <w:pPrChange w:id="7629" w:author="outpost" w:date="2019-03-18T21:38:00Z">
          <w:pPr>
            <w:pStyle w:val="InstructionalTextBullet"/>
            <w:ind w:left="360"/>
          </w:pPr>
        </w:pPrChange>
      </w:pPr>
      <w:ins w:id="7630" w:author="Fritz Gyger" w:date="2019-03-17T15:23:00Z">
        <w:del w:id="7631" w:author="outpost" w:date="2019-03-18T20:55:00Z">
          <w:r w:rsidRPr="0047260E" w:rsidDel="008021EE">
            <w:rPr>
              <w:lang w:val="en-CA"/>
              <w:rPrChange w:id="7632" w:author="ilia kassianenko" w:date="2019-03-21T21:37:00Z">
                <w:rPr>
                  <w:rStyle w:val="Hyperlink"/>
                  <w:i w:val="0"/>
                  <w:color w:val="auto"/>
                  <w:sz w:val="20"/>
                </w:rPr>
              </w:rPrChange>
            </w:rPr>
            <w:delText xml:space="preserve">[8] </w:delText>
          </w:r>
          <w:r w:rsidRPr="0047260E" w:rsidDel="008021EE">
            <w:rPr>
              <w:lang w:val="en-CA"/>
              <w:rPrChange w:id="7633" w:author="ilia kassianenko" w:date="2019-03-21T21:37:00Z">
                <w:rPr>
                  <w:rStyle w:val="Hyperlink"/>
                  <w:i w:val="0"/>
                  <w:color w:val="auto"/>
                  <w:sz w:val="20"/>
                </w:rPr>
              </w:rPrChange>
            </w:rPr>
            <w:fldChar w:fldCharType="begin"/>
          </w:r>
          <w:r w:rsidRPr="0047260E" w:rsidDel="008021EE">
            <w:rPr>
              <w:lang w:val="en-CA"/>
              <w:rPrChange w:id="7634" w:author="ilia kassianenko" w:date="2019-03-21T21:37:00Z">
                <w:rPr>
                  <w:rStyle w:val="Hyperlink"/>
                  <w:i w:val="0"/>
                  <w:color w:val="auto"/>
                  <w:sz w:val="20"/>
                </w:rPr>
              </w:rPrChange>
            </w:rPr>
            <w:delInstrText xml:space="preserve"> HYPERLINK "https://realtimeboard.com/app/board/o9J_kyQw7mY=/?userEmail=fgyger@gmail.com&amp;invite=2aaaaaaadcc970d363df49da3d893532-f09c55633fb9bfe1-e627fdad19a479bc-f83312ccebd6dc98&amp;event=mailInvite&amp;mailUserEmail=fgyger@gmail.com&amp;track=true%22" </w:delInstrText>
          </w:r>
          <w:r w:rsidRPr="0047260E" w:rsidDel="008021EE">
            <w:rPr>
              <w:lang w:val="en-CA"/>
              <w:rPrChange w:id="7635" w:author="ilia kassianenko" w:date="2019-03-21T21:37:00Z">
                <w:rPr>
                  <w:rStyle w:val="Hyperlink"/>
                  <w:i w:val="0"/>
                  <w:color w:val="auto"/>
                  <w:sz w:val="20"/>
                </w:rPr>
              </w:rPrChange>
            </w:rPr>
            <w:fldChar w:fldCharType="separate"/>
          </w:r>
          <w:r w:rsidRPr="0047260E" w:rsidDel="008021EE">
            <w:rPr>
              <w:rStyle w:val="Hyperlink"/>
              <w:sz w:val="22"/>
              <w:lang w:val="en-CA"/>
              <w:rPrChange w:id="7636" w:author="ilia kassianenko" w:date="2019-03-21T21:37:00Z">
                <w:rPr>
                  <w:rStyle w:val="Hyperlink"/>
                  <w:i w:val="0"/>
                  <w:color w:val="auto"/>
                  <w:sz w:val="20"/>
                </w:rPr>
              </w:rPrChange>
            </w:rPr>
            <w:delText>https://realtimeboard.com/app/board/o9J_kyQw7mY=/?userEmail=fgyger@gmail.com&amp;invite=2aaaaaaadcc970d363df49da3d893532-f09c55633fb9bfe1-e627fdad19a479bc-f83312ccebd6dc98&amp;event=mailInvite&amp;mailUserEmail=fgyger@gmail.com&amp;track=true%22</w:delText>
          </w:r>
          <w:r w:rsidRPr="0047260E" w:rsidDel="008021EE">
            <w:rPr>
              <w:lang w:val="en-CA"/>
              <w:rPrChange w:id="7637" w:author="ilia kassianenko" w:date="2019-03-21T21:37:00Z">
                <w:rPr>
                  <w:rStyle w:val="Hyperlink"/>
                  <w:i w:val="0"/>
                  <w:color w:val="auto"/>
                  <w:sz w:val="20"/>
                </w:rPr>
              </w:rPrChange>
            </w:rPr>
            <w:fldChar w:fldCharType="end"/>
          </w:r>
          <w:bookmarkStart w:id="7638" w:name="_Toc4005088"/>
          <w:bookmarkStart w:id="7639" w:name="_Toc4082452"/>
          <w:bookmarkEnd w:id="7638"/>
          <w:bookmarkEnd w:id="7639"/>
        </w:del>
      </w:ins>
    </w:p>
    <w:p w14:paraId="0E05D62D" w14:textId="62655145" w:rsidR="00962E90" w:rsidRPr="0047260E" w:rsidDel="008021EE" w:rsidRDefault="00962E90">
      <w:pPr>
        <w:pStyle w:val="Heading2"/>
        <w:rPr>
          <w:ins w:id="7640" w:author="Fritz Gyger" w:date="2019-03-17T15:25:00Z"/>
          <w:del w:id="7641" w:author="outpost" w:date="2019-03-18T20:55:00Z"/>
          <w:lang w:val="en-CA"/>
          <w:rPrChange w:id="7642" w:author="ilia kassianenko" w:date="2019-03-21T21:37:00Z">
            <w:rPr>
              <w:ins w:id="7643" w:author="Fritz Gyger" w:date="2019-03-17T15:25:00Z"/>
              <w:del w:id="7644" w:author="outpost" w:date="2019-03-18T20:55:00Z"/>
              <w:lang w:eastAsia="ar-SA"/>
            </w:rPr>
          </w:rPrChange>
        </w:rPr>
        <w:pPrChange w:id="7645" w:author="outpost" w:date="2019-03-18T21:38:00Z">
          <w:pPr>
            <w:spacing w:before="0" w:after="0"/>
          </w:pPr>
        </w:pPrChange>
      </w:pPr>
      <w:bookmarkStart w:id="7646" w:name="_Toc4005089"/>
      <w:bookmarkStart w:id="7647" w:name="_Toc4082453"/>
      <w:bookmarkEnd w:id="7646"/>
      <w:bookmarkEnd w:id="7647"/>
    </w:p>
    <w:p w14:paraId="6EAFE1ED" w14:textId="512E70E8" w:rsidR="00697594" w:rsidRPr="0047260E" w:rsidDel="008021EE" w:rsidRDefault="00962E90">
      <w:pPr>
        <w:pStyle w:val="Heading2"/>
        <w:rPr>
          <w:ins w:id="7648" w:author="Fritz Gyger" w:date="2019-03-17T15:31:00Z"/>
          <w:del w:id="7649" w:author="outpost" w:date="2019-03-18T20:55:00Z"/>
          <w:lang w:val="en-CA"/>
          <w:rPrChange w:id="7650" w:author="ilia kassianenko" w:date="2019-03-21T21:37:00Z">
            <w:rPr>
              <w:ins w:id="7651" w:author="Fritz Gyger" w:date="2019-03-17T15:31:00Z"/>
              <w:del w:id="7652" w:author="outpost" w:date="2019-03-18T20:55:00Z"/>
              <w:rStyle w:val="Hyperlink"/>
              <w:lang w:eastAsia="ar-SA"/>
            </w:rPr>
          </w:rPrChange>
        </w:rPr>
        <w:pPrChange w:id="7653" w:author="outpost" w:date="2019-03-18T21:38:00Z">
          <w:pPr>
            <w:spacing w:before="0" w:after="0"/>
          </w:pPr>
        </w:pPrChange>
      </w:pPr>
      <w:ins w:id="7654" w:author="Fritz Gyger" w:date="2019-03-17T15:25:00Z">
        <w:del w:id="7655" w:author="outpost" w:date="2019-03-18T20:55:00Z">
          <w:r w:rsidRPr="0047260E" w:rsidDel="008021EE">
            <w:rPr>
              <w:lang w:val="en-CA"/>
              <w:rPrChange w:id="7656" w:author="ilia kassianenko" w:date="2019-03-21T21:37:00Z">
                <w:rPr>
                  <w:color w:val="0000FF"/>
                  <w:u w:val="single"/>
                  <w:lang w:eastAsia="ar-SA"/>
                </w:rPr>
              </w:rPrChange>
            </w:rPr>
            <w:delText xml:space="preserve">[9] </w:delText>
          </w:r>
          <w:r w:rsidRPr="0047260E" w:rsidDel="008021EE">
            <w:rPr>
              <w:lang w:val="en-CA"/>
              <w:rPrChange w:id="7657" w:author="ilia kassianenko" w:date="2019-03-21T21:37:00Z">
                <w:rPr>
                  <w:rStyle w:val="Hyperlink"/>
                  <w:lang w:eastAsia="ar-SA"/>
                </w:rPr>
              </w:rPrChange>
            </w:rPr>
            <w:fldChar w:fldCharType="begin"/>
          </w:r>
          <w:r w:rsidRPr="0047260E" w:rsidDel="008021EE">
            <w:rPr>
              <w:lang w:val="en-CA"/>
              <w:rPrChange w:id="7658" w:author="ilia kassianenko" w:date="2019-03-21T21:37:00Z">
                <w:rPr>
                  <w:rStyle w:val="Hyperlink"/>
                  <w:lang w:eastAsia="ar-SA"/>
                </w:rPr>
              </w:rPrChange>
            </w:rPr>
            <w:delInstrText xml:space="preserve"> HYPERLINK "http://donnees.ville.montreal.qc.ca/dataset/contrats-transaction-deneigement" </w:delInstrText>
          </w:r>
          <w:r w:rsidRPr="0047260E" w:rsidDel="008021EE">
            <w:rPr>
              <w:lang w:val="en-CA"/>
              <w:rPrChange w:id="7659" w:author="ilia kassianenko" w:date="2019-03-21T21:37:00Z">
                <w:rPr>
                  <w:rStyle w:val="Hyperlink"/>
                  <w:lang w:eastAsia="ar-SA"/>
                </w:rPr>
              </w:rPrChange>
            </w:rPr>
            <w:fldChar w:fldCharType="separate"/>
          </w:r>
          <w:r w:rsidRPr="0047260E" w:rsidDel="008021EE">
            <w:rPr>
              <w:rStyle w:val="Hyperlink"/>
              <w:lang w:val="en-CA"/>
              <w:rPrChange w:id="7660" w:author="ilia kassianenko" w:date="2019-03-21T21:37:00Z">
                <w:rPr>
                  <w:rStyle w:val="Hyperlink"/>
                  <w:lang w:eastAsia="ar-SA"/>
                </w:rPr>
              </w:rPrChange>
            </w:rPr>
            <w:delText>http://donnees.ville.montreal.qc.ca/dataset/contrats-transaction-deneigement</w:delText>
          </w:r>
          <w:r w:rsidRPr="0047260E" w:rsidDel="008021EE">
            <w:rPr>
              <w:lang w:val="en-CA"/>
              <w:rPrChange w:id="7661" w:author="ilia kassianenko" w:date="2019-03-21T21:37:00Z">
                <w:rPr>
                  <w:rStyle w:val="Hyperlink"/>
                  <w:lang w:eastAsia="ar-SA"/>
                </w:rPr>
              </w:rPrChange>
            </w:rPr>
            <w:fldChar w:fldCharType="end"/>
          </w:r>
        </w:del>
      </w:ins>
      <w:bookmarkStart w:id="7662" w:name="_Toc4005090"/>
      <w:bookmarkStart w:id="7663" w:name="_Toc4082454"/>
      <w:bookmarkEnd w:id="7662"/>
      <w:bookmarkEnd w:id="7663"/>
    </w:p>
    <w:p w14:paraId="396BE49E" w14:textId="7DAE493F" w:rsidR="003B3A7C" w:rsidRPr="0047260E" w:rsidDel="008021EE" w:rsidRDefault="003B3A7C">
      <w:pPr>
        <w:pStyle w:val="Heading2"/>
        <w:rPr>
          <w:ins w:id="7664" w:author="Fritz Gyger" w:date="2019-03-17T15:31:00Z"/>
          <w:del w:id="7665" w:author="outpost" w:date="2019-03-18T20:55:00Z"/>
          <w:lang w:val="en-CA"/>
          <w:rPrChange w:id="7666" w:author="ilia kassianenko" w:date="2019-03-21T21:37:00Z">
            <w:rPr>
              <w:ins w:id="7667" w:author="Fritz Gyger" w:date="2019-03-17T15:31:00Z"/>
              <w:del w:id="7668" w:author="outpost" w:date="2019-03-18T20:55:00Z"/>
              <w:rStyle w:val="Hyperlink"/>
              <w:lang w:eastAsia="ar-SA"/>
            </w:rPr>
          </w:rPrChange>
        </w:rPr>
        <w:pPrChange w:id="7669" w:author="outpost" w:date="2019-03-18T21:38:00Z">
          <w:pPr>
            <w:spacing w:before="0" w:after="0"/>
          </w:pPr>
        </w:pPrChange>
      </w:pPr>
      <w:bookmarkStart w:id="7670" w:name="_Toc4005091"/>
      <w:bookmarkStart w:id="7671" w:name="_Toc4082455"/>
      <w:bookmarkEnd w:id="7670"/>
      <w:bookmarkEnd w:id="7671"/>
    </w:p>
    <w:p w14:paraId="04456F8C" w14:textId="4325C56B" w:rsidR="003B3A7C" w:rsidRPr="0047260E" w:rsidDel="008021EE" w:rsidRDefault="003B3A7C">
      <w:pPr>
        <w:pStyle w:val="Heading2"/>
        <w:rPr>
          <w:ins w:id="7672" w:author="Fritz Gyger" w:date="2019-03-17T15:33:00Z"/>
          <w:del w:id="7673" w:author="outpost" w:date="2019-03-18T20:55:00Z"/>
          <w:lang w:val="en-CA"/>
          <w:rPrChange w:id="7674" w:author="ilia kassianenko" w:date="2019-03-21T21:37:00Z">
            <w:rPr>
              <w:ins w:id="7675" w:author="Fritz Gyger" w:date="2019-03-17T15:33:00Z"/>
              <w:del w:id="7676" w:author="outpost" w:date="2019-03-18T20:55:00Z"/>
              <w:rStyle w:val="Hyperlink"/>
              <w:rFonts w:eastAsiaTheme="majorEastAsia" w:cs="Arial"/>
              <w:color w:val="663366"/>
              <w:sz w:val="20"/>
            </w:rPr>
          </w:rPrChange>
        </w:rPr>
        <w:pPrChange w:id="7677" w:author="outpost" w:date="2019-03-18T21:38:00Z">
          <w:pPr>
            <w:spacing w:before="0" w:after="0"/>
          </w:pPr>
        </w:pPrChange>
      </w:pPr>
      <w:ins w:id="7678" w:author="Fritz Gyger" w:date="2019-03-17T15:32:00Z">
        <w:del w:id="7679" w:author="outpost" w:date="2019-03-18T20:55:00Z">
          <w:r w:rsidRPr="0047260E" w:rsidDel="008021EE">
            <w:rPr>
              <w:rFonts w:cs="Times New Roman"/>
              <w:lang w:val="en-CA"/>
              <w:rPrChange w:id="7680" w:author="ilia kassianenko" w:date="2019-03-21T21:37:00Z">
                <w:rPr>
                  <w:rFonts w:cs="Arial"/>
                  <w:color w:val="222222"/>
                  <w:sz w:val="19"/>
                  <w:szCs w:val="19"/>
                  <w:highlight w:val="yellow"/>
                  <w:u w:val="single"/>
                  <w:shd w:val="clear" w:color="auto" w:fill="EAF3FF"/>
                </w:rPr>
              </w:rPrChange>
            </w:rPr>
            <w:delText xml:space="preserve">[10] </w:delText>
          </w:r>
          <w:r w:rsidRPr="0047260E" w:rsidDel="008021EE">
            <w:rPr>
              <w:lang w:val="en-CA"/>
              <w:rPrChange w:id="7681" w:author="ilia kassianenko" w:date="2019-03-21T21:37:00Z">
                <w:rPr>
                  <w:rStyle w:val="Hyperlink"/>
                  <w:rFonts w:eastAsiaTheme="majorEastAsia" w:cs="Arial"/>
                  <w:color w:val="663366"/>
                  <w:sz w:val="19"/>
                  <w:szCs w:val="19"/>
                  <w:highlight w:val="yellow"/>
                </w:rPr>
              </w:rPrChange>
            </w:rPr>
            <w:fldChar w:fldCharType="begin"/>
          </w:r>
          <w:r w:rsidRPr="0047260E" w:rsidDel="008021EE">
            <w:rPr>
              <w:lang w:val="en-CA"/>
              <w:rPrChange w:id="7682" w:author="ilia kassianenko" w:date="2019-03-21T21:37:00Z">
                <w:rPr>
                  <w:rStyle w:val="Hyperlink"/>
                  <w:rFonts w:eastAsiaTheme="majorEastAsia" w:cs="Arial"/>
                  <w:color w:val="663366"/>
                  <w:sz w:val="19"/>
                  <w:szCs w:val="19"/>
                  <w:highlight w:val="yellow"/>
                </w:rPr>
              </w:rPrChange>
            </w:rPr>
            <w:delInstrText xml:space="preserve"> HYPERLINK "http://www.slideshare.net/bscofield/nosql-codemash-2010" </w:delInstrText>
          </w:r>
          <w:r w:rsidRPr="0047260E" w:rsidDel="008021EE">
            <w:rPr>
              <w:lang w:val="en-CA"/>
              <w:rPrChange w:id="7683" w:author="ilia kassianenko" w:date="2019-03-21T21:37:00Z">
                <w:rPr>
                  <w:rStyle w:val="Hyperlink"/>
                  <w:rFonts w:eastAsiaTheme="majorEastAsia" w:cs="Arial"/>
                  <w:color w:val="663366"/>
                  <w:sz w:val="19"/>
                  <w:szCs w:val="19"/>
                  <w:highlight w:val="yellow"/>
                </w:rPr>
              </w:rPrChange>
            </w:rPr>
            <w:fldChar w:fldCharType="separate"/>
          </w:r>
          <w:r w:rsidRPr="0047260E" w:rsidDel="008021EE">
            <w:rPr>
              <w:rStyle w:val="Hyperlink"/>
              <w:rFonts w:cs="Times New Roman"/>
              <w:sz w:val="22"/>
              <w:szCs w:val="20"/>
              <w:lang w:val="en-CA"/>
              <w:rPrChange w:id="7684" w:author="ilia kassianenko" w:date="2019-03-21T21:37:00Z">
                <w:rPr>
                  <w:rStyle w:val="Hyperlink"/>
                  <w:rFonts w:eastAsiaTheme="majorEastAsia" w:cs="Arial"/>
                  <w:color w:val="663366"/>
                  <w:sz w:val="19"/>
                  <w:szCs w:val="19"/>
                  <w:highlight w:val="yellow"/>
                </w:rPr>
              </w:rPrChange>
            </w:rPr>
            <w:delText>"NoSQL - Death to Relational Databases(?)"</w:delText>
          </w:r>
          <w:r w:rsidRPr="0047260E" w:rsidDel="008021EE">
            <w:rPr>
              <w:lang w:val="en-CA"/>
              <w:rPrChange w:id="7685" w:author="ilia kassianenko" w:date="2019-03-21T21:37:00Z">
                <w:rPr>
                  <w:rStyle w:val="Hyperlink"/>
                  <w:rFonts w:eastAsiaTheme="majorEastAsia" w:cs="Arial"/>
                  <w:color w:val="663366"/>
                  <w:sz w:val="19"/>
                  <w:szCs w:val="19"/>
                  <w:highlight w:val="yellow"/>
                </w:rPr>
              </w:rPrChange>
            </w:rPr>
            <w:fldChar w:fldCharType="end"/>
          </w:r>
        </w:del>
      </w:ins>
      <w:bookmarkStart w:id="7686" w:name="_Toc4005092"/>
      <w:bookmarkStart w:id="7687" w:name="_Toc4082456"/>
      <w:bookmarkEnd w:id="7686"/>
      <w:bookmarkEnd w:id="7687"/>
    </w:p>
    <w:p w14:paraId="344C4F66" w14:textId="1B137B35" w:rsidR="003B3A7C" w:rsidRPr="0047260E" w:rsidDel="008021EE" w:rsidRDefault="003B3A7C">
      <w:pPr>
        <w:pStyle w:val="Heading2"/>
        <w:rPr>
          <w:ins w:id="7688" w:author="Fritz Gyger" w:date="2019-03-17T15:33:00Z"/>
          <w:del w:id="7689" w:author="outpost" w:date="2019-03-18T20:55:00Z"/>
          <w:lang w:val="en-CA"/>
          <w:rPrChange w:id="7690" w:author="ilia kassianenko" w:date="2019-03-21T21:37:00Z">
            <w:rPr>
              <w:ins w:id="7691" w:author="Fritz Gyger" w:date="2019-03-17T15:33:00Z"/>
              <w:del w:id="7692" w:author="outpost" w:date="2019-03-18T20:55:00Z"/>
              <w:rStyle w:val="Hyperlink"/>
              <w:rFonts w:eastAsiaTheme="majorEastAsia" w:cs="Arial"/>
              <w:color w:val="663366"/>
              <w:sz w:val="20"/>
            </w:rPr>
          </w:rPrChange>
        </w:rPr>
        <w:pPrChange w:id="7693" w:author="outpost" w:date="2019-03-18T21:38:00Z">
          <w:pPr>
            <w:spacing w:before="0" w:after="0"/>
          </w:pPr>
        </w:pPrChange>
      </w:pPr>
      <w:bookmarkStart w:id="7694" w:name="_Toc4005093"/>
      <w:bookmarkStart w:id="7695" w:name="_Toc4082457"/>
      <w:bookmarkEnd w:id="7694"/>
      <w:bookmarkEnd w:id="7695"/>
    </w:p>
    <w:p w14:paraId="74E4EF93" w14:textId="665D61A5" w:rsidR="003B3A7C" w:rsidRPr="0047260E" w:rsidDel="008021EE" w:rsidRDefault="003B3A7C">
      <w:pPr>
        <w:pStyle w:val="Heading2"/>
        <w:rPr>
          <w:ins w:id="7696" w:author="Fritz Gyger" w:date="2019-03-17T15:33:00Z"/>
          <w:del w:id="7697" w:author="outpost" w:date="2019-03-18T20:55:00Z"/>
          <w:lang w:val="en-CA"/>
          <w:rPrChange w:id="7698" w:author="ilia kassianenko" w:date="2019-03-21T21:37:00Z">
            <w:rPr>
              <w:ins w:id="7699" w:author="Fritz Gyger" w:date="2019-03-17T15:33:00Z"/>
              <w:del w:id="7700" w:author="outpost" w:date="2019-03-18T20:55:00Z"/>
            </w:rPr>
          </w:rPrChange>
        </w:rPr>
        <w:pPrChange w:id="7701" w:author="outpost" w:date="2019-03-18T21:38:00Z">
          <w:pPr/>
        </w:pPrChange>
      </w:pPr>
      <w:ins w:id="7702" w:author="Fritz Gyger" w:date="2019-03-17T15:33:00Z">
        <w:del w:id="7703" w:author="outpost" w:date="2019-03-18T20:55:00Z">
          <w:r w:rsidRPr="0047260E" w:rsidDel="008021EE">
            <w:rPr>
              <w:lang w:val="en-CA"/>
              <w:rPrChange w:id="7704" w:author="ilia kassianenko" w:date="2019-03-21T21:37:00Z">
                <w:rPr>
                  <w:rStyle w:val="Hyperlink"/>
                  <w:rFonts w:eastAsiaTheme="majorEastAsia"/>
                </w:rPr>
              </w:rPrChange>
            </w:rPr>
            <w:delText xml:space="preserve">[11] </w:delText>
          </w:r>
          <w:r w:rsidRPr="0047260E" w:rsidDel="008021EE">
            <w:rPr>
              <w:lang w:val="en-CA"/>
              <w:rPrChange w:id="7705" w:author="ilia kassianenko" w:date="2019-03-21T21:37:00Z">
                <w:rPr>
                  <w:rStyle w:val="Hyperlink"/>
                  <w:rFonts w:eastAsiaTheme="majorEastAsia"/>
                </w:rPr>
              </w:rPrChange>
            </w:rPr>
            <w:fldChar w:fldCharType="begin"/>
          </w:r>
          <w:r w:rsidRPr="0047260E" w:rsidDel="008021EE">
            <w:rPr>
              <w:lang w:val="en-CA"/>
              <w:rPrChange w:id="7706" w:author="ilia kassianenko" w:date="2019-03-21T21:37:00Z">
                <w:rPr>
                  <w:rStyle w:val="Hyperlink"/>
                  <w:rFonts w:eastAsiaTheme="majorEastAsia"/>
                </w:rPr>
              </w:rPrChange>
            </w:rPr>
            <w:delInstrText xml:space="preserve"> HYPERLINK "https://cloud.google.com/storage-options/" </w:delInstrText>
          </w:r>
          <w:r w:rsidRPr="0047260E" w:rsidDel="008021EE">
            <w:rPr>
              <w:lang w:val="en-CA"/>
              <w:rPrChange w:id="7707" w:author="ilia kassianenko" w:date="2019-03-21T21:37:00Z">
                <w:rPr>
                  <w:rStyle w:val="Hyperlink"/>
                  <w:rFonts w:eastAsiaTheme="majorEastAsia"/>
                </w:rPr>
              </w:rPrChange>
            </w:rPr>
            <w:fldChar w:fldCharType="separate"/>
          </w:r>
          <w:r w:rsidRPr="0047260E" w:rsidDel="008021EE">
            <w:rPr>
              <w:rStyle w:val="Hyperlink"/>
              <w:lang w:val="en-CA"/>
              <w:rPrChange w:id="7708" w:author="ilia kassianenko" w:date="2019-03-21T21:37:00Z">
                <w:rPr>
                  <w:rStyle w:val="Hyperlink"/>
                  <w:rFonts w:eastAsiaTheme="majorEastAsia"/>
                </w:rPr>
              </w:rPrChange>
            </w:rPr>
            <w:delText>https://cloud.google.com/storage-options/</w:delText>
          </w:r>
          <w:r w:rsidRPr="0047260E" w:rsidDel="008021EE">
            <w:rPr>
              <w:lang w:val="en-CA"/>
              <w:rPrChange w:id="7709" w:author="ilia kassianenko" w:date="2019-03-21T21:37:00Z">
                <w:rPr>
                  <w:rStyle w:val="Hyperlink"/>
                  <w:rFonts w:eastAsiaTheme="majorEastAsia"/>
                </w:rPr>
              </w:rPrChange>
            </w:rPr>
            <w:fldChar w:fldCharType="end"/>
          </w:r>
          <w:bookmarkStart w:id="7710" w:name="_Toc4005094"/>
          <w:bookmarkStart w:id="7711" w:name="_Toc4082458"/>
          <w:bookmarkEnd w:id="7710"/>
          <w:bookmarkEnd w:id="7711"/>
        </w:del>
      </w:ins>
    </w:p>
    <w:p w14:paraId="6E8EBC91" w14:textId="2777DDAB" w:rsidR="003B3A7C" w:rsidRPr="0047260E" w:rsidDel="008021EE" w:rsidRDefault="003B3A7C">
      <w:pPr>
        <w:pStyle w:val="Heading2"/>
        <w:rPr>
          <w:ins w:id="7712" w:author="Microsoft Office User" w:date="2019-03-17T11:55:00Z"/>
          <w:del w:id="7713" w:author="outpost" w:date="2019-03-18T20:55:00Z"/>
          <w:lang w:val="en-CA" w:eastAsia="ar-SA"/>
          <w:rPrChange w:id="7714" w:author="ilia kassianenko" w:date="2019-03-21T21:37:00Z">
            <w:rPr>
              <w:ins w:id="7715" w:author="Microsoft Office User" w:date="2019-03-17T11:55:00Z"/>
              <w:del w:id="7716" w:author="outpost" w:date="2019-03-18T20:55:00Z"/>
              <w:color w:val="FF0000"/>
              <w:lang w:eastAsia="ar-SA"/>
            </w:rPr>
          </w:rPrChange>
        </w:rPr>
        <w:pPrChange w:id="7717" w:author="outpost" w:date="2019-03-18T21:38:00Z">
          <w:pPr>
            <w:spacing w:before="0" w:after="0"/>
          </w:pPr>
        </w:pPrChange>
      </w:pPr>
      <w:bookmarkStart w:id="7718" w:name="_Toc4005095"/>
      <w:bookmarkStart w:id="7719" w:name="_Toc4082459"/>
      <w:bookmarkEnd w:id="7718"/>
      <w:bookmarkEnd w:id="7719"/>
    </w:p>
    <w:p w14:paraId="13C68FB2" w14:textId="3C7FC416" w:rsidR="00927B26" w:rsidRPr="0047260E" w:rsidDel="00495659" w:rsidRDefault="00927B26">
      <w:pPr>
        <w:pStyle w:val="Heading2"/>
        <w:rPr>
          <w:ins w:id="7720" w:author="Microsoft Office User" w:date="2019-03-17T11:55:00Z"/>
          <w:del w:id="7721" w:author="Fritz Gyger" w:date="2019-03-17T15:11:00Z"/>
          <w:b w:val="0"/>
          <w:lang w:val="en-CA"/>
          <w:rPrChange w:id="7722" w:author="ilia kassianenko" w:date="2019-03-21T21:37:00Z">
            <w:rPr>
              <w:ins w:id="7723" w:author="Microsoft Office User" w:date="2019-03-17T11:55:00Z"/>
              <w:del w:id="7724" w:author="Fritz Gyger" w:date="2019-03-17T15:11:00Z"/>
              <w:rFonts w:ascii="Arial Narrow" w:hAnsi="Arial Narrow"/>
              <w:b/>
              <w:color w:val="FF0000"/>
              <w:sz w:val="36"/>
              <w:lang w:eastAsia="ar-SA"/>
            </w:rPr>
          </w:rPrChange>
        </w:rPr>
        <w:pPrChange w:id="7725" w:author="outpost" w:date="2019-03-18T21:38:00Z">
          <w:pPr>
            <w:spacing w:before="0" w:after="0"/>
          </w:pPr>
        </w:pPrChange>
      </w:pPr>
      <w:ins w:id="7726" w:author="Microsoft Office User" w:date="2019-03-17T11:55:00Z">
        <w:del w:id="7727" w:author="outpost" w:date="2019-03-18T20:55:00Z">
          <w:r w:rsidRPr="0047260E" w:rsidDel="008021EE">
            <w:rPr>
              <w:lang w:val="en-CA"/>
              <w:rPrChange w:id="7728" w:author="ilia kassianenko" w:date="2019-03-21T21:37:00Z">
                <w:rPr>
                  <w:color w:val="FF0000"/>
                  <w:lang w:eastAsia="ar-SA"/>
                </w:rPr>
              </w:rPrChange>
            </w:rPr>
            <w:br w:type="page"/>
          </w:r>
        </w:del>
      </w:ins>
    </w:p>
    <w:p w14:paraId="5EE61403" w14:textId="3C549435" w:rsidR="00613836" w:rsidRPr="0047260E" w:rsidDel="00787888" w:rsidRDefault="00FC5B2D">
      <w:pPr>
        <w:pStyle w:val="Heading2"/>
        <w:rPr>
          <w:del w:id="7729" w:author="Fritz Gyger" w:date="2019-03-11T20:14:00Z"/>
          <w:lang w:val="en-CA"/>
          <w:rPrChange w:id="7730" w:author="ilia kassianenko" w:date="2019-03-21T21:37:00Z">
            <w:rPr>
              <w:del w:id="7731" w:author="Fritz Gyger" w:date="2019-03-11T20:14:00Z"/>
              <w:color w:val="FF0000"/>
              <w:lang w:eastAsia="ar-SA"/>
            </w:rPr>
          </w:rPrChange>
        </w:rPr>
        <w:pPrChange w:id="7732" w:author="outpost" w:date="2019-03-18T21:38:00Z">
          <w:pPr>
            <w:pStyle w:val="BodyText"/>
          </w:pPr>
        </w:pPrChange>
      </w:pPr>
      <w:del w:id="7733" w:author="Fritz Gyger" w:date="2019-03-11T20:14:00Z">
        <w:r w:rsidRPr="0047260E" w:rsidDel="00787888">
          <w:rPr>
            <w:lang w:val="en-CA"/>
            <w:rPrChange w:id="7734" w:author="ilia kassianenko" w:date="2019-03-21T21:37:00Z">
              <w:rPr>
                <w:color w:val="FF0000"/>
                <w:lang w:eastAsia="ar-SA"/>
              </w:rPr>
            </w:rPrChange>
          </w:rPr>
          <w:delText>DDL Ilia</w:delText>
        </w:r>
        <w:r w:rsidR="00102536" w:rsidRPr="0047260E" w:rsidDel="00787888">
          <w:rPr>
            <w:lang w:val="en-CA"/>
            <w:rPrChange w:id="7735" w:author="ilia kassianenko" w:date="2019-03-21T21:37:00Z">
              <w:rPr>
                <w:color w:val="FF0000"/>
                <w:lang w:eastAsia="ar-SA"/>
              </w:rPr>
            </w:rPrChange>
          </w:rPr>
          <w:delText xml:space="preserve"> &amp; Pavel</w:delText>
        </w:r>
        <w:bookmarkStart w:id="7736" w:name="_Toc4005096"/>
        <w:bookmarkStart w:id="7737" w:name="_Toc4082460"/>
        <w:bookmarkEnd w:id="7736"/>
        <w:bookmarkEnd w:id="7737"/>
      </w:del>
    </w:p>
    <w:p w14:paraId="3B9AA41C" w14:textId="77777777" w:rsidR="00BB12B8" w:rsidRPr="0047260E" w:rsidRDefault="004B2EA2">
      <w:pPr>
        <w:pStyle w:val="Heading2"/>
        <w:rPr>
          <w:lang w:val="en-CA"/>
          <w:rPrChange w:id="7738" w:author="ilia kassianenko" w:date="2019-03-21T21:37:00Z">
            <w:rPr/>
          </w:rPrChange>
        </w:rPr>
        <w:pPrChange w:id="7739" w:author="outpost" w:date="2019-03-18T21:38:00Z">
          <w:pPr>
            <w:pStyle w:val="BackMatterHeading"/>
          </w:pPr>
        </w:pPrChange>
      </w:pPr>
      <w:bookmarkStart w:id="7740" w:name="_Toc432497682"/>
      <w:bookmarkStart w:id="7741" w:name="AppC"/>
      <w:bookmarkStart w:id="7742" w:name="_Toc395095147"/>
      <w:bookmarkStart w:id="7743" w:name="_Toc395093010"/>
      <w:bookmarkStart w:id="7744" w:name="_Toc395092001"/>
      <w:bookmarkStart w:id="7745" w:name="_Toc395081363"/>
      <w:bookmarkStart w:id="7746" w:name="_Toc4082461"/>
      <w:r w:rsidRPr="0047260E">
        <w:rPr>
          <w:lang w:val="en-CA"/>
          <w:rPrChange w:id="7747" w:author="ilia kassianenko" w:date="2019-03-21T21:37:00Z">
            <w:rPr/>
          </w:rPrChange>
        </w:rPr>
        <w:t>Appendix A: Acronyms</w:t>
      </w:r>
      <w:bookmarkEnd w:id="7740"/>
      <w:bookmarkEnd w:id="7741"/>
      <w:bookmarkEnd w:id="7742"/>
      <w:bookmarkEnd w:id="7743"/>
      <w:bookmarkEnd w:id="7744"/>
      <w:bookmarkEnd w:id="7745"/>
      <w:bookmarkEnd w:id="7746"/>
    </w:p>
    <w:p w14:paraId="3696AB07" w14:textId="6200E537" w:rsidR="00BB12B8" w:rsidRPr="0047260E" w:rsidDel="00A978E3" w:rsidRDefault="004B2EA2">
      <w:pPr>
        <w:pStyle w:val="InstructionalText"/>
        <w:rPr>
          <w:del w:id="7748" w:author="outpost" w:date="2019-03-18T20:35:00Z"/>
          <w:lang w:val="en-CA"/>
          <w:rPrChange w:id="7749" w:author="ilia kassianenko" w:date="2019-03-21T21:37:00Z">
            <w:rPr>
              <w:del w:id="7750" w:author="outpost" w:date="2019-03-18T20:35:00Z"/>
            </w:rPr>
          </w:rPrChange>
        </w:rPr>
      </w:pPr>
      <w:del w:id="7751" w:author="outpost" w:date="2019-03-18T20:35:00Z">
        <w:r w:rsidRPr="0047260E" w:rsidDel="00A978E3">
          <w:rPr>
            <w:lang w:val="en-CA"/>
            <w:rPrChange w:id="7752" w:author="ilia kassianenko" w:date="2019-03-21T21:37:00Z">
              <w:rPr/>
            </w:rPrChange>
          </w:rPr>
          <w:delText>Instructions: Provide a list of acronyms and associated literal translations used within the document. List the acronyms in alphabetical order using a tabular format as depicted below.</w:delText>
        </w:r>
      </w:del>
    </w:p>
    <w:p w14:paraId="4D2BF1C0" w14:textId="77777777" w:rsidR="00BB12B8" w:rsidRPr="0047260E" w:rsidRDefault="004B2EA2">
      <w:pPr>
        <w:pStyle w:val="Caption"/>
        <w:jc w:val="center"/>
        <w:rPr>
          <w:lang w:val="en-CA"/>
          <w:rPrChange w:id="7753" w:author="ilia kassianenko" w:date="2019-03-21T21:37:00Z">
            <w:rPr/>
          </w:rPrChange>
        </w:rPr>
        <w:pPrChange w:id="7754" w:author="outpost" w:date="2019-03-18T20:35:00Z">
          <w:pPr>
            <w:pStyle w:val="Caption"/>
          </w:pPr>
        </w:pPrChange>
      </w:pPr>
      <w:bookmarkStart w:id="7755" w:name="_Toc432497690"/>
      <w:bookmarkStart w:id="7756" w:name="_Toc395104373"/>
      <w:bookmarkStart w:id="7757" w:name="_Toc395104117"/>
      <w:bookmarkStart w:id="7758" w:name="_Toc395092486"/>
      <w:bookmarkStart w:id="7759" w:name="_Toc391640583"/>
      <w:r w:rsidRPr="0047260E">
        <w:rPr>
          <w:lang w:val="en-CA"/>
          <w:rPrChange w:id="7760" w:author="ilia kassianenko" w:date="2019-03-21T21:37:00Z">
            <w:rPr/>
          </w:rPrChange>
        </w:rPr>
        <w:t xml:space="preserve">Table </w:t>
      </w:r>
      <w:r w:rsidRPr="0047260E">
        <w:rPr>
          <w:lang w:val="en-CA"/>
          <w:rPrChange w:id="7761" w:author="ilia kassianenko" w:date="2019-03-21T21:37:00Z">
            <w:rPr/>
          </w:rPrChange>
        </w:rPr>
        <w:fldChar w:fldCharType="begin"/>
      </w:r>
      <w:r w:rsidRPr="0047260E">
        <w:rPr>
          <w:lang w:val="en-CA"/>
          <w:rPrChange w:id="7762" w:author="ilia kassianenko" w:date="2019-03-21T21:37:00Z">
            <w:rPr/>
          </w:rPrChange>
        </w:rPr>
        <w:instrText>SEQ Table \* ARABIC</w:instrText>
      </w:r>
      <w:r w:rsidRPr="0047260E">
        <w:rPr>
          <w:lang w:val="en-CA"/>
          <w:rPrChange w:id="7763" w:author="ilia kassianenko" w:date="2019-03-21T21:37:00Z">
            <w:rPr/>
          </w:rPrChange>
        </w:rPr>
        <w:fldChar w:fldCharType="separate"/>
      </w:r>
      <w:ins w:id="7764" w:author="ilia kassianenko" w:date="2019-03-21T21:41:00Z">
        <w:r w:rsidR="007B6C7E">
          <w:rPr>
            <w:noProof/>
            <w:lang w:val="en-CA"/>
          </w:rPr>
          <w:t>12</w:t>
        </w:r>
      </w:ins>
      <w:ins w:id="7765" w:author="outpost" w:date="2019-03-18T22:04:00Z">
        <w:del w:id="7766" w:author="ilia kassianenko" w:date="2019-03-21T20:37:00Z">
          <w:r w:rsidR="00541650" w:rsidRPr="0047260E" w:rsidDel="00766A22">
            <w:rPr>
              <w:noProof/>
              <w:lang w:val="en-CA"/>
              <w:rPrChange w:id="7767" w:author="ilia kassianenko" w:date="2019-03-21T21:37:00Z">
                <w:rPr>
                  <w:noProof/>
                </w:rPr>
              </w:rPrChange>
            </w:rPr>
            <w:delText>12</w:delText>
          </w:r>
        </w:del>
      </w:ins>
      <w:del w:id="7768" w:author="ilia kassianenko" w:date="2019-03-21T20:37:00Z">
        <w:r w:rsidRPr="0047260E" w:rsidDel="00766A22">
          <w:rPr>
            <w:noProof/>
            <w:lang w:val="en-CA"/>
            <w:rPrChange w:id="7769" w:author="ilia kassianenko" w:date="2019-03-21T21:37:00Z">
              <w:rPr>
                <w:noProof/>
              </w:rPr>
            </w:rPrChange>
          </w:rPr>
          <w:delText>1</w:delText>
        </w:r>
      </w:del>
      <w:r w:rsidRPr="0047260E">
        <w:rPr>
          <w:lang w:val="en-CA"/>
          <w:rPrChange w:id="7770" w:author="ilia kassianenko" w:date="2019-03-21T21:37:00Z">
            <w:rPr/>
          </w:rPrChange>
        </w:rPr>
        <w:fldChar w:fldCharType="end"/>
      </w:r>
      <w:r w:rsidRPr="0047260E">
        <w:rPr>
          <w:lang w:val="en-CA"/>
          <w:rPrChange w:id="7771" w:author="ilia kassianenko" w:date="2019-03-21T21:37:00Z">
            <w:rPr/>
          </w:rPrChange>
        </w:rPr>
        <w:t xml:space="preserve"> - Acronyms</w:t>
      </w:r>
      <w:bookmarkEnd w:id="7755"/>
      <w:bookmarkEnd w:id="7756"/>
      <w:bookmarkEnd w:id="7757"/>
      <w:bookmarkEnd w:id="7758"/>
      <w:bookmarkEnd w:id="7759"/>
    </w:p>
    <w:tbl>
      <w:tblPr>
        <w:tblStyle w:val="TableGrid"/>
        <w:tblW w:w="7866" w:type="dxa"/>
        <w:jc w:val="center"/>
        <w:tblLook w:val="0000" w:firstRow="0" w:lastRow="0" w:firstColumn="0" w:lastColumn="0" w:noHBand="0" w:noVBand="0"/>
        <w:tblPrChange w:id="7772" w:author="outpost" w:date="2019-03-18T20:33:00Z">
          <w:tblPr>
            <w:tblStyle w:val="TableGrid"/>
            <w:tblW w:w="3964" w:type="dxa"/>
            <w:tblLook w:val="0000" w:firstRow="0" w:lastRow="0" w:firstColumn="0" w:lastColumn="0" w:noHBand="0" w:noVBand="0"/>
          </w:tblPr>
        </w:tblPrChange>
      </w:tblPr>
      <w:tblGrid>
        <w:gridCol w:w="2079"/>
        <w:gridCol w:w="5787"/>
        <w:tblGridChange w:id="7773">
          <w:tblGrid>
            <w:gridCol w:w="884"/>
            <w:gridCol w:w="997"/>
            <w:gridCol w:w="198"/>
            <w:gridCol w:w="884"/>
            <w:gridCol w:w="2882"/>
            <w:gridCol w:w="2021"/>
            <w:gridCol w:w="884"/>
          </w:tblGrid>
        </w:tblGridChange>
      </w:tblGrid>
      <w:tr w:rsidR="00BB12B8" w:rsidRPr="0047260E" w14:paraId="63E9D163" w14:textId="77777777" w:rsidTr="00A978E3">
        <w:trPr>
          <w:cantSplit/>
          <w:tblHeader/>
          <w:jc w:val="center"/>
          <w:trPrChange w:id="7774" w:author="outpost" w:date="2019-03-18T20:33:00Z">
            <w:trPr>
              <w:gridBefore w:val="2"/>
              <w:gridAfter w:val="0"/>
              <w:cantSplit/>
              <w:tblHeader/>
            </w:trPr>
          </w:trPrChange>
        </w:trPr>
        <w:tc>
          <w:tcPr>
            <w:tcW w:w="2079" w:type="dxa"/>
            <w:shd w:val="clear" w:color="auto" w:fill="1F497D"/>
            <w:vAlign w:val="center"/>
            <w:tcPrChange w:id="7775" w:author="outpost" w:date="2019-03-18T20:33:00Z">
              <w:tcPr>
                <w:tcW w:w="1082" w:type="dxa"/>
                <w:gridSpan w:val="2"/>
                <w:shd w:val="clear" w:color="auto" w:fill="1F497D"/>
                <w:vAlign w:val="center"/>
              </w:tcPr>
            </w:tcPrChange>
          </w:tcPr>
          <w:p w14:paraId="29E63429" w14:textId="77777777" w:rsidR="00BB12B8" w:rsidRPr="0047260E" w:rsidRDefault="004B2EA2">
            <w:pPr>
              <w:rPr>
                <w:lang w:val="en-CA"/>
                <w:rPrChange w:id="7776" w:author="ilia kassianenko" w:date="2019-03-21T21:37:00Z">
                  <w:rPr/>
                </w:rPrChange>
              </w:rPr>
              <w:pPrChange w:id="7777" w:author="outpost" w:date="2019-03-18T20:33:00Z">
                <w:pPr>
                  <w:pStyle w:val="TableText10HeaderCenter"/>
                  <w:numPr>
                    <w:ilvl w:val="8"/>
                    <w:numId w:val="1"/>
                  </w:numPr>
                  <w:spacing w:after="0"/>
                  <w:ind w:left="360" w:hanging="360"/>
                  <w:outlineLvl w:val="8"/>
                </w:pPr>
              </w:pPrChange>
            </w:pPr>
            <w:r w:rsidRPr="0047260E">
              <w:rPr>
                <w:color w:val="FFFFFF" w:themeColor="background1"/>
                <w:sz w:val="22"/>
                <w:lang w:val="en-CA"/>
                <w:rPrChange w:id="7778" w:author="ilia kassianenko" w:date="2019-03-21T21:37:00Z">
                  <w:rPr>
                    <w:b w:val="0"/>
                  </w:rPr>
                </w:rPrChange>
              </w:rPr>
              <w:t>Acronym</w:t>
            </w:r>
          </w:p>
        </w:tc>
        <w:tc>
          <w:tcPr>
            <w:tcW w:w="5787" w:type="dxa"/>
            <w:shd w:val="clear" w:color="auto" w:fill="1F497D"/>
            <w:vAlign w:val="center"/>
            <w:tcPrChange w:id="7779" w:author="outpost" w:date="2019-03-18T20:33:00Z">
              <w:tcPr>
                <w:tcW w:w="2882" w:type="dxa"/>
                <w:shd w:val="clear" w:color="auto" w:fill="1F497D"/>
                <w:vAlign w:val="center"/>
              </w:tcPr>
            </w:tcPrChange>
          </w:tcPr>
          <w:p w14:paraId="7F6BC176" w14:textId="77777777" w:rsidR="00BB12B8" w:rsidRPr="0047260E" w:rsidRDefault="004B2EA2">
            <w:pPr>
              <w:rPr>
                <w:lang w:val="en-CA"/>
                <w:rPrChange w:id="7780" w:author="ilia kassianenko" w:date="2019-03-21T21:37:00Z">
                  <w:rPr/>
                </w:rPrChange>
              </w:rPr>
              <w:pPrChange w:id="7781" w:author="outpost" w:date="2019-03-18T20:33:00Z">
                <w:pPr>
                  <w:pStyle w:val="TableText10HeaderCenter"/>
                  <w:numPr>
                    <w:ilvl w:val="8"/>
                    <w:numId w:val="1"/>
                  </w:numPr>
                  <w:spacing w:after="0"/>
                  <w:ind w:left="360" w:hanging="360"/>
                  <w:outlineLvl w:val="8"/>
                </w:pPr>
              </w:pPrChange>
            </w:pPr>
            <w:r w:rsidRPr="0047260E">
              <w:rPr>
                <w:color w:val="FFFFFF" w:themeColor="background1"/>
                <w:sz w:val="22"/>
                <w:lang w:val="en-CA"/>
                <w:rPrChange w:id="7782" w:author="ilia kassianenko" w:date="2019-03-21T21:37:00Z">
                  <w:rPr>
                    <w:b w:val="0"/>
                  </w:rPr>
                </w:rPrChange>
              </w:rPr>
              <w:t>Literal Translation</w:t>
            </w:r>
          </w:p>
        </w:tc>
      </w:tr>
      <w:tr w:rsidR="00A978E3" w:rsidRPr="0047260E" w14:paraId="42B95A21" w14:textId="77777777" w:rsidTr="00D362A9">
        <w:trPr>
          <w:cantSplit/>
          <w:jc w:val="center"/>
          <w:trPrChange w:id="7783" w:author="outpost" w:date="2019-03-18T20:35:00Z">
            <w:trPr>
              <w:gridBefore w:val="2"/>
              <w:gridAfter w:val="0"/>
              <w:cantSplit/>
            </w:trPr>
          </w:trPrChange>
        </w:trPr>
        <w:tc>
          <w:tcPr>
            <w:tcW w:w="2079" w:type="dxa"/>
            <w:shd w:val="clear" w:color="auto" w:fill="auto"/>
            <w:vAlign w:val="center"/>
            <w:tcPrChange w:id="7784" w:author="outpost" w:date="2019-03-18T20:35:00Z">
              <w:tcPr>
                <w:tcW w:w="1082" w:type="dxa"/>
                <w:gridSpan w:val="2"/>
                <w:shd w:val="clear" w:color="auto" w:fill="auto"/>
              </w:tcPr>
            </w:tcPrChange>
          </w:tcPr>
          <w:p w14:paraId="1C12B72E" w14:textId="5C76DAB0" w:rsidR="00A978E3" w:rsidRPr="0047260E" w:rsidRDefault="00A978E3">
            <w:pPr>
              <w:rPr>
                <w:lang w:val="en-CA"/>
                <w:rPrChange w:id="7785" w:author="ilia kassianenko" w:date="2019-03-21T21:37:00Z">
                  <w:rPr/>
                </w:rPrChange>
              </w:rPr>
              <w:pPrChange w:id="7786" w:author="outpost" w:date="2019-03-18T20:33:00Z">
                <w:pPr>
                  <w:pStyle w:val="TableText10"/>
                  <w:spacing w:after="0"/>
                </w:pPr>
              </w:pPrChange>
            </w:pPr>
            <w:ins w:id="7787" w:author="outpost" w:date="2019-03-18T20:35:00Z">
              <w:r w:rsidRPr="0047260E">
                <w:rPr>
                  <w:rFonts w:cs="Arial"/>
                  <w:color w:val="000000"/>
                  <w:lang w:val="en-CA"/>
                  <w:rPrChange w:id="7788" w:author="ilia kassianenko" w:date="2019-03-21T21:37:00Z">
                    <w:rPr>
                      <w:rFonts w:cs="Arial"/>
                      <w:color w:val="000000"/>
                    </w:rPr>
                  </w:rPrChange>
                </w:rPr>
                <w:t>ACID</w:t>
              </w:r>
            </w:ins>
            <w:del w:id="7789" w:author="outpost" w:date="2019-03-18T20:35:00Z">
              <w:r w:rsidRPr="0047260E" w:rsidDel="003E273B">
                <w:rPr>
                  <w:sz w:val="22"/>
                  <w:lang w:val="en-CA"/>
                  <w:rPrChange w:id="7790" w:author="ilia kassianenko" w:date="2019-03-21T21:37:00Z">
                    <w:rPr/>
                  </w:rPrChange>
                </w:rPr>
                <w:delText>csv</w:delText>
              </w:r>
            </w:del>
          </w:p>
        </w:tc>
        <w:tc>
          <w:tcPr>
            <w:tcW w:w="5787" w:type="dxa"/>
            <w:shd w:val="clear" w:color="auto" w:fill="auto"/>
            <w:vAlign w:val="center"/>
            <w:tcPrChange w:id="7791" w:author="outpost" w:date="2019-03-18T20:35:00Z">
              <w:tcPr>
                <w:tcW w:w="2882" w:type="dxa"/>
                <w:shd w:val="clear" w:color="auto" w:fill="auto"/>
              </w:tcPr>
            </w:tcPrChange>
          </w:tcPr>
          <w:p w14:paraId="150A2EFD" w14:textId="5D8DD2A2" w:rsidR="00A978E3" w:rsidRPr="0047260E" w:rsidRDefault="00A978E3">
            <w:pPr>
              <w:rPr>
                <w:lang w:val="en-CA"/>
                <w:rPrChange w:id="7792" w:author="ilia kassianenko" w:date="2019-03-21T21:37:00Z">
                  <w:rPr/>
                </w:rPrChange>
              </w:rPr>
              <w:pPrChange w:id="7793" w:author="outpost" w:date="2019-03-18T20:33:00Z">
                <w:pPr>
                  <w:pStyle w:val="TableText10"/>
                  <w:spacing w:after="0"/>
                </w:pPr>
              </w:pPrChange>
            </w:pPr>
            <w:ins w:id="7794" w:author="outpost" w:date="2019-03-18T20:35:00Z">
              <w:r w:rsidRPr="0047260E">
                <w:rPr>
                  <w:rFonts w:cs="Arial"/>
                  <w:color w:val="000000"/>
                  <w:lang w:val="en-CA"/>
                  <w:rPrChange w:id="7795" w:author="ilia kassianenko" w:date="2019-03-21T21:37:00Z">
                    <w:rPr>
                      <w:rFonts w:cs="Arial"/>
                      <w:color w:val="000000"/>
                    </w:rPr>
                  </w:rPrChange>
                </w:rPr>
                <w:t>Atomicity Consistency Isolation Durability</w:t>
              </w:r>
            </w:ins>
            <w:del w:id="7796" w:author="outpost" w:date="2019-03-18T20:35:00Z">
              <w:r w:rsidRPr="0047260E" w:rsidDel="003E273B">
                <w:rPr>
                  <w:sz w:val="22"/>
                  <w:lang w:val="en-CA"/>
                  <w:rPrChange w:id="7797" w:author="ilia kassianenko" w:date="2019-03-21T21:37:00Z">
                    <w:rPr/>
                  </w:rPrChange>
                </w:rPr>
                <w:delText>Comma Separated Values</w:delText>
              </w:r>
            </w:del>
          </w:p>
        </w:tc>
      </w:tr>
      <w:tr w:rsidR="00A978E3" w:rsidRPr="0047260E" w14:paraId="745E66C8" w14:textId="77777777" w:rsidTr="00D362A9">
        <w:trPr>
          <w:cantSplit/>
          <w:jc w:val="center"/>
          <w:trPrChange w:id="7798" w:author="outpost" w:date="2019-03-18T20:35:00Z">
            <w:trPr>
              <w:gridBefore w:val="2"/>
              <w:gridAfter w:val="0"/>
              <w:cantSplit/>
            </w:trPr>
          </w:trPrChange>
        </w:trPr>
        <w:tc>
          <w:tcPr>
            <w:tcW w:w="2079" w:type="dxa"/>
            <w:shd w:val="clear" w:color="auto" w:fill="auto"/>
            <w:vAlign w:val="center"/>
            <w:tcPrChange w:id="7799" w:author="outpost" w:date="2019-03-18T20:35:00Z">
              <w:tcPr>
                <w:tcW w:w="1082" w:type="dxa"/>
                <w:gridSpan w:val="2"/>
                <w:shd w:val="clear" w:color="auto" w:fill="auto"/>
              </w:tcPr>
            </w:tcPrChange>
          </w:tcPr>
          <w:p w14:paraId="5BC382FF" w14:textId="53DE5668" w:rsidR="00A978E3" w:rsidRPr="0047260E" w:rsidRDefault="00A978E3">
            <w:pPr>
              <w:rPr>
                <w:lang w:val="en-CA"/>
                <w:rPrChange w:id="7800" w:author="ilia kassianenko" w:date="2019-03-21T21:37:00Z">
                  <w:rPr/>
                </w:rPrChange>
              </w:rPr>
              <w:pPrChange w:id="7801" w:author="outpost" w:date="2019-03-18T20:33:00Z">
                <w:pPr>
                  <w:pStyle w:val="TableText10"/>
                  <w:spacing w:after="0"/>
                </w:pPr>
              </w:pPrChange>
            </w:pPr>
            <w:ins w:id="7802" w:author="outpost" w:date="2019-03-18T20:35:00Z">
              <w:r w:rsidRPr="0047260E">
                <w:rPr>
                  <w:rFonts w:cs="Arial"/>
                  <w:color w:val="000000"/>
                  <w:lang w:val="en-CA"/>
                  <w:rPrChange w:id="7803" w:author="ilia kassianenko" w:date="2019-03-21T21:37:00Z">
                    <w:rPr>
                      <w:rFonts w:cs="Arial"/>
                      <w:color w:val="000000"/>
                    </w:rPr>
                  </w:rPrChange>
                </w:rPr>
                <w:t>API</w:t>
              </w:r>
            </w:ins>
            <w:ins w:id="7804" w:author="Fritz Gyger" w:date="2019-03-11T20:14:00Z">
              <w:del w:id="7805" w:author="outpost" w:date="2019-03-18T20:35:00Z">
                <w:r w:rsidRPr="0047260E" w:rsidDel="003E273B">
                  <w:rPr>
                    <w:sz w:val="22"/>
                    <w:lang w:val="en-CA"/>
                    <w:rPrChange w:id="7806" w:author="ilia kassianenko" w:date="2019-03-21T21:37:00Z">
                      <w:rPr/>
                    </w:rPrChange>
                  </w:rPr>
                  <w:delText>DDL</w:delText>
                </w:r>
              </w:del>
            </w:ins>
          </w:p>
        </w:tc>
        <w:tc>
          <w:tcPr>
            <w:tcW w:w="5787" w:type="dxa"/>
            <w:shd w:val="clear" w:color="auto" w:fill="auto"/>
            <w:vAlign w:val="center"/>
            <w:tcPrChange w:id="7807" w:author="outpost" w:date="2019-03-18T20:35:00Z">
              <w:tcPr>
                <w:tcW w:w="2882" w:type="dxa"/>
                <w:shd w:val="clear" w:color="auto" w:fill="auto"/>
              </w:tcPr>
            </w:tcPrChange>
          </w:tcPr>
          <w:p w14:paraId="768556C3" w14:textId="5DB5FAAD" w:rsidR="00A978E3" w:rsidRPr="0047260E" w:rsidRDefault="00A978E3">
            <w:pPr>
              <w:rPr>
                <w:lang w:val="en-CA"/>
                <w:rPrChange w:id="7808" w:author="ilia kassianenko" w:date="2019-03-21T21:37:00Z">
                  <w:rPr/>
                </w:rPrChange>
              </w:rPr>
              <w:pPrChange w:id="7809" w:author="outpost" w:date="2019-03-18T20:33:00Z">
                <w:pPr>
                  <w:pStyle w:val="TableText10"/>
                  <w:spacing w:after="0"/>
                </w:pPr>
              </w:pPrChange>
            </w:pPr>
            <w:ins w:id="7810" w:author="outpost" w:date="2019-03-18T20:35:00Z">
              <w:r w:rsidRPr="0047260E">
                <w:rPr>
                  <w:rFonts w:cs="Arial"/>
                  <w:color w:val="000000"/>
                  <w:lang w:val="en-CA"/>
                  <w:rPrChange w:id="7811" w:author="ilia kassianenko" w:date="2019-03-21T21:37:00Z">
                    <w:rPr>
                      <w:rFonts w:cs="Arial"/>
                      <w:color w:val="000000"/>
                    </w:rPr>
                  </w:rPrChange>
                </w:rPr>
                <w:t>Application Programming Interface</w:t>
              </w:r>
            </w:ins>
            <w:ins w:id="7812" w:author="Fritz Gyger" w:date="2019-03-11T20:15:00Z">
              <w:del w:id="7813" w:author="outpost" w:date="2019-03-18T20:35:00Z">
                <w:r w:rsidRPr="0047260E" w:rsidDel="003E273B">
                  <w:rPr>
                    <w:sz w:val="22"/>
                    <w:lang w:val="en-CA"/>
                    <w:rPrChange w:id="7814" w:author="ilia kassianenko" w:date="2019-03-21T21:37:00Z">
                      <w:rPr/>
                    </w:rPrChange>
                  </w:rPr>
                  <w:delText>Data Definition Language</w:delText>
                </w:r>
              </w:del>
            </w:ins>
          </w:p>
        </w:tc>
      </w:tr>
      <w:tr w:rsidR="00A978E3" w:rsidRPr="0047260E" w14:paraId="1BF6DE78" w14:textId="77777777" w:rsidTr="00D362A9">
        <w:trPr>
          <w:cantSplit/>
          <w:jc w:val="center"/>
          <w:trPrChange w:id="7815" w:author="outpost" w:date="2019-03-18T20:35:00Z">
            <w:trPr>
              <w:gridBefore w:val="2"/>
              <w:gridAfter w:val="0"/>
              <w:cantSplit/>
            </w:trPr>
          </w:trPrChange>
        </w:trPr>
        <w:tc>
          <w:tcPr>
            <w:tcW w:w="2079" w:type="dxa"/>
            <w:shd w:val="clear" w:color="auto" w:fill="auto"/>
            <w:vAlign w:val="center"/>
            <w:tcPrChange w:id="7816" w:author="outpost" w:date="2019-03-18T20:35:00Z">
              <w:tcPr>
                <w:tcW w:w="1082" w:type="dxa"/>
                <w:gridSpan w:val="2"/>
                <w:shd w:val="clear" w:color="auto" w:fill="auto"/>
              </w:tcPr>
            </w:tcPrChange>
          </w:tcPr>
          <w:p w14:paraId="6499EEE1" w14:textId="2CB2AE02" w:rsidR="00A978E3" w:rsidRPr="0047260E" w:rsidRDefault="00A978E3">
            <w:pPr>
              <w:rPr>
                <w:lang w:val="en-CA"/>
                <w:rPrChange w:id="7817" w:author="ilia kassianenko" w:date="2019-03-21T21:37:00Z">
                  <w:rPr/>
                </w:rPrChange>
              </w:rPr>
              <w:pPrChange w:id="7818" w:author="outpost" w:date="2019-03-18T20:33:00Z">
                <w:pPr>
                  <w:pStyle w:val="TableText10"/>
                  <w:spacing w:after="0"/>
                </w:pPr>
              </w:pPrChange>
            </w:pPr>
            <w:ins w:id="7819" w:author="outpost" w:date="2019-03-18T20:35:00Z">
              <w:r w:rsidRPr="0047260E">
                <w:rPr>
                  <w:rFonts w:cs="Arial"/>
                  <w:color w:val="000000"/>
                  <w:lang w:val="en-CA"/>
                  <w:rPrChange w:id="7820" w:author="ilia kassianenko" w:date="2019-03-21T21:37:00Z">
                    <w:rPr>
                      <w:rFonts w:cs="Arial"/>
                      <w:color w:val="000000"/>
                    </w:rPr>
                  </w:rPrChange>
                </w:rPr>
                <w:t>BASE</w:t>
              </w:r>
            </w:ins>
            <w:ins w:id="7821" w:author="Fritz Gyger" w:date="2019-03-11T20:15:00Z">
              <w:del w:id="7822" w:author="outpost" w:date="2019-03-18T20:35:00Z">
                <w:r w:rsidRPr="0047260E" w:rsidDel="003E273B">
                  <w:rPr>
                    <w:sz w:val="22"/>
                    <w:lang w:val="en-CA"/>
                    <w:rPrChange w:id="7823" w:author="ilia kassianenko" w:date="2019-03-21T21:37:00Z">
                      <w:rPr/>
                    </w:rPrChange>
                  </w:rPr>
                  <w:delText>HDD</w:delText>
                </w:r>
              </w:del>
            </w:ins>
          </w:p>
        </w:tc>
        <w:tc>
          <w:tcPr>
            <w:tcW w:w="5787" w:type="dxa"/>
            <w:shd w:val="clear" w:color="auto" w:fill="auto"/>
            <w:vAlign w:val="center"/>
            <w:tcPrChange w:id="7824" w:author="outpost" w:date="2019-03-18T20:35:00Z">
              <w:tcPr>
                <w:tcW w:w="2882" w:type="dxa"/>
                <w:shd w:val="clear" w:color="auto" w:fill="auto"/>
              </w:tcPr>
            </w:tcPrChange>
          </w:tcPr>
          <w:p w14:paraId="006E210F" w14:textId="353D1025" w:rsidR="00A978E3" w:rsidRPr="0047260E" w:rsidRDefault="00A978E3">
            <w:pPr>
              <w:rPr>
                <w:lang w:val="en-CA"/>
                <w:rPrChange w:id="7825" w:author="ilia kassianenko" w:date="2019-03-21T21:37:00Z">
                  <w:rPr/>
                </w:rPrChange>
              </w:rPr>
              <w:pPrChange w:id="7826" w:author="outpost" w:date="2019-03-18T20:33:00Z">
                <w:pPr>
                  <w:pStyle w:val="TableText10"/>
                  <w:spacing w:after="0"/>
                </w:pPr>
              </w:pPrChange>
            </w:pPr>
            <w:ins w:id="7827" w:author="outpost" w:date="2019-03-18T20:35:00Z">
              <w:r w:rsidRPr="0047260E">
                <w:rPr>
                  <w:rFonts w:cs="Arial"/>
                  <w:color w:val="000000"/>
                  <w:lang w:val="en-CA"/>
                  <w:rPrChange w:id="7828" w:author="ilia kassianenko" w:date="2019-03-21T21:37:00Z">
                    <w:rPr>
                      <w:rFonts w:cs="Arial"/>
                      <w:color w:val="000000"/>
                    </w:rPr>
                  </w:rPrChange>
                </w:rPr>
                <w:t>Basic Availability Soft-State Eventual Consistency</w:t>
              </w:r>
              <w:del w:id="7829" w:author="ilia kassianenko" w:date="2019-03-21T20:46:00Z">
                <w:r w:rsidRPr="0047260E" w:rsidDel="005C19C1">
                  <w:rPr>
                    <w:rFonts w:cs="Arial"/>
                    <w:color w:val="000000"/>
                    <w:lang w:val="en-CA"/>
                    <w:rPrChange w:id="7830" w:author="ilia kassianenko" w:date="2019-03-21T21:37:00Z">
                      <w:rPr>
                        <w:rFonts w:cs="Arial"/>
                        <w:color w:val="000000"/>
                      </w:rPr>
                    </w:rPrChange>
                  </w:rPr>
                  <w:delText xml:space="preserve">  </w:delText>
                </w:r>
              </w:del>
            </w:ins>
            <w:ins w:id="7831" w:author="Fritz Gyger" w:date="2019-03-11T20:15:00Z">
              <w:del w:id="7832" w:author="outpost" w:date="2019-03-18T20:35:00Z">
                <w:r w:rsidRPr="0047260E" w:rsidDel="003E273B">
                  <w:rPr>
                    <w:sz w:val="22"/>
                    <w:lang w:val="en-CA"/>
                    <w:rPrChange w:id="7833" w:author="ilia kassianenko" w:date="2019-03-21T21:37:00Z">
                      <w:rPr/>
                    </w:rPrChange>
                  </w:rPr>
                  <w:delText>Hard Drive Disk</w:delText>
                </w:r>
              </w:del>
            </w:ins>
          </w:p>
        </w:tc>
      </w:tr>
      <w:tr w:rsidR="00A978E3" w:rsidRPr="0047260E" w14:paraId="2B0C5019" w14:textId="77777777" w:rsidTr="00D362A9">
        <w:trPr>
          <w:cantSplit/>
          <w:jc w:val="center"/>
          <w:trPrChange w:id="7834" w:author="outpost" w:date="2019-03-18T20:35:00Z">
            <w:trPr>
              <w:gridBefore w:val="2"/>
              <w:gridAfter w:val="0"/>
              <w:cantSplit/>
            </w:trPr>
          </w:trPrChange>
        </w:trPr>
        <w:tc>
          <w:tcPr>
            <w:tcW w:w="2079" w:type="dxa"/>
            <w:shd w:val="clear" w:color="auto" w:fill="auto"/>
            <w:vAlign w:val="center"/>
            <w:tcPrChange w:id="7835" w:author="outpost" w:date="2019-03-18T20:35:00Z">
              <w:tcPr>
                <w:tcW w:w="1082" w:type="dxa"/>
                <w:gridSpan w:val="2"/>
                <w:shd w:val="clear" w:color="auto" w:fill="auto"/>
              </w:tcPr>
            </w:tcPrChange>
          </w:tcPr>
          <w:p w14:paraId="68C166E7" w14:textId="7FBC2375" w:rsidR="00A978E3" w:rsidRPr="0047260E" w:rsidRDefault="00A978E3">
            <w:pPr>
              <w:rPr>
                <w:lang w:val="en-CA"/>
                <w:rPrChange w:id="7836" w:author="ilia kassianenko" w:date="2019-03-21T21:37:00Z">
                  <w:rPr/>
                </w:rPrChange>
              </w:rPr>
              <w:pPrChange w:id="7837" w:author="outpost" w:date="2019-03-18T20:33:00Z">
                <w:pPr>
                  <w:pStyle w:val="TableText10"/>
                  <w:spacing w:after="0"/>
                </w:pPr>
              </w:pPrChange>
            </w:pPr>
            <w:ins w:id="7838" w:author="outpost" w:date="2019-03-18T20:35:00Z">
              <w:r w:rsidRPr="0047260E">
                <w:rPr>
                  <w:rFonts w:cs="Arial"/>
                  <w:color w:val="000000"/>
                  <w:lang w:val="en-CA"/>
                  <w:rPrChange w:id="7839" w:author="ilia kassianenko" w:date="2019-03-21T21:37:00Z">
                    <w:rPr>
                      <w:rFonts w:cs="Arial"/>
                      <w:color w:val="000000"/>
                    </w:rPr>
                  </w:rPrChange>
                </w:rPr>
                <w:t>COM</w:t>
              </w:r>
            </w:ins>
            <w:ins w:id="7840" w:author="Fritz Gyger" w:date="2019-03-11T20:15:00Z">
              <w:del w:id="7841" w:author="outpost" w:date="2019-03-18T20:35:00Z">
                <w:r w:rsidRPr="0047260E" w:rsidDel="003E273B">
                  <w:rPr>
                    <w:sz w:val="22"/>
                    <w:lang w:val="en-CA"/>
                    <w:rPrChange w:id="7842" w:author="ilia kassianenko" w:date="2019-03-21T21:37:00Z">
                      <w:rPr/>
                    </w:rPrChange>
                  </w:rPr>
                  <w:delText>S</w:delText>
                </w:r>
              </w:del>
            </w:ins>
            <w:ins w:id="7843" w:author="Fritz Gyger" w:date="2019-03-11T20:16:00Z">
              <w:del w:id="7844" w:author="outpost" w:date="2019-03-18T20:35:00Z">
                <w:r w:rsidRPr="0047260E" w:rsidDel="003E273B">
                  <w:rPr>
                    <w:sz w:val="22"/>
                    <w:lang w:val="en-CA"/>
                    <w:rPrChange w:id="7845" w:author="ilia kassianenko" w:date="2019-03-21T21:37:00Z">
                      <w:rPr/>
                    </w:rPrChange>
                  </w:rPr>
                  <w:delText>S</w:delText>
                </w:r>
              </w:del>
            </w:ins>
            <w:ins w:id="7846" w:author="Fritz Gyger" w:date="2019-03-11T20:15:00Z">
              <w:del w:id="7847" w:author="outpost" w:date="2019-03-18T20:35:00Z">
                <w:r w:rsidRPr="0047260E" w:rsidDel="003E273B">
                  <w:rPr>
                    <w:sz w:val="22"/>
                    <w:lang w:val="en-CA"/>
                    <w:rPrChange w:id="7848" w:author="ilia kassianenko" w:date="2019-03-21T21:37:00Z">
                      <w:rPr/>
                    </w:rPrChange>
                  </w:rPr>
                  <w:delText xml:space="preserve">D </w:delText>
                </w:r>
              </w:del>
            </w:ins>
          </w:p>
        </w:tc>
        <w:tc>
          <w:tcPr>
            <w:tcW w:w="5787" w:type="dxa"/>
            <w:shd w:val="clear" w:color="auto" w:fill="auto"/>
            <w:vAlign w:val="center"/>
            <w:tcPrChange w:id="7849" w:author="outpost" w:date="2019-03-18T20:35:00Z">
              <w:tcPr>
                <w:tcW w:w="2882" w:type="dxa"/>
                <w:shd w:val="clear" w:color="auto" w:fill="auto"/>
              </w:tcPr>
            </w:tcPrChange>
          </w:tcPr>
          <w:p w14:paraId="5E9591EE" w14:textId="57915723" w:rsidR="00A978E3" w:rsidRPr="0047260E" w:rsidRDefault="00A978E3">
            <w:pPr>
              <w:rPr>
                <w:lang w:val="en-CA"/>
                <w:rPrChange w:id="7850" w:author="ilia kassianenko" w:date="2019-03-21T21:37:00Z">
                  <w:rPr/>
                </w:rPrChange>
              </w:rPr>
              <w:pPrChange w:id="7851" w:author="outpost" w:date="2019-03-18T20:33:00Z">
                <w:pPr>
                  <w:pStyle w:val="TableText10"/>
                  <w:spacing w:after="0"/>
                </w:pPr>
              </w:pPrChange>
            </w:pPr>
            <w:ins w:id="7852" w:author="outpost" w:date="2019-03-18T20:35:00Z">
              <w:r w:rsidRPr="0047260E">
                <w:rPr>
                  <w:rFonts w:cs="Arial"/>
                  <w:color w:val="000000"/>
                  <w:lang w:val="en-CA"/>
                  <w:rPrChange w:id="7853" w:author="ilia kassianenko" w:date="2019-03-21T21:37:00Z">
                    <w:rPr>
                      <w:rFonts w:cs="Arial"/>
                      <w:color w:val="000000"/>
                    </w:rPr>
                  </w:rPrChange>
                </w:rPr>
                <w:t>City of Montreal</w:t>
              </w:r>
            </w:ins>
            <w:ins w:id="7854" w:author="Fritz Gyger" w:date="2019-03-11T20:15:00Z">
              <w:del w:id="7855" w:author="outpost" w:date="2019-03-18T20:35:00Z">
                <w:r w:rsidRPr="0047260E" w:rsidDel="003E273B">
                  <w:rPr>
                    <w:sz w:val="22"/>
                    <w:lang w:val="en-CA"/>
                    <w:rPrChange w:id="7856" w:author="ilia kassianenko" w:date="2019-03-21T21:37:00Z">
                      <w:rPr/>
                    </w:rPrChange>
                  </w:rPr>
                  <w:delText xml:space="preserve">Solid State </w:delText>
                </w:r>
              </w:del>
            </w:ins>
            <w:ins w:id="7857" w:author="Fritz Gyger" w:date="2019-03-11T20:16:00Z">
              <w:del w:id="7858" w:author="outpost" w:date="2019-03-18T20:35:00Z">
                <w:r w:rsidRPr="0047260E" w:rsidDel="003E273B">
                  <w:rPr>
                    <w:sz w:val="22"/>
                    <w:lang w:val="en-CA"/>
                    <w:rPrChange w:id="7859" w:author="ilia kassianenko" w:date="2019-03-21T21:37:00Z">
                      <w:rPr/>
                    </w:rPrChange>
                  </w:rPr>
                  <w:delText>Drive</w:delText>
                </w:r>
              </w:del>
            </w:ins>
          </w:p>
        </w:tc>
      </w:tr>
      <w:tr w:rsidR="00A978E3" w:rsidRPr="0047260E" w14:paraId="3DEA1D71" w14:textId="77777777" w:rsidTr="00D362A9">
        <w:trPr>
          <w:cantSplit/>
          <w:jc w:val="center"/>
          <w:trPrChange w:id="7860" w:author="outpost" w:date="2019-03-18T20:35:00Z">
            <w:trPr>
              <w:gridBefore w:val="2"/>
              <w:gridAfter w:val="0"/>
              <w:cantSplit/>
            </w:trPr>
          </w:trPrChange>
        </w:trPr>
        <w:tc>
          <w:tcPr>
            <w:tcW w:w="2079" w:type="dxa"/>
            <w:shd w:val="clear" w:color="auto" w:fill="auto"/>
            <w:vAlign w:val="center"/>
            <w:tcPrChange w:id="7861" w:author="outpost" w:date="2019-03-18T20:35:00Z">
              <w:tcPr>
                <w:tcW w:w="1082" w:type="dxa"/>
                <w:gridSpan w:val="2"/>
                <w:shd w:val="clear" w:color="auto" w:fill="auto"/>
              </w:tcPr>
            </w:tcPrChange>
          </w:tcPr>
          <w:p w14:paraId="1269937F" w14:textId="1B99925A" w:rsidR="00A978E3" w:rsidRPr="0047260E" w:rsidRDefault="00A978E3">
            <w:pPr>
              <w:rPr>
                <w:lang w:val="en-CA"/>
                <w:rPrChange w:id="7862" w:author="ilia kassianenko" w:date="2019-03-21T21:37:00Z">
                  <w:rPr/>
                </w:rPrChange>
              </w:rPr>
              <w:pPrChange w:id="7863" w:author="outpost" w:date="2019-03-18T20:33:00Z">
                <w:pPr>
                  <w:pStyle w:val="TableText10"/>
                  <w:spacing w:after="0"/>
                </w:pPr>
              </w:pPrChange>
            </w:pPr>
            <w:ins w:id="7864" w:author="outpost" w:date="2019-03-18T20:35:00Z">
              <w:r w:rsidRPr="0047260E">
                <w:rPr>
                  <w:rFonts w:cs="Arial"/>
                  <w:color w:val="000000"/>
                  <w:lang w:val="en-CA"/>
                  <w:rPrChange w:id="7865" w:author="ilia kassianenko" w:date="2019-03-21T21:37:00Z">
                    <w:rPr>
                      <w:rFonts w:cs="Arial"/>
                      <w:color w:val="000000"/>
                    </w:rPr>
                  </w:rPrChange>
                </w:rPr>
                <w:t>CRD</w:t>
              </w:r>
            </w:ins>
            <w:ins w:id="7866" w:author="Fritz Gyger" w:date="2019-03-11T20:16:00Z">
              <w:del w:id="7867" w:author="outpost" w:date="2019-03-18T20:35:00Z">
                <w:r w:rsidRPr="0047260E" w:rsidDel="003E273B">
                  <w:rPr>
                    <w:sz w:val="22"/>
                    <w:lang w:val="en-CA"/>
                    <w:rPrChange w:id="7868" w:author="ilia kassianenko" w:date="2019-03-21T21:37:00Z">
                      <w:rPr/>
                    </w:rPrChange>
                  </w:rPr>
                  <w:delText>DBMS</w:delText>
                </w:r>
              </w:del>
            </w:ins>
          </w:p>
        </w:tc>
        <w:tc>
          <w:tcPr>
            <w:tcW w:w="5787" w:type="dxa"/>
            <w:shd w:val="clear" w:color="auto" w:fill="auto"/>
            <w:vAlign w:val="center"/>
            <w:tcPrChange w:id="7869" w:author="outpost" w:date="2019-03-18T20:35:00Z">
              <w:tcPr>
                <w:tcW w:w="2882" w:type="dxa"/>
                <w:shd w:val="clear" w:color="auto" w:fill="auto"/>
              </w:tcPr>
            </w:tcPrChange>
          </w:tcPr>
          <w:p w14:paraId="774C1C64" w14:textId="503FC53A" w:rsidR="00A978E3" w:rsidRPr="0047260E" w:rsidRDefault="00A978E3">
            <w:pPr>
              <w:rPr>
                <w:lang w:val="en-CA"/>
                <w:rPrChange w:id="7870" w:author="ilia kassianenko" w:date="2019-03-21T21:37:00Z">
                  <w:rPr/>
                </w:rPrChange>
              </w:rPr>
              <w:pPrChange w:id="7871" w:author="outpost" w:date="2019-03-18T20:33:00Z">
                <w:pPr>
                  <w:pStyle w:val="TableText10"/>
                  <w:spacing w:after="0"/>
                </w:pPr>
              </w:pPrChange>
            </w:pPr>
            <w:ins w:id="7872" w:author="outpost" w:date="2019-03-18T20:35:00Z">
              <w:r w:rsidRPr="0047260E">
                <w:rPr>
                  <w:rFonts w:cs="Arial"/>
                  <w:color w:val="000000"/>
                  <w:lang w:val="en-CA"/>
                  <w:rPrChange w:id="7873" w:author="ilia kassianenko" w:date="2019-03-21T21:37:00Z">
                    <w:rPr>
                      <w:rFonts w:cs="Arial"/>
                      <w:color w:val="000000"/>
                    </w:rPr>
                  </w:rPrChange>
                </w:rPr>
                <w:t>Conceptual Relationship Data Model</w:t>
              </w:r>
            </w:ins>
            <w:ins w:id="7874" w:author="Fritz Gyger" w:date="2019-03-11T20:16:00Z">
              <w:del w:id="7875" w:author="outpost" w:date="2019-03-18T20:35:00Z">
                <w:r w:rsidRPr="0047260E" w:rsidDel="003E273B">
                  <w:rPr>
                    <w:sz w:val="22"/>
                    <w:lang w:val="en-CA"/>
                    <w:rPrChange w:id="7876" w:author="ilia kassianenko" w:date="2019-03-21T21:37:00Z">
                      <w:rPr/>
                    </w:rPrChange>
                  </w:rPr>
                  <w:delText>Database Management System</w:delText>
                </w:r>
              </w:del>
            </w:ins>
          </w:p>
        </w:tc>
      </w:tr>
      <w:tr w:rsidR="00A978E3" w:rsidRPr="0047260E" w14:paraId="74248BBB" w14:textId="77777777" w:rsidTr="00D362A9">
        <w:tblPrEx>
          <w:tblPrExChange w:id="7877" w:author="outpost" w:date="2019-03-18T20:35:00Z">
            <w:tblPrEx>
              <w:tblW w:w="7866" w:type="dxa"/>
              <w:jc w:val="center"/>
            </w:tblPrEx>
          </w:tblPrExChange>
        </w:tblPrEx>
        <w:trPr>
          <w:cantSplit/>
          <w:jc w:val="center"/>
          <w:ins w:id="7878" w:author="outpost" w:date="2019-03-18T20:33:00Z"/>
          <w:trPrChange w:id="7879" w:author="outpost" w:date="2019-03-18T20:35:00Z">
            <w:trPr>
              <w:gridBefore w:val="1"/>
              <w:cantSplit/>
              <w:jc w:val="center"/>
            </w:trPr>
          </w:trPrChange>
        </w:trPr>
        <w:tc>
          <w:tcPr>
            <w:tcW w:w="2079" w:type="dxa"/>
            <w:shd w:val="clear" w:color="auto" w:fill="auto"/>
            <w:vAlign w:val="center"/>
            <w:tcPrChange w:id="7880" w:author="outpost" w:date="2019-03-18T20:35:00Z">
              <w:tcPr>
                <w:tcW w:w="2079" w:type="dxa"/>
                <w:gridSpan w:val="3"/>
                <w:shd w:val="clear" w:color="auto" w:fill="auto"/>
              </w:tcPr>
            </w:tcPrChange>
          </w:tcPr>
          <w:p w14:paraId="7F29C2FD" w14:textId="35A58F75" w:rsidR="00A978E3" w:rsidRPr="0047260E" w:rsidRDefault="00A978E3" w:rsidP="00A978E3">
            <w:pPr>
              <w:rPr>
                <w:ins w:id="7881" w:author="outpost" w:date="2019-03-18T20:33:00Z"/>
                <w:lang w:val="en-CA"/>
                <w:rPrChange w:id="7882" w:author="ilia kassianenko" w:date="2019-03-21T21:37:00Z">
                  <w:rPr>
                    <w:ins w:id="7883" w:author="outpost" w:date="2019-03-18T20:33:00Z"/>
                  </w:rPr>
                </w:rPrChange>
              </w:rPr>
            </w:pPr>
            <w:proofErr w:type="spellStart"/>
            <w:proofErr w:type="gramStart"/>
            <w:ins w:id="7884" w:author="outpost" w:date="2019-03-18T20:35:00Z">
              <w:r w:rsidRPr="0047260E">
                <w:rPr>
                  <w:rFonts w:cs="Arial"/>
                  <w:color w:val="000000"/>
                  <w:lang w:val="en-CA"/>
                  <w:rPrChange w:id="7885" w:author="ilia kassianenko" w:date="2019-03-21T21:37:00Z">
                    <w:rPr>
                      <w:rFonts w:cs="Arial"/>
                      <w:color w:val="000000"/>
                    </w:rPr>
                  </w:rPrChange>
                </w:rPr>
                <w:t>csv</w:t>
              </w:r>
            </w:ins>
            <w:proofErr w:type="spellEnd"/>
            <w:proofErr w:type="gramEnd"/>
          </w:p>
        </w:tc>
        <w:tc>
          <w:tcPr>
            <w:tcW w:w="5787" w:type="dxa"/>
            <w:shd w:val="clear" w:color="auto" w:fill="auto"/>
            <w:vAlign w:val="center"/>
            <w:tcPrChange w:id="7886" w:author="outpost" w:date="2019-03-18T20:35:00Z">
              <w:tcPr>
                <w:tcW w:w="5787" w:type="dxa"/>
                <w:gridSpan w:val="3"/>
                <w:shd w:val="clear" w:color="auto" w:fill="auto"/>
              </w:tcPr>
            </w:tcPrChange>
          </w:tcPr>
          <w:p w14:paraId="002A5C53" w14:textId="7EF2C8A9" w:rsidR="00A978E3" w:rsidRPr="0047260E" w:rsidRDefault="00A978E3" w:rsidP="00A978E3">
            <w:pPr>
              <w:rPr>
                <w:ins w:id="7887" w:author="outpost" w:date="2019-03-18T20:33:00Z"/>
                <w:lang w:val="en-CA"/>
                <w:rPrChange w:id="7888" w:author="ilia kassianenko" w:date="2019-03-21T21:37:00Z">
                  <w:rPr>
                    <w:ins w:id="7889" w:author="outpost" w:date="2019-03-18T20:33:00Z"/>
                  </w:rPr>
                </w:rPrChange>
              </w:rPr>
            </w:pPr>
            <w:ins w:id="7890" w:author="outpost" w:date="2019-03-18T20:35:00Z">
              <w:r w:rsidRPr="0047260E">
                <w:rPr>
                  <w:rFonts w:cs="Arial"/>
                  <w:color w:val="000000"/>
                  <w:lang w:val="en-CA"/>
                  <w:rPrChange w:id="7891" w:author="ilia kassianenko" w:date="2019-03-21T21:37:00Z">
                    <w:rPr>
                      <w:rFonts w:cs="Arial"/>
                      <w:color w:val="000000"/>
                    </w:rPr>
                  </w:rPrChange>
                </w:rPr>
                <w:t>Comma Separated Values (file format)</w:t>
              </w:r>
            </w:ins>
          </w:p>
        </w:tc>
      </w:tr>
      <w:tr w:rsidR="00A978E3" w:rsidRPr="0047260E" w14:paraId="49AA5223" w14:textId="77777777" w:rsidTr="00D362A9">
        <w:trPr>
          <w:cantSplit/>
          <w:jc w:val="center"/>
          <w:trPrChange w:id="7892" w:author="outpost" w:date="2019-03-18T20:35:00Z">
            <w:trPr>
              <w:gridBefore w:val="2"/>
              <w:gridAfter w:val="0"/>
              <w:cantSplit/>
            </w:trPr>
          </w:trPrChange>
        </w:trPr>
        <w:tc>
          <w:tcPr>
            <w:tcW w:w="2079" w:type="dxa"/>
            <w:shd w:val="clear" w:color="auto" w:fill="auto"/>
            <w:vAlign w:val="center"/>
            <w:tcPrChange w:id="7893" w:author="outpost" w:date="2019-03-18T20:35:00Z">
              <w:tcPr>
                <w:tcW w:w="1082" w:type="dxa"/>
                <w:gridSpan w:val="2"/>
                <w:shd w:val="clear" w:color="auto" w:fill="auto"/>
              </w:tcPr>
            </w:tcPrChange>
          </w:tcPr>
          <w:p w14:paraId="59784E4B" w14:textId="48308AC8" w:rsidR="00A978E3" w:rsidRPr="0047260E" w:rsidRDefault="00A978E3">
            <w:pPr>
              <w:rPr>
                <w:lang w:val="en-CA"/>
                <w:rPrChange w:id="7894" w:author="ilia kassianenko" w:date="2019-03-21T21:37:00Z">
                  <w:rPr/>
                </w:rPrChange>
              </w:rPr>
              <w:pPrChange w:id="7895" w:author="outpost" w:date="2019-03-18T20:33:00Z">
                <w:pPr>
                  <w:pStyle w:val="TableText10"/>
                  <w:spacing w:after="0"/>
                </w:pPr>
              </w:pPrChange>
            </w:pPr>
            <w:ins w:id="7896" w:author="outpost" w:date="2019-03-18T20:35:00Z">
              <w:r w:rsidRPr="0047260E">
                <w:rPr>
                  <w:rFonts w:cs="Arial"/>
                  <w:color w:val="000000"/>
                  <w:lang w:val="en-CA"/>
                  <w:rPrChange w:id="7897" w:author="ilia kassianenko" w:date="2019-03-21T21:37:00Z">
                    <w:rPr>
                      <w:rFonts w:cs="Arial"/>
                      <w:color w:val="000000"/>
                    </w:rPr>
                  </w:rPrChange>
                </w:rPr>
                <w:t>DBMS</w:t>
              </w:r>
            </w:ins>
            <w:ins w:id="7898" w:author="Fritz Gyger" w:date="2019-03-11T20:17:00Z">
              <w:del w:id="7899" w:author="outpost" w:date="2019-03-18T20:35:00Z">
                <w:r w:rsidRPr="0047260E" w:rsidDel="003E273B">
                  <w:rPr>
                    <w:sz w:val="22"/>
                    <w:lang w:val="en-CA"/>
                    <w:rPrChange w:id="7900" w:author="ilia kassianenko" w:date="2019-03-21T21:37:00Z">
                      <w:rPr/>
                    </w:rPrChange>
                  </w:rPr>
                  <w:delText>RDBMS</w:delText>
                </w:r>
              </w:del>
            </w:ins>
          </w:p>
        </w:tc>
        <w:tc>
          <w:tcPr>
            <w:tcW w:w="5787" w:type="dxa"/>
            <w:shd w:val="clear" w:color="auto" w:fill="auto"/>
            <w:vAlign w:val="center"/>
            <w:tcPrChange w:id="7901" w:author="outpost" w:date="2019-03-18T20:35:00Z">
              <w:tcPr>
                <w:tcW w:w="2882" w:type="dxa"/>
                <w:shd w:val="clear" w:color="auto" w:fill="auto"/>
              </w:tcPr>
            </w:tcPrChange>
          </w:tcPr>
          <w:p w14:paraId="77606FB4" w14:textId="4DB62ADF" w:rsidR="00A978E3" w:rsidRPr="0047260E" w:rsidRDefault="00A978E3">
            <w:pPr>
              <w:rPr>
                <w:lang w:val="en-CA"/>
                <w:rPrChange w:id="7902" w:author="ilia kassianenko" w:date="2019-03-21T21:37:00Z">
                  <w:rPr/>
                </w:rPrChange>
              </w:rPr>
              <w:pPrChange w:id="7903" w:author="outpost" w:date="2019-03-18T20:33:00Z">
                <w:pPr>
                  <w:pStyle w:val="TableText10"/>
                  <w:spacing w:after="0"/>
                </w:pPr>
              </w:pPrChange>
            </w:pPr>
            <w:ins w:id="7904" w:author="outpost" w:date="2019-03-18T20:35:00Z">
              <w:r w:rsidRPr="0047260E">
                <w:rPr>
                  <w:rFonts w:cs="Arial"/>
                  <w:color w:val="000000"/>
                  <w:lang w:val="en-CA"/>
                  <w:rPrChange w:id="7905" w:author="ilia kassianenko" w:date="2019-03-21T21:37:00Z">
                    <w:rPr>
                      <w:rFonts w:cs="Arial"/>
                      <w:color w:val="000000"/>
                    </w:rPr>
                  </w:rPrChange>
                </w:rPr>
                <w:t>Database Management System</w:t>
              </w:r>
            </w:ins>
            <w:ins w:id="7906" w:author="Fritz Gyger" w:date="2019-03-11T20:17:00Z">
              <w:del w:id="7907" w:author="outpost" w:date="2019-03-18T20:35:00Z">
                <w:r w:rsidRPr="0047260E" w:rsidDel="003E273B">
                  <w:rPr>
                    <w:sz w:val="22"/>
                    <w:lang w:val="en-CA"/>
                    <w:rPrChange w:id="7908" w:author="ilia kassianenko" w:date="2019-03-21T21:37:00Z">
                      <w:rPr/>
                    </w:rPrChange>
                  </w:rPr>
                  <w:delText>Relational DBMS</w:delText>
                </w:r>
              </w:del>
            </w:ins>
          </w:p>
        </w:tc>
      </w:tr>
      <w:tr w:rsidR="00A978E3" w:rsidRPr="0047260E" w14:paraId="55F8904D" w14:textId="77777777" w:rsidTr="00D362A9">
        <w:trPr>
          <w:cantSplit/>
          <w:jc w:val="center"/>
          <w:trPrChange w:id="7909" w:author="outpost" w:date="2019-03-18T20:35:00Z">
            <w:trPr>
              <w:gridBefore w:val="2"/>
              <w:gridAfter w:val="0"/>
              <w:cantSplit/>
            </w:trPr>
          </w:trPrChange>
        </w:trPr>
        <w:tc>
          <w:tcPr>
            <w:tcW w:w="2079" w:type="dxa"/>
            <w:shd w:val="clear" w:color="auto" w:fill="auto"/>
            <w:vAlign w:val="center"/>
            <w:tcPrChange w:id="7910" w:author="outpost" w:date="2019-03-18T20:35:00Z">
              <w:tcPr>
                <w:tcW w:w="1082" w:type="dxa"/>
                <w:gridSpan w:val="2"/>
                <w:shd w:val="clear" w:color="auto" w:fill="auto"/>
              </w:tcPr>
            </w:tcPrChange>
          </w:tcPr>
          <w:p w14:paraId="261DEB66" w14:textId="292E0B1D" w:rsidR="00A978E3" w:rsidRPr="0047260E" w:rsidDel="003E273B" w:rsidRDefault="00A978E3">
            <w:pPr>
              <w:rPr>
                <w:del w:id="7911" w:author="outpost" w:date="2019-03-18T20:35:00Z"/>
                <w:lang w:val="en-CA"/>
                <w:rPrChange w:id="7912" w:author="ilia kassianenko" w:date="2019-03-21T21:37:00Z">
                  <w:rPr>
                    <w:del w:id="7913" w:author="outpost" w:date="2019-03-18T20:35:00Z"/>
                  </w:rPr>
                </w:rPrChange>
              </w:rPr>
              <w:pPrChange w:id="7914" w:author="outpost" w:date="2019-03-18T20:33:00Z">
                <w:pPr>
                  <w:pStyle w:val="TableText10"/>
                  <w:spacing w:after="0"/>
                </w:pPr>
              </w:pPrChange>
            </w:pPr>
            <w:ins w:id="7915" w:author="outpost" w:date="2019-03-18T20:35:00Z">
              <w:r w:rsidRPr="0047260E">
                <w:rPr>
                  <w:rFonts w:cs="Arial"/>
                  <w:color w:val="000000"/>
                  <w:lang w:val="en-CA"/>
                  <w:rPrChange w:id="7916" w:author="ilia kassianenko" w:date="2019-03-21T21:37:00Z">
                    <w:rPr>
                      <w:rFonts w:cs="Arial"/>
                      <w:color w:val="000000"/>
                    </w:rPr>
                  </w:rPrChange>
                </w:rPr>
                <w:t>DDL</w:t>
              </w:r>
            </w:ins>
            <w:ins w:id="7917" w:author="Fritz Gyger" w:date="2019-03-11T20:17:00Z">
              <w:del w:id="7918" w:author="outpost" w:date="2019-03-18T20:35:00Z">
                <w:r w:rsidRPr="0047260E" w:rsidDel="003E273B">
                  <w:rPr>
                    <w:sz w:val="22"/>
                    <w:lang w:val="en-CA"/>
                    <w:rPrChange w:id="7919" w:author="ilia kassianenko" w:date="2019-03-21T21:37:00Z">
                      <w:rPr/>
                    </w:rPrChange>
                  </w:rPr>
                  <w:delText>ERD</w:delText>
                </w:r>
              </w:del>
            </w:ins>
          </w:p>
          <w:p w14:paraId="64DC63FF" w14:textId="77777777" w:rsidR="00A978E3" w:rsidRPr="0047260E" w:rsidRDefault="00A978E3">
            <w:pPr>
              <w:rPr>
                <w:lang w:val="en-CA"/>
                <w:rPrChange w:id="7920" w:author="ilia kassianenko" w:date="2019-03-21T21:37:00Z">
                  <w:rPr/>
                </w:rPrChange>
              </w:rPr>
              <w:pPrChange w:id="7921" w:author="outpost" w:date="2019-03-18T20:33:00Z">
                <w:pPr>
                  <w:pStyle w:val="TableText10"/>
                  <w:spacing w:after="0"/>
                </w:pPr>
              </w:pPrChange>
            </w:pPr>
          </w:p>
        </w:tc>
        <w:tc>
          <w:tcPr>
            <w:tcW w:w="5787" w:type="dxa"/>
            <w:shd w:val="clear" w:color="auto" w:fill="auto"/>
            <w:vAlign w:val="center"/>
            <w:tcPrChange w:id="7922" w:author="outpost" w:date="2019-03-18T20:35:00Z">
              <w:tcPr>
                <w:tcW w:w="2882" w:type="dxa"/>
                <w:shd w:val="clear" w:color="auto" w:fill="auto"/>
              </w:tcPr>
            </w:tcPrChange>
          </w:tcPr>
          <w:p w14:paraId="75F51376" w14:textId="0565490D" w:rsidR="00A978E3" w:rsidRPr="0047260E" w:rsidRDefault="00A978E3">
            <w:pPr>
              <w:rPr>
                <w:lang w:val="en-CA"/>
                <w:rPrChange w:id="7923" w:author="ilia kassianenko" w:date="2019-03-21T21:37:00Z">
                  <w:rPr/>
                </w:rPrChange>
              </w:rPr>
              <w:pPrChange w:id="7924" w:author="outpost" w:date="2019-03-18T20:33:00Z">
                <w:pPr>
                  <w:pStyle w:val="TableText10"/>
                  <w:spacing w:after="0"/>
                </w:pPr>
              </w:pPrChange>
            </w:pPr>
            <w:ins w:id="7925" w:author="outpost" w:date="2019-03-18T20:35:00Z">
              <w:r w:rsidRPr="0047260E">
                <w:rPr>
                  <w:rFonts w:cs="Arial"/>
                  <w:color w:val="000000"/>
                  <w:lang w:val="en-CA"/>
                  <w:rPrChange w:id="7926" w:author="ilia kassianenko" w:date="2019-03-21T21:37:00Z">
                    <w:rPr>
                      <w:rFonts w:cs="Arial"/>
                      <w:color w:val="000000"/>
                    </w:rPr>
                  </w:rPrChange>
                </w:rPr>
                <w:t>Data Definition Language</w:t>
              </w:r>
            </w:ins>
            <w:ins w:id="7927" w:author="Fritz Gyger" w:date="2019-03-11T20:17:00Z">
              <w:del w:id="7928" w:author="outpost" w:date="2019-03-18T20:35:00Z">
                <w:r w:rsidRPr="0047260E" w:rsidDel="003E273B">
                  <w:rPr>
                    <w:sz w:val="22"/>
                    <w:lang w:val="en-CA"/>
                    <w:rPrChange w:id="7929" w:author="ilia kassianenko" w:date="2019-03-21T21:37:00Z">
                      <w:rPr/>
                    </w:rPrChange>
                  </w:rPr>
                  <w:delText>Entity Relationship Diagram</w:delText>
                </w:r>
              </w:del>
            </w:ins>
          </w:p>
        </w:tc>
      </w:tr>
      <w:tr w:rsidR="00C926A0" w:rsidRPr="0047260E" w14:paraId="54D75B49" w14:textId="77777777" w:rsidTr="00D362A9">
        <w:trPr>
          <w:cantSplit/>
          <w:jc w:val="center"/>
          <w:ins w:id="7930" w:author="outpost" w:date="2019-03-20T20:33:00Z"/>
        </w:trPr>
        <w:tc>
          <w:tcPr>
            <w:tcW w:w="2079" w:type="dxa"/>
            <w:shd w:val="clear" w:color="auto" w:fill="auto"/>
            <w:vAlign w:val="center"/>
          </w:tcPr>
          <w:p w14:paraId="499A8CFB" w14:textId="2FE0658C" w:rsidR="00C926A0" w:rsidRPr="0047260E" w:rsidRDefault="00C926A0">
            <w:pPr>
              <w:rPr>
                <w:ins w:id="7931" w:author="outpost" w:date="2019-03-20T20:33:00Z"/>
                <w:rFonts w:cs="Arial"/>
                <w:color w:val="000000"/>
                <w:lang w:val="en-CA"/>
                <w:rPrChange w:id="7932" w:author="ilia kassianenko" w:date="2019-03-21T21:37:00Z">
                  <w:rPr>
                    <w:ins w:id="7933" w:author="outpost" w:date="2019-03-20T20:33:00Z"/>
                    <w:rFonts w:cs="Arial"/>
                    <w:color w:val="000000"/>
                  </w:rPr>
                </w:rPrChange>
              </w:rPr>
            </w:pPr>
            <w:ins w:id="7934" w:author="outpost" w:date="2019-03-20T20:33:00Z">
              <w:r w:rsidRPr="0047260E">
                <w:rPr>
                  <w:rFonts w:cs="Arial"/>
                  <w:color w:val="000000"/>
                  <w:lang w:val="en-CA"/>
                  <w:rPrChange w:id="7935" w:author="ilia kassianenko" w:date="2019-03-21T21:37:00Z">
                    <w:rPr>
                      <w:rFonts w:cs="Arial"/>
                      <w:color w:val="000000"/>
                    </w:rPr>
                  </w:rPrChange>
                </w:rPr>
                <w:t>EC</w:t>
              </w:r>
            </w:ins>
          </w:p>
        </w:tc>
        <w:tc>
          <w:tcPr>
            <w:tcW w:w="5787" w:type="dxa"/>
            <w:shd w:val="clear" w:color="auto" w:fill="auto"/>
            <w:vAlign w:val="center"/>
          </w:tcPr>
          <w:p w14:paraId="491F67A1" w14:textId="4EA47E5B" w:rsidR="00C926A0" w:rsidRPr="0047260E" w:rsidRDefault="00C926A0">
            <w:pPr>
              <w:rPr>
                <w:ins w:id="7936" w:author="outpost" w:date="2019-03-20T20:33:00Z"/>
                <w:rFonts w:cs="Arial"/>
                <w:color w:val="000000"/>
                <w:lang w:val="en-CA"/>
                <w:rPrChange w:id="7937" w:author="ilia kassianenko" w:date="2019-03-21T21:37:00Z">
                  <w:rPr>
                    <w:ins w:id="7938" w:author="outpost" w:date="2019-03-20T20:33:00Z"/>
                    <w:rFonts w:cs="Arial"/>
                    <w:color w:val="000000"/>
                  </w:rPr>
                </w:rPrChange>
              </w:rPr>
            </w:pPr>
            <w:ins w:id="7939" w:author="outpost" w:date="2019-03-20T20:33:00Z">
              <w:r w:rsidRPr="0047260E">
                <w:rPr>
                  <w:rFonts w:cs="Arial"/>
                  <w:color w:val="000000"/>
                  <w:lang w:val="en-CA"/>
                  <w:rPrChange w:id="7940" w:author="ilia kassianenko" w:date="2019-03-21T21:37:00Z">
                    <w:rPr>
                      <w:rFonts w:cs="Arial"/>
                      <w:color w:val="000000"/>
                    </w:rPr>
                  </w:rPrChange>
                </w:rPr>
                <w:t>Environment Canada</w:t>
              </w:r>
            </w:ins>
          </w:p>
        </w:tc>
      </w:tr>
      <w:tr w:rsidR="003F534F" w:rsidRPr="0047260E" w14:paraId="54EFB253" w14:textId="77777777" w:rsidTr="00D362A9">
        <w:trPr>
          <w:cantSplit/>
          <w:jc w:val="center"/>
          <w:ins w:id="7941" w:author="outpost" w:date="2019-03-20T21:44:00Z"/>
        </w:trPr>
        <w:tc>
          <w:tcPr>
            <w:tcW w:w="2079" w:type="dxa"/>
            <w:shd w:val="clear" w:color="auto" w:fill="auto"/>
            <w:vAlign w:val="center"/>
          </w:tcPr>
          <w:p w14:paraId="06DCEF8E" w14:textId="0A99047B" w:rsidR="003F534F" w:rsidRPr="0047260E" w:rsidRDefault="003F534F">
            <w:pPr>
              <w:rPr>
                <w:ins w:id="7942" w:author="outpost" w:date="2019-03-20T21:44:00Z"/>
                <w:rFonts w:cs="Arial"/>
                <w:color w:val="000000"/>
                <w:lang w:val="en-CA"/>
                <w:rPrChange w:id="7943" w:author="ilia kassianenko" w:date="2019-03-21T21:37:00Z">
                  <w:rPr>
                    <w:ins w:id="7944" w:author="outpost" w:date="2019-03-20T21:44:00Z"/>
                    <w:rFonts w:cs="Arial"/>
                    <w:color w:val="000000"/>
                  </w:rPr>
                </w:rPrChange>
              </w:rPr>
            </w:pPr>
            <w:ins w:id="7945" w:author="outpost" w:date="2019-03-20T21:44:00Z">
              <w:r w:rsidRPr="0047260E">
                <w:rPr>
                  <w:rFonts w:cs="Arial"/>
                  <w:color w:val="000000"/>
                  <w:lang w:val="en-CA"/>
                  <w:rPrChange w:id="7946" w:author="ilia kassianenko" w:date="2019-03-21T21:37:00Z">
                    <w:rPr>
                      <w:rFonts w:cs="Arial"/>
                      <w:color w:val="000000"/>
                    </w:rPr>
                  </w:rPrChange>
                </w:rPr>
                <w:t>EDT</w:t>
              </w:r>
            </w:ins>
          </w:p>
        </w:tc>
        <w:tc>
          <w:tcPr>
            <w:tcW w:w="5787" w:type="dxa"/>
            <w:shd w:val="clear" w:color="auto" w:fill="auto"/>
            <w:vAlign w:val="center"/>
          </w:tcPr>
          <w:p w14:paraId="64DEDDCB" w14:textId="2B3E02B1" w:rsidR="003F534F" w:rsidRPr="0047260E" w:rsidRDefault="003F534F">
            <w:pPr>
              <w:rPr>
                <w:ins w:id="7947" w:author="outpost" w:date="2019-03-20T21:44:00Z"/>
                <w:rFonts w:cs="Arial"/>
                <w:color w:val="000000"/>
                <w:lang w:val="en-CA"/>
                <w:rPrChange w:id="7948" w:author="ilia kassianenko" w:date="2019-03-21T21:37:00Z">
                  <w:rPr>
                    <w:ins w:id="7949" w:author="outpost" w:date="2019-03-20T21:44:00Z"/>
                    <w:rFonts w:cs="Arial"/>
                    <w:color w:val="000000"/>
                  </w:rPr>
                </w:rPrChange>
              </w:rPr>
            </w:pPr>
            <w:ins w:id="7950" w:author="outpost" w:date="2019-03-20T21:44:00Z">
              <w:r w:rsidRPr="0047260E">
                <w:rPr>
                  <w:rFonts w:cs="Arial"/>
                  <w:color w:val="000000"/>
                  <w:lang w:val="en-CA"/>
                  <w:rPrChange w:id="7951" w:author="ilia kassianenko" w:date="2019-03-21T21:37:00Z">
                    <w:rPr>
                      <w:rFonts w:cs="Arial"/>
                      <w:color w:val="000000"/>
                    </w:rPr>
                  </w:rPrChange>
                </w:rPr>
                <w:t>Eastern Daylight Time</w:t>
              </w:r>
            </w:ins>
          </w:p>
        </w:tc>
      </w:tr>
      <w:tr w:rsidR="00A978E3" w:rsidRPr="0047260E" w14:paraId="2E2C072E" w14:textId="77777777" w:rsidTr="00D362A9">
        <w:trPr>
          <w:cantSplit/>
          <w:jc w:val="center"/>
          <w:ins w:id="7952" w:author="Fritz Gyger" w:date="2019-03-11T20:17:00Z"/>
          <w:trPrChange w:id="7953" w:author="outpost" w:date="2019-03-18T20:35:00Z">
            <w:trPr>
              <w:gridBefore w:val="2"/>
              <w:gridAfter w:val="0"/>
              <w:cantSplit/>
            </w:trPr>
          </w:trPrChange>
        </w:trPr>
        <w:tc>
          <w:tcPr>
            <w:tcW w:w="2079" w:type="dxa"/>
            <w:shd w:val="clear" w:color="auto" w:fill="auto"/>
            <w:vAlign w:val="center"/>
            <w:tcPrChange w:id="7954" w:author="outpost" w:date="2019-03-18T20:35:00Z">
              <w:tcPr>
                <w:tcW w:w="1082" w:type="dxa"/>
                <w:gridSpan w:val="2"/>
                <w:shd w:val="clear" w:color="auto" w:fill="auto"/>
              </w:tcPr>
            </w:tcPrChange>
          </w:tcPr>
          <w:p w14:paraId="23A196E6" w14:textId="17B806B8" w:rsidR="00A978E3" w:rsidRPr="0047260E" w:rsidRDefault="00A978E3">
            <w:pPr>
              <w:rPr>
                <w:ins w:id="7955" w:author="Fritz Gyger" w:date="2019-03-11T20:17:00Z"/>
                <w:lang w:val="en-CA"/>
                <w:rPrChange w:id="7956" w:author="ilia kassianenko" w:date="2019-03-21T21:37:00Z">
                  <w:rPr>
                    <w:ins w:id="7957" w:author="Fritz Gyger" w:date="2019-03-11T20:17:00Z"/>
                  </w:rPr>
                </w:rPrChange>
              </w:rPr>
              <w:pPrChange w:id="7958" w:author="outpost" w:date="2019-03-18T20:33:00Z">
                <w:pPr>
                  <w:pStyle w:val="TableText10"/>
                  <w:spacing w:after="0"/>
                </w:pPr>
              </w:pPrChange>
            </w:pPr>
            <w:ins w:id="7959" w:author="outpost" w:date="2019-03-18T20:35:00Z">
              <w:r w:rsidRPr="0047260E">
                <w:rPr>
                  <w:rFonts w:cs="Arial"/>
                  <w:color w:val="000000"/>
                  <w:lang w:val="en-CA"/>
                  <w:rPrChange w:id="7960" w:author="ilia kassianenko" w:date="2019-03-21T21:37:00Z">
                    <w:rPr>
                      <w:rFonts w:cs="Arial"/>
                      <w:color w:val="000000"/>
                    </w:rPr>
                  </w:rPrChange>
                </w:rPr>
                <w:t>ERD</w:t>
              </w:r>
            </w:ins>
            <w:ins w:id="7961" w:author="Fritz Gyger" w:date="2019-03-11T20:17:00Z">
              <w:del w:id="7962" w:author="outpost" w:date="2019-03-18T20:35:00Z">
                <w:r w:rsidRPr="0047260E" w:rsidDel="003E273B">
                  <w:rPr>
                    <w:sz w:val="22"/>
                    <w:lang w:val="en-CA"/>
                    <w:rPrChange w:id="7963" w:author="ilia kassianenko" w:date="2019-03-21T21:37:00Z">
                      <w:rPr/>
                    </w:rPrChange>
                  </w:rPr>
                  <w:delText>PK</w:delText>
                </w:r>
              </w:del>
            </w:ins>
          </w:p>
        </w:tc>
        <w:tc>
          <w:tcPr>
            <w:tcW w:w="5787" w:type="dxa"/>
            <w:shd w:val="clear" w:color="auto" w:fill="auto"/>
            <w:vAlign w:val="center"/>
            <w:tcPrChange w:id="7964" w:author="outpost" w:date="2019-03-18T20:35:00Z">
              <w:tcPr>
                <w:tcW w:w="2882" w:type="dxa"/>
                <w:shd w:val="clear" w:color="auto" w:fill="auto"/>
              </w:tcPr>
            </w:tcPrChange>
          </w:tcPr>
          <w:p w14:paraId="0926BCF7" w14:textId="68CA024E" w:rsidR="00A978E3" w:rsidRPr="0047260E" w:rsidRDefault="00A978E3">
            <w:pPr>
              <w:rPr>
                <w:ins w:id="7965" w:author="Fritz Gyger" w:date="2019-03-11T20:17:00Z"/>
                <w:lang w:val="en-CA"/>
                <w:rPrChange w:id="7966" w:author="ilia kassianenko" w:date="2019-03-21T21:37:00Z">
                  <w:rPr>
                    <w:ins w:id="7967" w:author="Fritz Gyger" w:date="2019-03-11T20:17:00Z"/>
                  </w:rPr>
                </w:rPrChange>
              </w:rPr>
              <w:pPrChange w:id="7968" w:author="outpost" w:date="2019-03-18T20:33:00Z">
                <w:pPr>
                  <w:pStyle w:val="TableText10"/>
                  <w:spacing w:after="0"/>
                </w:pPr>
              </w:pPrChange>
            </w:pPr>
            <w:ins w:id="7969" w:author="outpost" w:date="2019-03-18T20:35:00Z">
              <w:r w:rsidRPr="0047260E">
                <w:rPr>
                  <w:rFonts w:cs="Arial"/>
                  <w:color w:val="000000"/>
                  <w:lang w:val="en-CA"/>
                  <w:rPrChange w:id="7970" w:author="ilia kassianenko" w:date="2019-03-21T21:37:00Z">
                    <w:rPr>
                      <w:rFonts w:cs="Arial"/>
                      <w:color w:val="000000"/>
                    </w:rPr>
                  </w:rPrChange>
                </w:rPr>
                <w:t>Entity Relationship Diagram</w:t>
              </w:r>
            </w:ins>
            <w:ins w:id="7971" w:author="Fritz Gyger" w:date="2019-03-11T20:17:00Z">
              <w:del w:id="7972" w:author="outpost" w:date="2019-03-18T20:35:00Z">
                <w:r w:rsidRPr="0047260E" w:rsidDel="003E273B">
                  <w:rPr>
                    <w:sz w:val="22"/>
                    <w:lang w:val="en-CA"/>
                    <w:rPrChange w:id="7973" w:author="ilia kassianenko" w:date="2019-03-21T21:37:00Z">
                      <w:rPr/>
                    </w:rPrChange>
                  </w:rPr>
                  <w:delText>Primary Key</w:delText>
                </w:r>
              </w:del>
            </w:ins>
          </w:p>
        </w:tc>
      </w:tr>
      <w:tr w:rsidR="00A978E3" w:rsidRPr="0047260E" w14:paraId="6DD62A00" w14:textId="77777777" w:rsidTr="00D362A9">
        <w:trPr>
          <w:cantSplit/>
          <w:jc w:val="center"/>
          <w:ins w:id="7974" w:author="Fritz Gyger" w:date="2019-03-11T20:18:00Z"/>
          <w:trPrChange w:id="7975" w:author="outpost" w:date="2019-03-18T20:35:00Z">
            <w:trPr>
              <w:gridBefore w:val="2"/>
              <w:gridAfter w:val="0"/>
              <w:cantSplit/>
            </w:trPr>
          </w:trPrChange>
        </w:trPr>
        <w:tc>
          <w:tcPr>
            <w:tcW w:w="2079" w:type="dxa"/>
            <w:shd w:val="clear" w:color="auto" w:fill="auto"/>
            <w:vAlign w:val="center"/>
            <w:tcPrChange w:id="7976" w:author="outpost" w:date="2019-03-18T20:35:00Z">
              <w:tcPr>
                <w:tcW w:w="1082" w:type="dxa"/>
                <w:gridSpan w:val="2"/>
                <w:shd w:val="clear" w:color="auto" w:fill="auto"/>
              </w:tcPr>
            </w:tcPrChange>
          </w:tcPr>
          <w:p w14:paraId="164D1CBE" w14:textId="0194ACBF" w:rsidR="00A978E3" w:rsidRPr="0047260E" w:rsidRDefault="00A978E3">
            <w:pPr>
              <w:rPr>
                <w:ins w:id="7977" w:author="Fritz Gyger" w:date="2019-03-11T20:18:00Z"/>
                <w:lang w:val="en-CA"/>
                <w:rPrChange w:id="7978" w:author="ilia kassianenko" w:date="2019-03-21T21:37:00Z">
                  <w:rPr>
                    <w:ins w:id="7979" w:author="Fritz Gyger" w:date="2019-03-11T20:18:00Z"/>
                  </w:rPr>
                </w:rPrChange>
              </w:rPr>
              <w:pPrChange w:id="7980" w:author="outpost" w:date="2019-03-18T20:33:00Z">
                <w:pPr>
                  <w:pStyle w:val="TableText10"/>
                  <w:spacing w:after="0"/>
                </w:pPr>
              </w:pPrChange>
            </w:pPr>
            <w:ins w:id="7981" w:author="outpost" w:date="2019-03-18T20:35:00Z">
              <w:r w:rsidRPr="0047260E">
                <w:rPr>
                  <w:rFonts w:cs="Arial"/>
                  <w:color w:val="000000"/>
                  <w:lang w:val="en-CA"/>
                  <w:rPrChange w:id="7982" w:author="ilia kassianenko" w:date="2019-03-21T21:37:00Z">
                    <w:rPr>
                      <w:rFonts w:cs="Arial"/>
                      <w:color w:val="000000"/>
                    </w:rPr>
                  </w:rPrChange>
                </w:rPr>
                <w:t>ERD</w:t>
              </w:r>
            </w:ins>
            <w:ins w:id="7983" w:author="Fritz Gyger" w:date="2019-03-11T20:18:00Z">
              <w:del w:id="7984" w:author="outpost" w:date="2019-03-18T20:35:00Z">
                <w:r w:rsidRPr="0047260E" w:rsidDel="003E273B">
                  <w:rPr>
                    <w:sz w:val="22"/>
                    <w:lang w:val="en-CA"/>
                    <w:rPrChange w:id="7985" w:author="ilia kassianenko" w:date="2019-03-21T21:37:00Z">
                      <w:rPr/>
                    </w:rPrChange>
                  </w:rPr>
                  <w:delText>FK</w:delText>
                </w:r>
              </w:del>
            </w:ins>
          </w:p>
        </w:tc>
        <w:tc>
          <w:tcPr>
            <w:tcW w:w="5787" w:type="dxa"/>
            <w:shd w:val="clear" w:color="auto" w:fill="auto"/>
            <w:vAlign w:val="center"/>
            <w:tcPrChange w:id="7986" w:author="outpost" w:date="2019-03-18T20:35:00Z">
              <w:tcPr>
                <w:tcW w:w="2882" w:type="dxa"/>
                <w:shd w:val="clear" w:color="auto" w:fill="auto"/>
              </w:tcPr>
            </w:tcPrChange>
          </w:tcPr>
          <w:p w14:paraId="27547340" w14:textId="6E141CFA" w:rsidR="00A978E3" w:rsidRPr="0047260E" w:rsidRDefault="00A978E3">
            <w:pPr>
              <w:rPr>
                <w:ins w:id="7987" w:author="Fritz Gyger" w:date="2019-03-11T20:18:00Z"/>
                <w:lang w:val="en-CA"/>
                <w:rPrChange w:id="7988" w:author="ilia kassianenko" w:date="2019-03-21T21:37:00Z">
                  <w:rPr>
                    <w:ins w:id="7989" w:author="Fritz Gyger" w:date="2019-03-11T20:18:00Z"/>
                  </w:rPr>
                </w:rPrChange>
              </w:rPr>
              <w:pPrChange w:id="7990" w:author="outpost" w:date="2019-03-18T20:33:00Z">
                <w:pPr>
                  <w:pStyle w:val="TableText10"/>
                  <w:spacing w:after="0"/>
                </w:pPr>
              </w:pPrChange>
            </w:pPr>
            <w:ins w:id="7991" w:author="outpost" w:date="2019-03-18T20:35:00Z">
              <w:r w:rsidRPr="0047260E">
                <w:rPr>
                  <w:rFonts w:cs="Arial"/>
                  <w:color w:val="000000"/>
                  <w:lang w:val="en-CA"/>
                  <w:rPrChange w:id="7992" w:author="ilia kassianenko" w:date="2019-03-21T21:37:00Z">
                    <w:rPr>
                      <w:rFonts w:cs="Arial"/>
                      <w:color w:val="000000"/>
                    </w:rPr>
                  </w:rPrChange>
                </w:rPr>
                <w:t>Entity Relationship Model</w:t>
              </w:r>
            </w:ins>
            <w:ins w:id="7993" w:author="Fritz Gyger" w:date="2019-03-11T20:18:00Z">
              <w:del w:id="7994" w:author="outpost" w:date="2019-03-18T20:35:00Z">
                <w:r w:rsidRPr="0047260E" w:rsidDel="003E273B">
                  <w:rPr>
                    <w:sz w:val="22"/>
                    <w:lang w:val="en-CA"/>
                    <w:rPrChange w:id="7995" w:author="ilia kassianenko" w:date="2019-03-21T21:37:00Z">
                      <w:rPr/>
                    </w:rPrChange>
                  </w:rPr>
                  <w:delText xml:space="preserve">Foreign Key </w:delText>
                </w:r>
              </w:del>
            </w:ins>
          </w:p>
        </w:tc>
      </w:tr>
      <w:tr w:rsidR="00A978E3" w:rsidRPr="0047260E" w14:paraId="239B6890" w14:textId="77777777" w:rsidTr="00D362A9">
        <w:trPr>
          <w:cantSplit/>
          <w:jc w:val="center"/>
          <w:ins w:id="7996" w:author="Fritz Gyger" w:date="2019-03-11T20:18:00Z"/>
          <w:trPrChange w:id="7997" w:author="outpost" w:date="2019-03-18T20:35:00Z">
            <w:trPr>
              <w:gridBefore w:val="2"/>
              <w:gridAfter w:val="0"/>
              <w:cantSplit/>
            </w:trPr>
          </w:trPrChange>
        </w:trPr>
        <w:tc>
          <w:tcPr>
            <w:tcW w:w="2079" w:type="dxa"/>
            <w:shd w:val="clear" w:color="auto" w:fill="auto"/>
            <w:vAlign w:val="center"/>
            <w:tcPrChange w:id="7998" w:author="outpost" w:date="2019-03-18T20:35:00Z">
              <w:tcPr>
                <w:tcW w:w="1082" w:type="dxa"/>
                <w:gridSpan w:val="2"/>
                <w:shd w:val="clear" w:color="auto" w:fill="auto"/>
              </w:tcPr>
            </w:tcPrChange>
          </w:tcPr>
          <w:p w14:paraId="3000444B" w14:textId="211BF60A" w:rsidR="00A978E3" w:rsidRPr="0047260E" w:rsidRDefault="00A978E3">
            <w:pPr>
              <w:rPr>
                <w:ins w:id="7999" w:author="Fritz Gyger" w:date="2019-03-11T20:18:00Z"/>
                <w:lang w:val="en-CA"/>
                <w:rPrChange w:id="8000" w:author="ilia kassianenko" w:date="2019-03-21T21:37:00Z">
                  <w:rPr>
                    <w:ins w:id="8001" w:author="Fritz Gyger" w:date="2019-03-11T20:18:00Z"/>
                  </w:rPr>
                </w:rPrChange>
              </w:rPr>
              <w:pPrChange w:id="8002" w:author="outpost" w:date="2019-03-18T20:33:00Z">
                <w:pPr>
                  <w:pStyle w:val="TableText10"/>
                  <w:spacing w:after="0"/>
                </w:pPr>
              </w:pPrChange>
            </w:pPr>
            <w:ins w:id="8003" w:author="outpost" w:date="2019-03-18T20:35:00Z">
              <w:r w:rsidRPr="0047260E">
                <w:rPr>
                  <w:rFonts w:cs="Arial"/>
                  <w:color w:val="000000"/>
                  <w:lang w:val="en-CA"/>
                  <w:rPrChange w:id="8004" w:author="ilia kassianenko" w:date="2019-03-21T21:37:00Z">
                    <w:rPr>
                      <w:rFonts w:cs="Arial"/>
                      <w:color w:val="000000"/>
                    </w:rPr>
                  </w:rPrChange>
                </w:rPr>
                <w:t>ETL</w:t>
              </w:r>
            </w:ins>
            <w:ins w:id="8005" w:author="Fritz Gyger" w:date="2019-03-11T20:18:00Z">
              <w:del w:id="8006" w:author="outpost" w:date="2019-03-18T20:35:00Z">
                <w:r w:rsidRPr="0047260E" w:rsidDel="003E273B">
                  <w:rPr>
                    <w:sz w:val="22"/>
                    <w:lang w:val="en-CA"/>
                    <w:rPrChange w:id="8007" w:author="ilia kassianenko" w:date="2019-03-21T21:37:00Z">
                      <w:rPr/>
                    </w:rPrChange>
                  </w:rPr>
                  <w:delText>MB</w:delText>
                </w:r>
              </w:del>
            </w:ins>
          </w:p>
        </w:tc>
        <w:tc>
          <w:tcPr>
            <w:tcW w:w="5787" w:type="dxa"/>
            <w:shd w:val="clear" w:color="auto" w:fill="auto"/>
            <w:vAlign w:val="center"/>
            <w:tcPrChange w:id="8008" w:author="outpost" w:date="2019-03-18T20:35:00Z">
              <w:tcPr>
                <w:tcW w:w="2882" w:type="dxa"/>
                <w:shd w:val="clear" w:color="auto" w:fill="auto"/>
              </w:tcPr>
            </w:tcPrChange>
          </w:tcPr>
          <w:p w14:paraId="1548C432" w14:textId="3B742D48" w:rsidR="00A978E3" w:rsidRPr="0047260E" w:rsidRDefault="00A978E3">
            <w:pPr>
              <w:rPr>
                <w:ins w:id="8009" w:author="Fritz Gyger" w:date="2019-03-11T20:18:00Z"/>
                <w:lang w:val="en-CA"/>
                <w:rPrChange w:id="8010" w:author="ilia kassianenko" w:date="2019-03-21T21:37:00Z">
                  <w:rPr>
                    <w:ins w:id="8011" w:author="Fritz Gyger" w:date="2019-03-11T20:18:00Z"/>
                  </w:rPr>
                </w:rPrChange>
              </w:rPr>
              <w:pPrChange w:id="8012" w:author="outpost" w:date="2019-03-18T20:33:00Z">
                <w:pPr>
                  <w:pStyle w:val="TableText10"/>
                  <w:spacing w:after="0"/>
                </w:pPr>
              </w:pPrChange>
            </w:pPr>
            <w:ins w:id="8013" w:author="outpost" w:date="2019-03-18T20:35:00Z">
              <w:r w:rsidRPr="0047260E">
                <w:rPr>
                  <w:rFonts w:cs="Arial"/>
                  <w:color w:val="000000"/>
                  <w:lang w:val="en-CA"/>
                  <w:rPrChange w:id="8014" w:author="ilia kassianenko" w:date="2019-03-21T21:37:00Z">
                    <w:rPr>
                      <w:rFonts w:cs="Arial"/>
                      <w:color w:val="000000"/>
                    </w:rPr>
                  </w:rPrChange>
                </w:rPr>
                <w:t>Extraction Transformation Load</w:t>
              </w:r>
            </w:ins>
            <w:ins w:id="8015" w:author="Fritz Gyger" w:date="2019-03-11T20:18:00Z">
              <w:del w:id="8016" w:author="outpost" w:date="2019-03-18T20:35:00Z">
                <w:r w:rsidRPr="0047260E" w:rsidDel="003E273B">
                  <w:rPr>
                    <w:sz w:val="22"/>
                    <w:lang w:val="en-CA"/>
                    <w:rPrChange w:id="8017" w:author="ilia kassianenko" w:date="2019-03-21T21:37:00Z">
                      <w:rPr/>
                    </w:rPrChange>
                  </w:rPr>
                  <w:delText>MegaBytes</w:delText>
                </w:r>
              </w:del>
            </w:ins>
          </w:p>
        </w:tc>
      </w:tr>
      <w:tr w:rsidR="00A978E3" w:rsidRPr="0047260E" w14:paraId="7DE01AF8" w14:textId="77777777" w:rsidTr="00D362A9">
        <w:trPr>
          <w:cantSplit/>
          <w:jc w:val="center"/>
          <w:ins w:id="8018" w:author="Fritz Gyger" w:date="2019-03-11T20:18:00Z"/>
          <w:trPrChange w:id="8019" w:author="outpost" w:date="2019-03-18T20:35:00Z">
            <w:trPr>
              <w:gridBefore w:val="2"/>
              <w:gridAfter w:val="0"/>
              <w:cantSplit/>
            </w:trPr>
          </w:trPrChange>
        </w:trPr>
        <w:tc>
          <w:tcPr>
            <w:tcW w:w="2079" w:type="dxa"/>
            <w:shd w:val="clear" w:color="auto" w:fill="auto"/>
            <w:vAlign w:val="center"/>
            <w:tcPrChange w:id="8020" w:author="outpost" w:date="2019-03-18T20:35:00Z">
              <w:tcPr>
                <w:tcW w:w="1082" w:type="dxa"/>
                <w:gridSpan w:val="2"/>
                <w:shd w:val="clear" w:color="auto" w:fill="auto"/>
              </w:tcPr>
            </w:tcPrChange>
          </w:tcPr>
          <w:p w14:paraId="22F0EB71" w14:textId="783E18E8" w:rsidR="00A978E3" w:rsidRPr="0047260E" w:rsidRDefault="00A978E3">
            <w:pPr>
              <w:rPr>
                <w:ins w:id="8021" w:author="Fritz Gyger" w:date="2019-03-11T20:18:00Z"/>
                <w:lang w:val="en-CA"/>
                <w:rPrChange w:id="8022" w:author="ilia kassianenko" w:date="2019-03-21T21:37:00Z">
                  <w:rPr>
                    <w:ins w:id="8023" w:author="Fritz Gyger" w:date="2019-03-11T20:18:00Z"/>
                  </w:rPr>
                </w:rPrChange>
              </w:rPr>
              <w:pPrChange w:id="8024" w:author="outpost" w:date="2019-03-18T20:33:00Z">
                <w:pPr>
                  <w:pStyle w:val="TableText10"/>
                  <w:spacing w:after="0"/>
                </w:pPr>
              </w:pPrChange>
            </w:pPr>
            <w:ins w:id="8025" w:author="outpost" w:date="2019-03-18T20:35:00Z">
              <w:r w:rsidRPr="0047260E">
                <w:rPr>
                  <w:rFonts w:cs="Arial"/>
                  <w:color w:val="000000"/>
                  <w:lang w:val="en-CA"/>
                  <w:rPrChange w:id="8026" w:author="ilia kassianenko" w:date="2019-03-21T21:37:00Z">
                    <w:rPr>
                      <w:rFonts w:cs="Arial"/>
                      <w:color w:val="000000"/>
                    </w:rPr>
                  </w:rPrChange>
                </w:rPr>
                <w:t>FK</w:t>
              </w:r>
            </w:ins>
            <w:ins w:id="8027" w:author="Fritz Gyger" w:date="2019-03-11T20:18:00Z">
              <w:del w:id="8028" w:author="outpost" w:date="2019-03-18T20:35:00Z">
                <w:r w:rsidRPr="0047260E" w:rsidDel="003E273B">
                  <w:rPr>
                    <w:sz w:val="22"/>
                    <w:lang w:val="en-CA"/>
                    <w:rPrChange w:id="8029" w:author="ilia kassianenko" w:date="2019-03-21T21:37:00Z">
                      <w:rPr/>
                    </w:rPrChange>
                  </w:rPr>
                  <w:delText>GB</w:delText>
                </w:r>
              </w:del>
            </w:ins>
          </w:p>
        </w:tc>
        <w:tc>
          <w:tcPr>
            <w:tcW w:w="5787" w:type="dxa"/>
            <w:shd w:val="clear" w:color="auto" w:fill="auto"/>
            <w:vAlign w:val="center"/>
            <w:tcPrChange w:id="8030" w:author="outpost" w:date="2019-03-18T20:35:00Z">
              <w:tcPr>
                <w:tcW w:w="2882" w:type="dxa"/>
                <w:shd w:val="clear" w:color="auto" w:fill="auto"/>
              </w:tcPr>
            </w:tcPrChange>
          </w:tcPr>
          <w:p w14:paraId="0F850A12" w14:textId="37899B25" w:rsidR="00A978E3" w:rsidRPr="0047260E" w:rsidRDefault="00A978E3">
            <w:pPr>
              <w:rPr>
                <w:ins w:id="8031" w:author="Fritz Gyger" w:date="2019-03-11T20:18:00Z"/>
                <w:lang w:val="en-CA"/>
                <w:rPrChange w:id="8032" w:author="ilia kassianenko" w:date="2019-03-21T21:37:00Z">
                  <w:rPr>
                    <w:ins w:id="8033" w:author="Fritz Gyger" w:date="2019-03-11T20:18:00Z"/>
                  </w:rPr>
                </w:rPrChange>
              </w:rPr>
              <w:pPrChange w:id="8034" w:author="outpost" w:date="2019-03-18T20:33:00Z">
                <w:pPr>
                  <w:pStyle w:val="TableText10"/>
                  <w:spacing w:after="0"/>
                </w:pPr>
              </w:pPrChange>
            </w:pPr>
            <w:ins w:id="8035" w:author="outpost" w:date="2019-03-18T20:35:00Z">
              <w:r w:rsidRPr="0047260E">
                <w:rPr>
                  <w:rFonts w:cs="Arial"/>
                  <w:color w:val="000000"/>
                  <w:lang w:val="en-CA"/>
                  <w:rPrChange w:id="8036" w:author="ilia kassianenko" w:date="2019-03-21T21:37:00Z">
                    <w:rPr>
                      <w:rFonts w:cs="Arial"/>
                      <w:color w:val="000000"/>
                    </w:rPr>
                  </w:rPrChange>
                </w:rPr>
                <w:t xml:space="preserve">Foreign Key </w:t>
              </w:r>
            </w:ins>
            <w:ins w:id="8037" w:author="Fritz Gyger" w:date="2019-03-11T20:18:00Z">
              <w:del w:id="8038" w:author="outpost" w:date="2019-03-18T20:35:00Z">
                <w:r w:rsidRPr="0047260E" w:rsidDel="003E273B">
                  <w:rPr>
                    <w:sz w:val="22"/>
                    <w:lang w:val="en-CA"/>
                    <w:rPrChange w:id="8039" w:author="ilia kassianenko" w:date="2019-03-21T21:37:00Z">
                      <w:rPr/>
                    </w:rPrChange>
                  </w:rPr>
                  <w:delText>GigaBytes</w:delText>
                </w:r>
              </w:del>
            </w:ins>
          </w:p>
        </w:tc>
      </w:tr>
      <w:tr w:rsidR="00A978E3" w:rsidRPr="0047260E" w14:paraId="0DBD0613" w14:textId="77777777" w:rsidTr="00D362A9">
        <w:trPr>
          <w:cantSplit/>
          <w:jc w:val="center"/>
          <w:ins w:id="8040" w:author="Fritz Gyger" w:date="2019-03-11T20:18:00Z"/>
          <w:trPrChange w:id="8041" w:author="outpost" w:date="2019-03-18T20:35:00Z">
            <w:trPr>
              <w:gridBefore w:val="2"/>
              <w:gridAfter w:val="0"/>
              <w:cantSplit/>
            </w:trPr>
          </w:trPrChange>
        </w:trPr>
        <w:tc>
          <w:tcPr>
            <w:tcW w:w="2079" w:type="dxa"/>
            <w:shd w:val="clear" w:color="auto" w:fill="auto"/>
            <w:vAlign w:val="center"/>
            <w:tcPrChange w:id="8042" w:author="outpost" w:date="2019-03-18T20:35:00Z">
              <w:tcPr>
                <w:tcW w:w="1082" w:type="dxa"/>
                <w:gridSpan w:val="2"/>
                <w:shd w:val="clear" w:color="auto" w:fill="auto"/>
              </w:tcPr>
            </w:tcPrChange>
          </w:tcPr>
          <w:p w14:paraId="2DA0D1D3" w14:textId="016F401E" w:rsidR="00A978E3" w:rsidRPr="0047260E" w:rsidRDefault="00A978E3">
            <w:pPr>
              <w:rPr>
                <w:ins w:id="8043" w:author="Fritz Gyger" w:date="2019-03-11T20:18:00Z"/>
                <w:lang w:val="en-CA"/>
                <w:rPrChange w:id="8044" w:author="ilia kassianenko" w:date="2019-03-21T21:37:00Z">
                  <w:rPr>
                    <w:ins w:id="8045" w:author="Fritz Gyger" w:date="2019-03-11T20:18:00Z"/>
                  </w:rPr>
                </w:rPrChange>
              </w:rPr>
              <w:pPrChange w:id="8046" w:author="outpost" w:date="2019-03-18T20:33:00Z">
                <w:pPr>
                  <w:pStyle w:val="TableText10"/>
                  <w:spacing w:after="0"/>
                </w:pPr>
              </w:pPrChange>
            </w:pPr>
            <w:ins w:id="8047" w:author="outpost" w:date="2019-03-18T20:35:00Z">
              <w:r w:rsidRPr="0047260E">
                <w:rPr>
                  <w:rFonts w:cs="Arial"/>
                  <w:color w:val="000000"/>
                  <w:lang w:val="en-CA"/>
                  <w:rPrChange w:id="8048" w:author="ilia kassianenko" w:date="2019-03-21T21:37:00Z">
                    <w:rPr>
                      <w:rFonts w:cs="Arial"/>
                      <w:color w:val="000000"/>
                    </w:rPr>
                  </w:rPrChange>
                </w:rPr>
                <w:t>GB</w:t>
              </w:r>
            </w:ins>
            <w:ins w:id="8049" w:author="Fritz Gyger" w:date="2019-03-11T20:18:00Z">
              <w:del w:id="8050" w:author="outpost" w:date="2019-03-18T20:35:00Z">
                <w:r w:rsidRPr="0047260E" w:rsidDel="003E273B">
                  <w:rPr>
                    <w:sz w:val="22"/>
                    <w:lang w:val="en-CA"/>
                    <w:rPrChange w:id="8051" w:author="ilia kassianenko" w:date="2019-03-21T21:37:00Z">
                      <w:rPr/>
                    </w:rPrChange>
                  </w:rPr>
                  <w:delText>RAM</w:delText>
                </w:r>
              </w:del>
            </w:ins>
          </w:p>
        </w:tc>
        <w:tc>
          <w:tcPr>
            <w:tcW w:w="5787" w:type="dxa"/>
            <w:shd w:val="clear" w:color="auto" w:fill="auto"/>
            <w:vAlign w:val="center"/>
            <w:tcPrChange w:id="8052" w:author="outpost" w:date="2019-03-18T20:35:00Z">
              <w:tcPr>
                <w:tcW w:w="2882" w:type="dxa"/>
                <w:shd w:val="clear" w:color="auto" w:fill="auto"/>
              </w:tcPr>
            </w:tcPrChange>
          </w:tcPr>
          <w:p w14:paraId="0D9E5203" w14:textId="00CCD9A3" w:rsidR="00A978E3" w:rsidRPr="0047260E" w:rsidRDefault="00A978E3">
            <w:pPr>
              <w:rPr>
                <w:ins w:id="8053" w:author="Fritz Gyger" w:date="2019-03-11T20:18:00Z"/>
                <w:lang w:val="en-CA"/>
                <w:rPrChange w:id="8054" w:author="ilia kassianenko" w:date="2019-03-21T21:37:00Z">
                  <w:rPr>
                    <w:ins w:id="8055" w:author="Fritz Gyger" w:date="2019-03-11T20:18:00Z"/>
                  </w:rPr>
                </w:rPrChange>
              </w:rPr>
              <w:pPrChange w:id="8056" w:author="outpost" w:date="2019-03-18T20:33:00Z">
                <w:pPr>
                  <w:pStyle w:val="TableText10"/>
                  <w:spacing w:after="0"/>
                </w:pPr>
              </w:pPrChange>
            </w:pPr>
            <w:proofErr w:type="spellStart"/>
            <w:ins w:id="8057" w:author="outpost" w:date="2019-03-18T20:35:00Z">
              <w:r w:rsidRPr="0047260E">
                <w:rPr>
                  <w:rFonts w:cs="Arial"/>
                  <w:color w:val="000000"/>
                  <w:lang w:val="en-CA"/>
                  <w:rPrChange w:id="8058" w:author="ilia kassianenko" w:date="2019-03-21T21:37:00Z">
                    <w:rPr>
                      <w:rFonts w:cs="Arial"/>
                      <w:color w:val="000000"/>
                    </w:rPr>
                  </w:rPrChange>
                </w:rPr>
                <w:t>GigaBytes</w:t>
              </w:r>
            </w:ins>
            <w:proofErr w:type="spellEnd"/>
            <w:ins w:id="8059" w:author="Fritz Gyger" w:date="2019-03-11T20:18:00Z">
              <w:del w:id="8060" w:author="outpost" w:date="2019-03-18T20:35:00Z">
                <w:r w:rsidRPr="0047260E" w:rsidDel="003E273B">
                  <w:rPr>
                    <w:sz w:val="22"/>
                    <w:lang w:val="en-CA"/>
                    <w:rPrChange w:id="8061" w:author="ilia kassianenko" w:date="2019-03-21T21:37:00Z">
                      <w:rPr/>
                    </w:rPrChange>
                  </w:rPr>
                  <w:delText xml:space="preserve">Random Access Memory </w:delText>
                </w:r>
              </w:del>
            </w:ins>
          </w:p>
        </w:tc>
      </w:tr>
      <w:tr w:rsidR="005F31C2" w:rsidRPr="0047260E" w14:paraId="1EB5108C" w14:textId="77777777" w:rsidTr="00D362A9">
        <w:trPr>
          <w:cantSplit/>
          <w:jc w:val="center"/>
          <w:ins w:id="8062" w:author="outpost" w:date="2019-03-18T21:05:00Z"/>
        </w:trPr>
        <w:tc>
          <w:tcPr>
            <w:tcW w:w="2079" w:type="dxa"/>
            <w:shd w:val="clear" w:color="auto" w:fill="auto"/>
            <w:vAlign w:val="center"/>
          </w:tcPr>
          <w:p w14:paraId="01DD8DB5" w14:textId="234891D2" w:rsidR="005F31C2" w:rsidRPr="0047260E" w:rsidRDefault="005F31C2" w:rsidP="00A978E3">
            <w:pPr>
              <w:rPr>
                <w:ins w:id="8063" w:author="outpost" w:date="2019-03-18T21:05:00Z"/>
                <w:rFonts w:cs="Arial"/>
                <w:color w:val="000000"/>
                <w:lang w:val="en-CA"/>
                <w:rPrChange w:id="8064" w:author="ilia kassianenko" w:date="2019-03-21T21:37:00Z">
                  <w:rPr>
                    <w:ins w:id="8065" w:author="outpost" w:date="2019-03-18T21:05:00Z"/>
                    <w:rFonts w:cs="Arial"/>
                    <w:color w:val="000000"/>
                  </w:rPr>
                </w:rPrChange>
              </w:rPr>
            </w:pPr>
            <w:ins w:id="8066" w:author="outpost" w:date="2019-03-18T21:05:00Z">
              <w:r w:rsidRPr="0047260E">
                <w:rPr>
                  <w:rFonts w:cs="Arial"/>
                  <w:color w:val="000000"/>
                  <w:lang w:val="en-CA"/>
                  <w:rPrChange w:id="8067" w:author="ilia kassianenko" w:date="2019-03-21T21:37:00Z">
                    <w:rPr>
                      <w:rFonts w:cs="Arial"/>
                      <w:color w:val="000000"/>
                    </w:rPr>
                  </w:rPrChange>
                </w:rPr>
                <w:t>GPS</w:t>
              </w:r>
            </w:ins>
          </w:p>
        </w:tc>
        <w:tc>
          <w:tcPr>
            <w:tcW w:w="5787" w:type="dxa"/>
            <w:shd w:val="clear" w:color="auto" w:fill="auto"/>
            <w:vAlign w:val="center"/>
          </w:tcPr>
          <w:p w14:paraId="2B921825" w14:textId="11BB11DD" w:rsidR="005F31C2" w:rsidRPr="0047260E" w:rsidRDefault="005F31C2" w:rsidP="00A978E3">
            <w:pPr>
              <w:rPr>
                <w:ins w:id="8068" w:author="outpost" w:date="2019-03-18T21:05:00Z"/>
                <w:rFonts w:cs="Arial"/>
                <w:color w:val="000000"/>
                <w:lang w:val="en-CA"/>
                <w:rPrChange w:id="8069" w:author="ilia kassianenko" w:date="2019-03-21T21:37:00Z">
                  <w:rPr>
                    <w:ins w:id="8070" w:author="outpost" w:date="2019-03-18T21:05:00Z"/>
                    <w:rFonts w:cs="Arial"/>
                    <w:color w:val="000000"/>
                  </w:rPr>
                </w:rPrChange>
              </w:rPr>
            </w:pPr>
            <w:ins w:id="8071" w:author="outpost" w:date="2019-03-18T21:06:00Z">
              <w:r w:rsidRPr="0047260E">
                <w:rPr>
                  <w:rFonts w:cs="Arial"/>
                  <w:color w:val="000000"/>
                  <w:lang w:val="en-CA"/>
                  <w:rPrChange w:id="8072" w:author="ilia kassianenko" w:date="2019-03-21T21:37:00Z">
                    <w:rPr>
                      <w:rFonts w:cs="Arial"/>
                      <w:color w:val="000000"/>
                    </w:rPr>
                  </w:rPrChange>
                </w:rPr>
                <w:t>Global Positioning System</w:t>
              </w:r>
            </w:ins>
          </w:p>
        </w:tc>
      </w:tr>
      <w:tr w:rsidR="00A978E3" w:rsidRPr="0047260E" w14:paraId="4D4C5903" w14:textId="77777777" w:rsidTr="00D362A9">
        <w:trPr>
          <w:cantSplit/>
          <w:jc w:val="center"/>
          <w:ins w:id="8073" w:author="Fritz Gyger" w:date="2019-03-11T20:19:00Z"/>
          <w:trPrChange w:id="8074" w:author="outpost" w:date="2019-03-18T20:35:00Z">
            <w:trPr>
              <w:gridBefore w:val="2"/>
              <w:gridAfter w:val="0"/>
              <w:cantSplit/>
            </w:trPr>
          </w:trPrChange>
        </w:trPr>
        <w:tc>
          <w:tcPr>
            <w:tcW w:w="2079" w:type="dxa"/>
            <w:shd w:val="clear" w:color="auto" w:fill="auto"/>
            <w:vAlign w:val="center"/>
            <w:tcPrChange w:id="8075" w:author="outpost" w:date="2019-03-18T20:35:00Z">
              <w:tcPr>
                <w:tcW w:w="1082" w:type="dxa"/>
                <w:gridSpan w:val="2"/>
                <w:shd w:val="clear" w:color="auto" w:fill="auto"/>
              </w:tcPr>
            </w:tcPrChange>
          </w:tcPr>
          <w:p w14:paraId="5424298A" w14:textId="3F9E9B55" w:rsidR="00A978E3" w:rsidRPr="0047260E" w:rsidRDefault="00A978E3">
            <w:pPr>
              <w:rPr>
                <w:ins w:id="8076" w:author="Fritz Gyger" w:date="2019-03-11T20:19:00Z"/>
                <w:lang w:val="en-CA"/>
                <w:rPrChange w:id="8077" w:author="ilia kassianenko" w:date="2019-03-21T21:37:00Z">
                  <w:rPr>
                    <w:ins w:id="8078" w:author="Fritz Gyger" w:date="2019-03-11T20:19:00Z"/>
                  </w:rPr>
                </w:rPrChange>
              </w:rPr>
              <w:pPrChange w:id="8079" w:author="outpost" w:date="2019-03-18T20:33:00Z">
                <w:pPr>
                  <w:pStyle w:val="TableText10"/>
                  <w:spacing w:after="0"/>
                </w:pPr>
              </w:pPrChange>
            </w:pPr>
            <w:ins w:id="8080" w:author="outpost" w:date="2019-03-18T20:35:00Z">
              <w:r w:rsidRPr="0047260E">
                <w:rPr>
                  <w:rFonts w:cs="Arial"/>
                  <w:color w:val="000000"/>
                  <w:lang w:val="en-CA"/>
                  <w:rPrChange w:id="8081" w:author="ilia kassianenko" w:date="2019-03-21T21:37:00Z">
                    <w:rPr>
                      <w:rFonts w:cs="Arial"/>
                      <w:color w:val="000000"/>
                    </w:rPr>
                  </w:rPrChange>
                </w:rPr>
                <w:t>HDD</w:t>
              </w:r>
            </w:ins>
            <w:ins w:id="8082" w:author="Fritz Gyger" w:date="2019-03-11T20:19:00Z">
              <w:del w:id="8083" w:author="outpost" w:date="2019-03-18T20:35:00Z">
                <w:r w:rsidRPr="0047260E" w:rsidDel="003E273B">
                  <w:rPr>
                    <w:sz w:val="22"/>
                    <w:lang w:val="en-CA"/>
                    <w:rPrChange w:id="8084" w:author="ilia kassianenko" w:date="2019-03-21T21:37:00Z">
                      <w:rPr/>
                    </w:rPrChange>
                  </w:rPr>
                  <w:delText>BASE</w:delText>
                </w:r>
              </w:del>
            </w:ins>
          </w:p>
        </w:tc>
        <w:tc>
          <w:tcPr>
            <w:tcW w:w="5787" w:type="dxa"/>
            <w:shd w:val="clear" w:color="auto" w:fill="auto"/>
            <w:vAlign w:val="center"/>
            <w:tcPrChange w:id="8085" w:author="outpost" w:date="2019-03-18T20:35:00Z">
              <w:tcPr>
                <w:tcW w:w="2882" w:type="dxa"/>
                <w:shd w:val="clear" w:color="auto" w:fill="auto"/>
              </w:tcPr>
            </w:tcPrChange>
          </w:tcPr>
          <w:p w14:paraId="0A5A827B" w14:textId="7F3B29F7" w:rsidR="00A978E3" w:rsidRPr="0047260E" w:rsidRDefault="00A978E3">
            <w:pPr>
              <w:rPr>
                <w:ins w:id="8086" w:author="Fritz Gyger" w:date="2019-03-11T20:19:00Z"/>
                <w:lang w:val="en-CA"/>
                <w:rPrChange w:id="8087" w:author="ilia kassianenko" w:date="2019-03-21T21:37:00Z">
                  <w:rPr>
                    <w:ins w:id="8088" w:author="Fritz Gyger" w:date="2019-03-11T20:19:00Z"/>
                  </w:rPr>
                </w:rPrChange>
              </w:rPr>
              <w:pPrChange w:id="8089" w:author="outpost" w:date="2019-03-18T20:33:00Z">
                <w:pPr>
                  <w:pStyle w:val="TableText10"/>
                  <w:spacing w:after="0"/>
                </w:pPr>
              </w:pPrChange>
            </w:pPr>
            <w:ins w:id="8090" w:author="outpost" w:date="2019-03-18T20:35:00Z">
              <w:r w:rsidRPr="0047260E">
                <w:rPr>
                  <w:rFonts w:cs="Arial"/>
                  <w:color w:val="000000"/>
                  <w:lang w:val="en-CA"/>
                  <w:rPrChange w:id="8091" w:author="ilia kassianenko" w:date="2019-03-21T21:37:00Z">
                    <w:rPr>
                      <w:rFonts w:cs="Arial"/>
                      <w:color w:val="000000"/>
                    </w:rPr>
                  </w:rPrChange>
                </w:rPr>
                <w:t>Hard Drive Disk</w:t>
              </w:r>
            </w:ins>
            <w:ins w:id="8092" w:author="Fritz Gyger" w:date="2019-03-11T20:19:00Z">
              <w:del w:id="8093" w:author="outpost" w:date="2019-03-18T20:35:00Z">
                <w:r w:rsidRPr="0047260E" w:rsidDel="003E273B">
                  <w:rPr>
                    <w:sz w:val="22"/>
                    <w:lang w:val="en-CA"/>
                    <w:rPrChange w:id="8094" w:author="ilia kassianenko" w:date="2019-03-21T21:37:00Z">
                      <w:rPr/>
                    </w:rPrChange>
                  </w:rPr>
                  <w:delText xml:space="preserve">Basic Availability Soft-State </w:delText>
                </w:r>
              </w:del>
            </w:ins>
            <w:ins w:id="8095" w:author="Fritz Gyger" w:date="2019-03-11T20:20:00Z">
              <w:del w:id="8096" w:author="outpost" w:date="2019-03-18T20:35:00Z">
                <w:r w:rsidRPr="0047260E" w:rsidDel="003E273B">
                  <w:rPr>
                    <w:sz w:val="22"/>
                    <w:lang w:val="en-CA"/>
                    <w:rPrChange w:id="8097" w:author="ilia kassianenko" w:date="2019-03-21T21:37:00Z">
                      <w:rPr/>
                    </w:rPrChange>
                  </w:rPr>
                  <w:delText xml:space="preserve">Eventual Consistency </w:delText>
                </w:r>
              </w:del>
            </w:ins>
            <w:ins w:id="8098" w:author="Fritz Gyger" w:date="2019-03-11T20:19:00Z">
              <w:del w:id="8099" w:author="outpost" w:date="2019-03-18T20:35:00Z">
                <w:r w:rsidRPr="0047260E" w:rsidDel="003E273B">
                  <w:rPr>
                    <w:sz w:val="22"/>
                    <w:lang w:val="en-CA"/>
                    <w:rPrChange w:id="8100" w:author="ilia kassianenko" w:date="2019-03-21T21:37:00Z">
                      <w:rPr/>
                    </w:rPrChange>
                  </w:rPr>
                  <w:delText xml:space="preserve"> </w:delText>
                </w:r>
              </w:del>
            </w:ins>
          </w:p>
        </w:tc>
      </w:tr>
      <w:tr w:rsidR="00A978E3" w:rsidRPr="0047260E" w14:paraId="1F0ED1C4" w14:textId="77777777" w:rsidTr="00D362A9">
        <w:trPr>
          <w:cantSplit/>
          <w:jc w:val="center"/>
          <w:ins w:id="8101" w:author="Fritz Gyger" w:date="2019-03-11T20:19:00Z"/>
          <w:trPrChange w:id="8102" w:author="outpost" w:date="2019-03-18T20:35:00Z">
            <w:trPr>
              <w:gridBefore w:val="2"/>
              <w:gridAfter w:val="0"/>
              <w:cantSplit/>
            </w:trPr>
          </w:trPrChange>
        </w:trPr>
        <w:tc>
          <w:tcPr>
            <w:tcW w:w="2079" w:type="dxa"/>
            <w:shd w:val="clear" w:color="auto" w:fill="auto"/>
            <w:vAlign w:val="center"/>
            <w:tcPrChange w:id="8103" w:author="outpost" w:date="2019-03-18T20:35:00Z">
              <w:tcPr>
                <w:tcW w:w="1082" w:type="dxa"/>
                <w:gridSpan w:val="2"/>
                <w:shd w:val="clear" w:color="auto" w:fill="auto"/>
              </w:tcPr>
            </w:tcPrChange>
          </w:tcPr>
          <w:p w14:paraId="4FFCB5AC" w14:textId="0F9A8C33" w:rsidR="00A978E3" w:rsidRPr="0047260E" w:rsidRDefault="00A978E3">
            <w:pPr>
              <w:rPr>
                <w:ins w:id="8104" w:author="Fritz Gyger" w:date="2019-03-11T20:19:00Z"/>
                <w:lang w:val="en-CA"/>
                <w:rPrChange w:id="8105" w:author="ilia kassianenko" w:date="2019-03-21T21:37:00Z">
                  <w:rPr>
                    <w:ins w:id="8106" w:author="Fritz Gyger" w:date="2019-03-11T20:19:00Z"/>
                  </w:rPr>
                </w:rPrChange>
              </w:rPr>
              <w:pPrChange w:id="8107" w:author="outpost" w:date="2019-03-18T20:33:00Z">
                <w:pPr>
                  <w:pStyle w:val="TableText10"/>
                  <w:spacing w:after="0"/>
                </w:pPr>
              </w:pPrChange>
            </w:pPr>
            <w:ins w:id="8108" w:author="outpost" w:date="2019-03-18T20:35:00Z">
              <w:r w:rsidRPr="0047260E">
                <w:rPr>
                  <w:rFonts w:cs="Arial"/>
                  <w:color w:val="000000"/>
                  <w:lang w:val="en-CA"/>
                  <w:rPrChange w:id="8109" w:author="ilia kassianenko" w:date="2019-03-21T21:37:00Z">
                    <w:rPr>
                      <w:rFonts w:cs="Arial"/>
                      <w:color w:val="000000"/>
                    </w:rPr>
                  </w:rPrChange>
                </w:rPr>
                <w:t>LDM</w:t>
              </w:r>
            </w:ins>
            <w:ins w:id="8110" w:author="Fritz Gyger" w:date="2019-03-11T20:19:00Z">
              <w:del w:id="8111" w:author="outpost" w:date="2019-03-18T20:35:00Z">
                <w:r w:rsidRPr="0047260E" w:rsidDel="003E273B">
                  <w:rPr>
                    <w:sz w:val="22"/>
                    <w:lang w:val="en-CA"/>
                    <w:rPrChange w:id="8112" w:author="ilia kassianenko" w:date="2019-03-21T21:37:00Z">
                      <w:rPr/>
                    </w:rPrChange>
                  </w:rPr>
                  <w:delText>ACID</w:delText>
                </w:r>
              </w:del>
            </w:ins>
          </w:p>
        </w:tc>
        <w:tc>
          <w:tcPr>
            <w:tcW w:w="5787" w:type="dxa"/>
            <w:shd w:val="clear" w:color="auto" w:fill="auto"/>
            <w:vAlign w:val="center"/>
            <w:tcPrChange w:id="8113" w:author="outpost" w:date="2019-03-18T20:35:00Z">
              <w:tcPr>
                <w:tcW w:w="2882" w:type="dxa"/>
                <w:shd w:val="clear" w:color="auto" w:fill="auto"/>
              </w:tcPr>
            </w:tcPrChange>
          </w:tcPr>
          <w:p w14:paraId="2CD268E5" w14:textId="44C77571" w:rsidR="00A978E3" w:rsidRPr="0047260E" w:rsidRDefault="00A978E3">
            <w:pPr>
              <w:rPr>
                <w:ins w:id="8114" w:author="Fritz Gyger" w:date="2019-03-11T20:19:00Z"/>
                <w:lang w:val="en-CA"/>
                <w:rPrChange w:id="8115" w:author="ilia kassianenko" w:date="2019-03-21T21:37:00Z">
                  <w:rPr>
                    <w:ins w:id="8116" w:author="Fritz Gyger" w:date="2019-03-11T20:19:00Z"/>
                  </w:rPr>
                </w:rPrChange>
              </w:rPr>
              <w:pPrChange w:id="8117" w:author="outpost" w:date="2019-03-18T20:33:00Z">
                <w:pPr>
                  <w:pStyle w:val="TableText10"/>
                  <w:spacing w:after="0"/>
                </w:pPr>
              </w:pPrChange>
            </w:pPr>
            <w:ins w:id="8118" w:author="outpost" w:date="2019-03-18T20:35:00Z">
              <w:r w:rsidRPr="0047260E">
                <w:rPr>
                  <w:rFonts w:cs="Arial"/>
                  <w:color w:val="000000"/>
                  <w:lang w:val="en-CA"/>
                  <w:rPrChange w:id="8119" w:author="ilia kassianenko" w:date="2019-03-21T21:37:00Z">
                    <w:rPr>
                      <w:rFonts w:cs="Arial"/>
                      <w:color w:val="000000"/>
                    </w:rPr>
                  </w:rPrChange>
                </w:rPr>
                <w:t xml:space="preserve">Logical Data Model </w:t>
              </w:r>
            </w:ins>
            <w:ins w:id="8120" w:author="Fritz Gyger" w:date="2019-03-11T20:20:00Z">
              <w:del w:id="8121" w:author="outpost" w:date="2019-03-18T20:35:00Z">
                <w:r w:rsidRPr="0047260E" w:rsidDel="003E273B">
                  <w:rPr>
                    <w:sz w:val="22"/>
                    <w:lang w:val="en-CA"/>
                    <w:rPrChange w:id="8122" w:author="ilia kassianenko" w:date="2019-03-21T21:37:00Z">
                      <w:rPr/>
                    </w:rPrChange>
                  </w:rPr>
                  <w:delText>Atomicity Consistency Isolation Durability</w:delText>
                </w:r>
              </w:del>
            </w:ins>
          </w:p>
        </w:tc>
      </w:tr>
      <w:tr w:rsidR="00B10556" w:rsidRPr="0047260E" w14:paraId="561CEC8F" w14:textId="77777777" w:rsidTr="00D362A9">
        <w:trPr>
          <w:cantSplit/>
          <w:jc w:val="center"/>
          <w:ins w:id="8123" w:author="outpost" w:date="2019-03-20T22:07:00Z"/>
        </w:trPr>
        <w:tc>
          <w:tcPr>
            <w:tcW w:w="2079" w:type="dxa"/>
            <w:shd w:val="clear" w:color="auto" w:fill="auto"/>
            <w:vAlign w:val="center"/>
          </w:tcPr>
          <w:p w14:paraId="1721916A" w14:textId="611EA3E8" w:rsidR="00B10556" w:rsidRPr="0047260E" w:rsidRDefault="00B10556">
            <w:pPr>
              <w:rPr>
                <w:ins w:id="8124" w:author="outpost" w:date="2019-03-20T22:07:00Z"/>
                <w:rFonts w:cs="Arial"/>
                <w:color w:val="000000"/>
                <w:lang w:val="en-CA"/>
                <w:rPrChange w:id="8125" w:author="ilia kassianenko" w:date="2019-03-21T21:37:00Z">
                  <w:rPr>
                    <w:ins w:id="8126" w:author="outpost" w:date="2019-03-20T22:07:00Z"/>
                    <w:rFonts w:cs="Arial"/>
                    <w:color w:val="000000"/>
                  </w:rPr>
                </w:rPrChange>
              </w:rPr>
            </w:pPr>
            <w:ins w:id="8127" w:author="outpost" w:date="2019-03-20T22:07:00Z">
              <w:r w:rsidRPr="0047260E">
                <w:rPr>
                  <w:rFonts w:cs="Arial"/>
                  <w:color w:val="000000"/>
                  <w:lang w:val="en-CA"/>
                  <w:rPrChange w:id="8128" w:author="ilia kassianenko" w:date="2019-03-21T21:37:00Z">
                    <w:rPr>
                      <w:rFonts w:cs="Arial"/>
                      <w:color w:val="000000"/>
                    </w:rPr>
                  </w:rPrChange>
                </w:rPr>
                <w:t>LUKS</w:t>
              </w:r>
            </w:ins>
          </w:p>
        </w:tc>
        <w:tc>
          <w:tcPr>
            <w:tcW w:w="5787" w:type="dxa"/>
            <w:shd w:val="clear" w:color="auto" w:fill="auto"/>
            <w:vAlign w:val="center"/>
          </w:tcPr>
          <w:p w14:paraId="7DD45710" w14:textId="30FE99E2" w:rsidR="00B10556" w:rsidRPr="0047260E" w:rsidRDefault="00B10556">
            <w:pPr>
              <w:rPr>
                <w:ins w:id="8129" w:author="outpost" w:date="2019-03-20T22:07:00Z"/>
                <w:rFonts w:cs="Arial"/>
                <w:color w:val="000000"/>
                <w:lang w:val="en-CA"/>
                <w:rPrChange w:id="8130" w:author="ilia kassianenko" w:date="2019-03-21T21:37:00Z">
                  <w:rPr>
                    <w:ins w:id="8131" w:author="outpost" w:date="2019-03-20T22:07:00Z"/>
                    <w:rFonts w:cs="Arial"/>
                    <w:color w:val="000000"/>
                  </w:rPr>
                </w:rPrChange>
              </w:rPr>
            </w:pPr>
            <w:ins w:id="8132" w:author="outpost" w:date="2019-03-20T22:07:00Z">
              <w:r w:rsidRPr="0047260E">
                <w:rPr>
                  <w:rFonts w:cs="Arial"/>
                  <w:color w:val="000000"/>
                  <w:lang w:val="en-CA"/>
                  <w:rPrChange w:id="8133" w:author="ilia kassianenko" w:date="2019-03-21T21:37:00Z">
                    <w:rPr>
                      <w:rFonts w:cs="Arial"/>
                      <w:color w:val="000000"/>
                    </w:rPr>
                  </w:rPrChange>
                </w:rPr>
                <w:t>Linux Unified Key Setup</w:t>
              </w:r>
            </w:ins>
          </w:p>
        </w:tc>
      </w:tr>
      <w:tr w:rsidR="00A978E3" w:rsidRPr="0047260E" w14:paraId="0FA95103" w14:textId="77777777" w:rsidTr="00D362A9">
        <w:trPr>
          <w:cantSplit/>
          <w:jc w:val="center"/>
          <w:ins w:id="8134" w:author="Fritz Gyger" w:date="2019-03-11T20:22:00Z"/>
          <w:trPrChange w:id="8135" w:author="outpost" w:date="2019-03-18T20:35:00Z">
            <w:trPr>
              <w:gridBefore w:val="2"/>
              <w:gridAfter w:val="0"/>
              <w:cantSplit/>
            </w:trPr>
          </w:trPrChange>
        </w:trPr>
        <w:tc>
          <w:tcPr>
            <w:tcW w:w="2079" w:type="dxa"/>
            <w:shd w:val="clear" w:color="auto" w:fill="auto"/>
            <w:vAlign w:val="center"/>
            <w:tcPrChange w:id="8136" w:author="outpost" w:date="2019-03-18T20:35:00Z">
              <w:tcPr>
                <w:tcW w:w="1082" w:type="dxa"/>
                <w:gridSpan w:val="2"/>
                <w:shd w:val="clear" w:color="auto" w:fill="auto"/>
              </w:tcPr>
            </w:tcPrChange>
          </w:tcPr>
          <w:p w14:paraId="1DA91F41" w14:textId="6ADB01F5" w:rsidR="00A978E3" w:rsidRPr="0047260E" w:rsidRDefault="00A978E3">
            <w:pPr>
              <w:rPr>
                <w:ins w:id="8137" w:author="Fritz Gyger" w:date="2019-03-11T20:22:00Z"/>
                <w:lang w:val="en-CA"/>
                <w:rPrChange w:id="8138" w:author="ilia kassianenko" w:date="2019-03-21T21:37:00Z">
                  <w:rPr>
                    <w:ins w:id="8139" w:author="Fritz Gyger" w:date="2019-03-11T20:22:00Z"/>
                  </w:rPr>
                </w:rPrChange>
              </w:rPr>
              <w:pPrChange w:id="8140" w:author="outpost" w:date="2019-03-18T20:33:00Z">
                <w:pPr>
                  <w:pStyle w:val="TableText10"/>
                  <w:spacing w:after="0"/>
                </w:pPr>
              </w:pPrChange>
            </w:pPr>
            <w:ins w:id="8141" w:author="outpost" w:date="2019-03-18T20:35:00Z">
              <w:r w:rsidRPr="0047260E">
                <w:rPr>
                  <w:rFonts w:cs="Arial"/>
                  <w:color w:val="000000"/>
                  <w:lang w:val="en-CA"/>
                  <w:rPrChange w:id="8142" w:author="ilia kassianenko" w:date="2019-03-21T21:37:00Z">
                    <w:rPr>
                      <w:rFonts w:cs="Arial"/>
                      <w:color w:val="000000"/>
                    </w:rPr>
                  </w:rPrChange>
                </w:rPr>
                <w:t>MB</w:t>
              </w:r>
            </w:ins>
            <w:ins w:id="8143" w:author="Fritz Gyger" w:date="2019-03-11T20:22:00Z">
              <w:del w:id="8144" w:author="outpost" w:date="2019-03-18T20:35:00Z">
                <w:r w:rsidRPr="0047260E" w:rsidDel="003E273B">
                  <w:rPr>
                    <w:sz w:val="22"/>
                    <w:lang w:val="en-CA"/>
                    <w:rPrChange w:id="8145" w:author="ilia kassianenko" w:date="2019-03-21T21:37:00Z">
                      <w:rPr/>
                    </w:rPrChange>
                  </w:rPr>
                  <w:delText>SQL</w:delText>
                </w:r>
              </w:del>
            </w:ins>
          </w:p>
        </w:tc>
        <w:tc>
          <w:tcPr>
            <w:tcW w:w="5787" w:type="dxa"/>
            <w:shd w:val="clear" w:color="auto" w:fill="auto"/>
            <w:vAlign w:val="center"/>
            <w:tcPrChange w:id="8146" w:author="outpost" w:date="2019-03-18T20:35:00Z">
              <w:tcPr>
                <w:tcW w:w="2882" w:type="dxa"/>
                <w:shd w:val="clear" w:color="auto" w:fill="auto"/>
              </w:tcPr>
            </w:tcPrChange>
          </w:tcPr>
          <w:p w14:paraId="7C20C16C" w14:textId="31B72A29" w:rsidR="00A978E3" w:rsidRPr="0047260E" w:rsidRDefault="00A978E3">
            <w:pPr>
              <w:rPr>
                <w:ins w:id="8147" w:author="Fritz Gyger" w:date="2019-03-11T20:22:00Z"/>
                <w:lang w:val="en-CA"/>
                <w:rPrChange w:id="8148" w:author="ilia kassianenko" w:date="2019-03-21T21:37:00Z">
                  <w:rPr>
                    <w:ins w:id="8149" w:author="Fritz Gyger" w:date="2019-03-11T20:22:00Z"/>
                  </w:rPr>
                </w:rPrChange>
              </w:rPr>
              <w:pPrChange w:id="8150" w:author="outpost" w:date="2019-03-18T20:33:00Z">
                <w:pPr>
                  <w:pStyle w:val="TableText10"/>
                  <w:spacing w:after="0"/>
                </w:pPr>
              </w:pPrChange>
            </w:pPr>
            <w:proofErr w:type="spellStart"/>
            <w:ins w:id="8151" w:author="outpost" w:date="2019-03-18T20:35:00Z">
              <w:r w:rsidRPr="0047260E">
                <w:rPr>
                  <w:rFonts w:cs="Arial"/>
                  <w:color w:val="000000"/>
                  <w:lang w:val="en-CA"/>
                  <w:rPrChange w:id="8152" w:author="ilia kassianenko" w:date="2019-03-21T21:37:00Z">
                    <w:rPr>
                      <w:rFonts w:cs="Arial"/>
                      <w:color w:val="000000"/>
                    </w:rPr>
                  </w:rPrChange>
                </w:rPr>
                <w:t>MegaBytes</w:t>
              </w:r>
            </w:ins>
            <w:proofErr w:type="spellEnd"/>
            <w:ins w:id="8153" w:author="Fritz Gyger" w:date="2019-03-11T20:23:00Z">
              <w:del w:id="8154" w:author="outpost" w:date="2019-03-18T20:35:00Z">
                <w:r w:rsidRPr="0047260E" w:rsidDel="003E273B">
                  <w:rPr>
                    <w:sz w:val="22"/>
                    <w:lang w:val="en-CA"/>
                    <w:rPrChange w:id="8155" w:author="ilia kassianenko" w:date="2019-03-21T21:37:00Z">
                      <w:rPr/>
                    </w:rPrChange>
                  </w:rPr>
                  <w:delText>Structured Query Language</w:delText>
                </w:r>
              </w:del>
            </w:ins>
          </w:p>
        </w:tc>
      </w:tr>
      <w:tr w:rsidR="00A978E3" w:rsidRPr="0047260E" w14:paraId="1236A8C1" w14:textId="77777777" w:rsidTr="00D362A9">
        <w:trPr>
          <w:cantSplit/>
          <w:jc w:val="center"/>
          <w:ins w:id="8156" w:author="Fritz Gyger" w:date="2019-03-11T20:22:00Z"/>
          <w:trPrChange w:id="8157" w:author="outpost" w:date="2019-03-18T20:35:00Z">
            <w:trPr>
              <w:gridBefore w:val="2"/>
              <w:gridAfter w:val="0"/>
              <w:cantSplit/>
            </w:trPr>
          </w:trPrChange>
        </w:trPr>
        <w:tc>
          <w:tcPr>
            <w:tcW w:w="2079" w:type="dxa"/>
            <w:shd w:val="clear" w:color="auto" w:fill="auto"/>
            <w:vAlign w:val="center"/>
            <w:tcPrChange w:id="8158" w:author="outpost" w:date="2019-03-18T20:35:00Z">
              <w:tcPr>
                <w:tcW w:w="1082" w:type="dxa"/>
                <w:gridSpan w:val="2"/>
                <w:shd w:val="clear" w:color="auto" w:fill="auto"/>
              </w:tcPr>
            </w:tcPrChange>
          </w:tcPr>
          <w:p w14:paraId="61A5D762" w14:textId="59B81370" w:rsidR="00A978E3" w:rsidRPr="0047260E" w:rsidRDefault="00A978E3">
            <w:pPr>
              <w:rPr>
                <w:ins w:id="8159" w:author="Fritz Gyger" w:date="2019-03-11T20:22:00Z"/>
                <w:lang w:val="en-CA"/>
                <w:rPrChange w:id="8160" w:author="ilia kassianenko" w:date="2019-03-21T21:37:00Z">
                  <w:rPr>
                    <w:ins w:id="8161" w:author="Fritz Gyger" w:date="2019-03-11T20:22:00Z"/>
                  </w:rPr>
                </w:rPrChange>
              </w:rPr>
              <w:pPrChange w:id="8162" w:author="outpost" w:date="2019-03-18T20:33:00Z">
                <w:pPr>
                  <w:pStyle w:val="TableText10"/>
                  <w:spacing w:after="0"/>
                </w:pPr>
              </w:pPrChange>
            </w:pPr>
            <w:ins w:id="8163" w:author="outpost" w:date="2019-03-18T20:35:00Z">
              <w:r w:rsidRPr="0047260E">
                <w:rPr>
                  <w:rFonts w:cs="Arial"/>
                  <w:color w:val="000000"/>
                  <w:lang w:val="en-CA"/>
                  <w:rPrChange w:id="8164" w:author="ilia kassianenko" w:date="2019-03-21T21:37:00Z">
                    <w:rPr>
                      <w:rFonts w:cs="Arial"/>
                      <w:color w:val="000000"/>
                    </w:rPr>
                  </w:rPrChange>
                </w:rPr>
                <w:t>PK</w:t>
              </w:r>
            </w:ins>
            <w:ins w:id="8165" w:author="Fritz Gyger" w:date="2019-03-11T20:22:00Z">
              <w:del w:id="8166" w:author="outpost" w:date="2019-03-18T20:35:00Z">
                <w:r w:rsidRPr="0047260E" w:rsidDel="003E273B">
                  <w:rPr>
                    <w:sz w:val="22"/>
                    <w:lang w:val="en-CA"/>
                    <w:rPrChange w:id="8167" w:author="ilia kassianenko" w:date="2019-03-21T21:37:00Z">
                      <w:rPr/>
                    </w:rPrChange>
                  </w:rPr>
                  <w:delText>ETL</w:delText>
                </w:r>
              </w:del>
            </w:ins>
          </w:p>
        </w:tc>
        <w:tc>
          <w:tcPr>
            <w:tcW w:w="5787" w:type="dxa"/>
            <w:shd w:val="clear" w:color="auto" w:fill="auto"/>
            <w:vAlign w:val="center"/>
            <w:tcPrChange w:id="8168" w:author="outpost" w:date="2019-03-18T20:35:00Z">
              <w:tcPr>
                <w:tcW w:w="2882" w:type="dxa"/>
                <w:shd w:val="clear" w:color="auto" w:fill="auto"/>
              </w:tcPr>
            </w:tcPrChange>
          </w:tcPr>
          <w:p w14:paraId="3244BDEB" w14:textId="5E765D9C" w:rsidR="00A978E3" w:rsidRPr="0047260E" w:rsidRDefault="00A978E3">
            <w:pPr>
              <w:rPr>
                <w:ins w:id="8169" w:author="Fritz Gyger" w:date="2019-03-11T20:22:00Z"/>
                <w:lang w:val="en-CA"/>
                <w:rPrChange w:id="8170" w:author="ilia kassianenko" w:date="2019-03-21T21:37:00Z">
                  <w:rPr>
                    <w:ins w:id="8171" w:author="Fritz Gyger" w:date="2019-03-11T20:22:00Z"/>
                  </w:rPr>
                </w:rPrChange>
              </w:rPr>
              <w:pPrChange w:id="8172" w:author="outpost" w:date="2019-03-18T20:33:00Z">
                <w:pPr>
                  <w:pStyle w:val="TableText10"/>
                  <w:spacing w:after="0"/>
                </w:pPr>
              </w:pPrChange>
            </w:pPr>
            <w:ins w:id="8173" w:author="outpost" w:date="2019-03-18T20:35:00Z">
              <w:r w:rsidRPr="0047260E">
                <w:rPr>
                  <w:rFonts w:cs="Arial"/>
                  <w:color w:val="000000"/>
                  <w:lang w:val="en-CA"/>
                  <w:rPrChange w:id="8174" w:author="ilia kassianenko" w:date="2019-03-21T21:37:00Z">
                    <w:rPr>
                      <w:rFonts w:cs="Arial"/>
                      <w:color w:val="000000"/>
                    </w:rPr>
                  </w:rPrChange>
                </w:rPr>
                <w:t>Primary Key</w:t>
              </w:r>
            </w:ins>
            <w:ins w:id="8175" w:author="Fritz Gyger" w:date="2019-03-11T20:23:00Z">
              <w:del w:id="8176" w:author="outpost" w:date="2019-03-18T20:35:00Z">
                <w:r w:rsidRPr="0047260E" w:rsidDel="003E273B">
                  <w:rPr>
                    <w:sz w:val="22"/>
                    <w:lang w:val="en-CA"/>
                    <w:rPrChange w:id="8177" w:author="ilia kassianenko" w:date="2019-03-21T21:37:00Z">
                      <w:rPr/>
                    </w:rPrChange>
                  </w:rPr>
                  <w:delText>Extraction Transformation Load</w:delText>
                </w:r>
              </w:del>
            </w:ins>
          </w:p>
        </w:tc>
      </w:tr>
      <w:tr w:rsidR="00A978E3" w:rsidRPr="0047260E" w14:paraId="263F43B9" w14:textId="77777777" w:rsidTr="00D362A9">
        <w:trPr>
          <w:cantSplit/>
          <w:jc w:val="center"/>
          <w:ins w:id="8178" w:author="Fritz Gyger" w:date="2019-03-11T20:23:00Z"/>
          <w:trPrChange w:id="8179" w:author="outpost" w:date="2019-03-18T20:35:00Z">
            <w:trPr>
              <w:gridBefore w:val="2"/>
              <w:gridAfter w:val="0"/>
              <w:cantSplit/>
            </w:trPr>
          </w:trPrChange>
        </w:trPr>
        <w:tc>
          <w:tcPr>
            <w:tcW w:w="2079" w:type="dxa"/>
            <w:shd w:val="clear" w:color="auto" w:fill="auto"/>
            <w:vAlign w:val="center"/>
            <w:tcPrChange w:id="8180" w:author="outpost" w:date="2019-03-18T20:35:00Z">
              <w:tcPr>
                <w:tcW w:w="1082" w:type="dxa"/>
                <w:gridSpan w:val="2"/>
                <w:shd w:val="clear" w:color="auto" w:fill="auto"/>
              </w:tcPr>
            </w:tcPrChange>
          </w:tcPr>
          <w:p w14:paraId="1EFBDC12" w14:textId="4D7F9095" w:rsidR="00A978E3" w:rsidRPr="0047260E" w:rsidRDefault="00A978E3">
            <w:pPr>
              <w:rPr>
                <w:ins w:id="8181" w:author="Fritz Gyger" w:date="2019-03-11T20:23:00Z"/>
                <w:lang w:val="en-CA"/>
                <w:rPrChange w:id="8182" w:author="ilia kassianenko" w:date="2019-03-21T21:37:00Z">
                  <w:rPr>
                    <w:ins w:id="8183" w:author="Fritz Gyger" w:date="2019-03-11T20:23:00Z"/>
                  </w:rPr>
                </w:rPrChange>
              </w:rPr>
              <w:pPrChange w:id="8184" w:author="outpost" w:date="2019-03-18T20:33:00Z">
                <w:pPr>
                  <w:pStyle w:val="TableText10"/>
                  <w:spacing w:after="0"/>
                </w:pPr>
              </w:pPrChange>
            </w:pPr>
            <w:ins w:id="8185" w:author="outpost" w:date="2019-03-18T20:35:00Z">
              <w:r w:rsidRPr="0047260E">
                <w:rPr>
                  <w:rFonts w:cs="Arial"/>
                  <w:color w:val="000000"/>
                  <w:lang w:val="en-CA"/>
                  <w:rPrChange w:id="8186" w:author="ilia kassianenko" w:date="2019-03-21T21:37:00Z">
                    <w:rPr>
                      <w:rFonts w:cs="Arial"/>
                      <w:color w:val="000000"/>
                    </w:rPr>
                  </w:rPrChange>
                </w:rPr>
                <w:t>RAM</w:t>
              </w:r>
            </w:ins>
            <w:ins w:id="8187" w:author="Fritz Gyger" w:date="2019-03-11T20:23:00Z">
              <w:del w:id="8188" w:author="outpost" w:date="2019-03-18T20:35:00Z">
                <w:r w:rsidRPr="0047260E" w:rsidDel="003E273B">
                  <w:rPr>
                    <w:sz w:val="22"/>
                    <w:lang w:val="en-CA"/>
                    <w:rPrChange w:id="8189" w:author="ilia kassianenko" w:date="2019-03-21T21:37:00Z">
                      <w:rPr/>
                    </w:rPrChange>
                  </w:rPr>
                  <w:delText>SDK</w:delText>
                </w:r>
              </w:del>
            </w:ins>
          </w:p>
        </w:tc>
        <w:tc>
          <w:tcPr>
            <w:tcW w:w="5787" w:type="dxa"/>
            <w:shd w:val="clear" w:color="auto" w:fill="auto"/>
            <w:vAlign w:val="center"/>
            <w:tcPrChange w:id="8190" w:author="outpost" w:date="2019-03-18T20:35:00Z">
              <w:tcPr>
                <w:tcW w:w="2882" w:type="dxa"/>
                <w:shd w:val="clear" w:color="auto" w:fill="auto"/>
              </w:tcPr>
            </w:tcPrChange>
          </w:tcPr>
          <w:p w14:paraId="3F366EA3" w14:textId="26925F98" w:rsidR="00A978E3" w:rsidRPr="0047260E" w:rsidRDefault="00A978E3">
            <w:pPr>
              <w:rPr>
                <w:ins w:id="8191" w:author="Fritz Gyger" w:date="2019-03-11T20:23:00Z"/>
                <w:lang w:val="en-CA"/>
                <w:rPrChange w:id="8192" w:author="ilia kassianenko" w:date="2019-03-21T21:37:00Z">
                  <w:rPr>
                    <w:ins w:id="8193" w:author="Fritz Gyger" w:date="2019-03-11T20:23:00Z"/>
                  </w:rPr>
                </w:rPrChange>
              </w:rPr>
              <w:pPrChange w:id="8194" w:author="outpost" w:date="2019-03-18T20:33:00Z">
                <w:pPr>
                  <w:pStyle w:val="TableText10"/>
                  <w:spacing w:after="0"/>
                </w:pPr>
              </w:pPrChange>
            </w:pPr>
            <w:ins w:id="8195" w:author="outpost" w:date="2019-03-18T20:35:00Z">
              <w:r w:rsidRPr="0047260E">
                <w:rPr>
                  <w:rFonts w:cs="Arial"/>
                  <w:color w:val="000000"/>
                  <w:lang w:val="en-CA"/>
                  <w:rPrChange w:id="8196" w:author="ilia kassianenko" w:date="2019-03-21T21:37:00Z">
                    <w:rPr>
                      <w:rFonts w:cs="Arial"/>
                      <w:color w:val="000000"/>
                    </w:rPr>
                  </w:rPrChange>
                </w:rPr>
                <w:t xml:space="preserve">Random Access Memory </w:t>
              </w:r>
            </w:ins>
            <w:ins w:id="8197" w:author="Fritz Gyger" w:date="2019-03-11T20:23:00Z">
              <w:del w:id="8198" w:author="outpost" w:date="2019-03-18T20:35:00Z">
                <w:r w:rsidRPr="0047260E" w:rsidDel="003E273B">
                  <w:rPr>
                    <w:sz w:val="22"/>
                    <w:lang w:val="en-CA"/>
                    <w:rPrChange w:id="8199" w:author="ilia kassianenko" w:date="2019-03-21T21:37:00Z">
                      <w:rPr/>
                    </w:rPrChange>
                  </w:rPr>
                  <w:delText>Software Development Kit</w:delText>
                </w:r>
              </w:del>
            </w:ins>
          </w:p>
        </w:tc>
      </w:tr>
      <w:tr w:rsidR="00A978E3" w:rsidRPr="0047260E" w14:paraId="2FC20700" w14:textId="77777777" w:rsidTr="00D362A9">
        <w:trPr>
          <w:cantSplit/>
          <w:jc w:val="center"/>
          <w:ins w:id="8200" w:author="Fritz Gyger" w:date="2019-03-11T20:26:00Z"/>
          <w:trPrChange w:id="8201" w:author="outpost" w:date="2019-03-18T20:35:00Z">
            <w:trPr>
              <w:gridBefore w:val="2"/>
              <w:gridAfter w:val="0"/>
              <w:cantSplit/>
            </w:trPr>
          </w:trPrChange>
        </w:trPr>
        <w:tc>
          <w:tcPr>
            <w:tcW w:w="2079" w:type="dxa"/>
            <w:shd w:val="clear" w:color="auto" w:fill="auto"/>
            <w:vAlign w:val="center"/>
            <w:tcPrChange w:id="8202" w:author="outpost" w:date="2019-03-18T20:35:00Z">
              <w:tcPr>
                <w:tcW w:w="1082" w:type="dxa"/>
                <w:gridSpan w:val="2"/>
                <w:shd w:val="clear" w:color="auto" w:fill="auto"/>
              </w:tcPr>
            </w:tcPrChange>
          </w:tcPr>
          <w:p w14:paraId="7FC0D26F" w14:textId="792FF98D" w:rsidR="00A978E3" w:rsidRPr="0047260E" w:rsidRDefault="00A978E3">
            <w:pPr>
              <w:rPr>
                <w:ins w:id="8203" w:author="Fritz Gyger" w:date="2019-03-11T20:26:00Z"/>
                <w:lang w:val="en-CA"/>
                <w:rPrChange w:id="8204" w:author="ilia kassianenko" w:date="2019-03-21T21:37:00Z">
                  <w:rPr>
                    <w:ins w:id="8205" w:author="Fritz Gyger" w:date="2019-03-11T20:26:00Z"/>
                  </w:rPr>
                </w:rPrChange>
              </w:rPr>
              <w:pPrChange w:id="8206" w:author="outpost" w:date="2019-03-18T20:33:00Z">
                <w:pPr>
                  <w:pStyle w:val="TableText10"/>
                  <w:spacing w:after="0"/>
                </w:pPr>
              </w:pPrChange>
            </w:pPr>
            <w:ins w:id="8207" w:author="outpost" w:date="2019-03-18T20:35:00Z">
              <w:r w:rsidRPr="0047260E">
                <w:rPr>
                  <w:rFonts w:cs="Arial"/>
                  <w:color w:val="000000"/>
                  <w:lang w:val="en-CA"/>
                  <w:rPrChange w:id="8208" w:author="ilia kassianenko" w:date="2019-03-21T21:37:00Z">
                    <w:rPr>
                      <w:rFonts w:cs="Arial"/>
                      <w:color w:val="000000"/>
                    </w:rPr>
                  </w:rPrChange>
                </w:rPr>
                <w:t>RDBMS</w:t>
              </w:r>
            </w:ins>
            <w:ins w:id="8209" w:author="Fritz Gyger" w:date="2019-03-11T20:26:00Z">
              <w:del w:id="8210" w:author="outpost" w:date="2019-03-18T20:35:00Z">
                <w:r w:rsidRPr="0047260E" w:rsidDel="003E273B">
                  <w:rPr>
                    <w:sz w:val="22"/>
                    <w:lang w:val="en-CA"/>
                    <w:rPrChange w:id="8211" w:author="ilia kassianenko" w:date="2019-03-21T21:37:00Z">
                      <w:rPr/>
                    </w:rPrChange>
                  </w:rPr>
                  <w:delText>API</w:delText>
                </w:r>
              </w:del>
            </w:ins>
          </w:p>
        </w:tc>
        <w:tc>
          <w:tcPr>
            <w:tcW w:w="5787" w:type="dxa"/>
            <w:shd w:val="clear" w:color="auto" w:fill="auto"/>
            <w:vAlign w:val="center"/>
            <w:tcPrChange w:id="8212" w:author="outpost" w:date="2019-03-18T20:35:00Z">
              <w:tcPr>
                <w:tcW w:w="2882" w:type="dxa"/>
                <w:shd w:val="clear" w:color="auto" w:fill="auto"/>
              </w:tcPr>
            </w:tcPrChange>
          </w:tcPr>
          <w:p w14:paraId="2355DB12" w14:textId="5FAF27EE" w:rsidR="00A978E3" w:rsidRPr="0047260E" w:rsidRDefault="00A978E3">
            <w:pPr>
              <w:rPr>
                <w:ins w:id="8213" w:author="Fritz Gyger" w:date="2019-03-11T20:26:00Z"/>
                <w:lang w:val="en-CA"/>
                <w:rPrChange w:id="8214" w:author="ilia kassianenko" w:date="2019-03-21T21:37:00Z">
                  <w:rPr>
                    <w:ins w:id="8215" w:author="Fritz Gyger" w:date="2019-03-11T20:26:00Z"/>
                  </w:rPr>
                </w:rPrChange>
              </w:rPr>
              <w:pPrChange w:id="8216" w:author="outpost" w:date="2019-03-18T20:33:00Z">
                <w:pPr>
                  <w:pStyle w:val="TableText10"/>
                  <w:spacing w:after="0"/>
                </w:pPr>
              </w:pPrChange>
            </w:pPr>
            <w:ins w:id="8217" w:author="outpost" w:date="2019-03-18T20:35:00Z">
              <w:r w:rsidRPr="0047260E">
                <w:rPr>
                  <w:rFonts w:cs="Arial"/>
                  <w:color w:val="000000"/>
                  <w:lang w:val="en-CA"/>
                  <w:rPrChange w:id="8218" w:author="ilia kassianenko" w:date="2019-03-21T21:37:00Z">
                    <w:rPr>
                      <w:rFonts w:cs="Arial"/>
                      <w:color w:val="000000"/>
                    </w:rPr>
                  </w:rPrChange>
                </w:rPr>
                <w:t>Relational DBMS</w:t>
              </w:r>
            </w:ins>
            <w:ins w:id="8219" w:author="Fritz Gyger" w:date="2019-03-11T20:26:00Z">
              <w:del w:id="8220" w:author="outpost" w:date="2019-03-18T20:35:00Z">
                <w:r w:rsidRPr="0047260E" w:rsidDel="003E273B">
                  <w:rPr>
                    <w:sz w:val="22"/>
                    <w:lang w:val="en-CA"/>
                    <w:rPrChange w:id="8221" w:author="ilia kassianenko" w:date="2019-03-21T21:37:00Z">
                      <w:rPr/>
                    </w:rPrChange>
                  </w:rPr>
                  <w:delText>Application Programming Interface</w:delText>
                </w:r>
              </w:del>
            </w:ins>
          </w:p>
        </w:tc>
      </w:tr>
      <w:tr w:rsidR="00A978E3" w:rsidRPr="0047260E" w14:paraId="79CD1106" w14:textId="77777777" w:rsidTr="00D362A9">
        <w:trPr>
          <w:cantSplit/>
          <w:jc w:val="center"/>
          <w:ins w:id="8222" w:author="Fritz Gyger" w:date="2019-03-11T20:30:00Z"/>
          <w:trPrChange w:id="8223" w:author="outpost" w:date="2019-03-18T20:35:00Z">
            <w:trPr>
              <w:gridBefore w:val="2"/>
              <w:gridAfter w:val="0"/>
              <w:cantSplit/>
            </w:trPr>
          </w:trPrChange>
        </w:trPr>
        <w:tc>
          <w:tcPr>
            <w:tcW w:w="2079" w:type="dxa"/>
            <w:shd w:val="clear" w:color="auto" w:fill="auto"/>
            <w:vAlign w:val="center"/>
            <w:tcPrChange w:id="8224" w:author="outpost" w:date="2019-03-18T20:35:00Z">
              <w:tcPr>
                <w:tcW w:w="1082" w:type="dxa"/>
                <w:gridSpan w:val="2"/>
                <w:shd w:val="clear" w:color="auto" w:fill="auto"/>
              </w:tcPr>
            </w:tcPrChange>
          </w:tcPr>
          <w:p w14:paraId="27A38A68" w14:textId="3A757991" w:rsidR="00A978E3" w:rsidRPr="0047260E" w:rsidRDefault="00A978E3">
            <w:pPr>
              <w:rPr>
                <w:ins w:id="8225" w:author="Fritz Gyger" w:date="2019-03-11T20:30:00Z"/>
                <w:lang w:val="en-CA"/>
                <w:rPrChange w:id="8226" w:author="ilia kassianenko" w:date="2019-03-21T21:37:00Z">
                  <w:rPr>
                    <w:ins w:id="8227" w:author="Fritz Gyger" w:date="2019-03-11T20:30:00Z"/>
                  </w:rPr>
                </w:rPrChange>
              </w:rPr>
              <w:pPrChange w:id="8228" w:author="outpost" w:date="2019-03-18T20:33:00Z">
                <w:pPr>
                  <w:pStyle w:val="TableText10"/>
                  <w:spacing w:after="0"/>
                </w:pPr>
              </w:pPrChange>
            </w:pPr>
            <w:ins w:id="8229" w:author="outpost" w:date="2019-03-18T20:35:00Z">
              <w:r w:rsidRPr="0047260E">
                <w:rPr>
                  <w:rFonts w:cs="Arial"/>
                  <w:color w:val="000000"/>
                  <w:lang w:val="en-CA"/>
                  <w:rPrChange w:id="8230" w:author="ilia kassianenko" w:date="2019-03-21T21:37:00Z">
                    <w:rPr>
                      <w:rFonts w:cs="Arial"/>
                      <w:color w:val="000000"/>
                    </w:rPr>
                  </w:rPrChange>
                </w:rPr>
                <w:t>SDK</w:t>
              </w:r>
            </w:ins>
            <w:ins w:id="8231" w:author="Fritz Gyger" w:date="2019-03-11T20:30:00Z">
              <w:del w:id="8232" w:author="outpost" w:date="2019-03-18T20:35:00Z">
                <w:r w:rsidRPr="0047260E" w:rsidDel="003E273B">
                  <w:rPr>
                    <w:sz w:val="22"/>
                    <w:lang w:val="en-CA"/>
                    <w:rPrChange w:id="8233" w:author="ilia kassianenko" w:date="2019-03-21T21:37:00Z">
                      <w:rPr/>
                    </w:rPrChange>
                  </w:rPr>
                  <w:delText>ERD</w:delText>
                </w:r>
              </w:del>
            </w:ins>
          </w:p>
        </w:tc>
        <w:tc>
          <w:tcPr>
            <w:tcW w:w="5787" w:type="dxa"/>
            <w:shd w:val="clear" w:color="auto" w:fill="auto"/>
            <w:vAlign w:val="center"/>
            <w:tcPrChange w:id="8234" w:author="outpost" w:date="2019-03-18T20:35:00Z">
              <w:tcPr>
                <w:tcW w:w="2882" w:type="dxa"/>
                <w:shd w:val="clear" w:color="auto" w:fill="auto"/>
              </w:tcPr>
            </w:tcPrChange>
          </w:tcPr>
          <w:p w14:paraId="48016D5B" w14:textId="1BAD0FF2" w:rsidR="00A978E3" w:rsidRPr="0047260E" w:rsidRDefault="00A978E3">
            <w:pPr>
              <w:rPr>
                <w:ins w:id="8235" w:author="Fritz Gyger" w:date="2019-03-11T20:30:00Z"/>
                <w:lang w:val="en-CA"/>
                <w:rPrChange w:id="8236" w:author="ilia kassianenko" w:date="2019-03-21T21:37:00Z">
                  <w:rPr>
                    <w:ins w:id="8237" w:author="Fritz Gyger" w:date="2019-03-11T20:30:00Z"/>
                  </w:rPr>
                </w:rPrChange>
              </w:rPr>
              <w:pPrChange w:id="8238" w:author="outpost" w:date="2019-03-18T20:33:00Z">
                <w:pPr>
                  <w:pStyle w:val="TableText10"/>
                  <w:spacing w:after="0"/>
                </w:pPr>
              </w:pPrChange>
            </w:pPr>
            <w:ins w:id="8239" w:author="outpost" w:date="2019-03-18T20:35:00Z">
              <w:r w:rsidRPr="0047260E">
                <w:rPr>
                  <w:rFonts w:cs="Arial"/>
                  <w:color w:val="000000"/>
                  <w:lang w:val="en-CA"/>
                  <w:rPrChange w:id="8240" w:author="ilia kassianenko" w:date="2019-03-21T21:37:00Z">
                    <w:rPr>
                      <w:rFonts w:cs="Arial"/>
                      <w:color w:val="000000"/>
                    </w:rPr>
                  </w:rPrChange>
                </w:rPr>
                <w:t>Software Development Kit</w:t>
              </w:r>
            </w:ins>
            <w:ins w:id="8241" w:author="Fritz Gyger" w:date="2019-03-11T20:30:00Z">
              <w:del w:id="8242" w:author="outpost" w:date="2019-03-18T20:35:00Z">
                <w:r w:rsidRPr="0047260E" w:rsidDel="003E273B">
                  <w:rPr>
                    <w:sz w:val="22"/>
                    <w:lang w:val="en-CA"/>
                    <w:rPrChange w:id="8243" w:author="ilia kassianenko" w:date="2019-03-21T21:37:00Z">
                      <w:rPr/>
                    </w:rPrChange>
                  </w:rPr>
                  <w:delText>Entity Relationship Model</w:delText>
                </w:r>
              </w:del>
            </w:ins>
          </w:p>
        </w:tc>
      </w:tr>
      <w:tr w:rsidR="00FD5C76" w:rsidRPr="0047260E" w14:paraId="5D6F3C10" w14:textId="77777777" w:rsidTr="00D362A9">
        <w:trPr>
          <w:cantSplit/>
          <w:jc w:val="center"/>
          <w:ins w:id="8244" w:author="outpost" w:date="2019-03-18T20:57:00Z"/>
        </w:trPr>
        <w:tc>
          <w:tcPr>
            <w:tcW w:w="2079" w:type="dxa"/>
            <w:shd w:val="clear" w:color="auto" w:fill="auto"/>
            <w:vAlign w:val="center"/>
          </w:tcPr>
          <w:p w14:paraId="607C6972" w14:textId="1D6917D8" w:rsidR="00FD5C76" w:rsidRPr="0047260E" w:rsidRDefault="00FD5C76" w:rsidP="00A978E3">
            <w:pPr>
              <w:rPr>
                <w:ins w:id="8245" w:author="outpost" w:date="2019-03-18T20:57:00Z"/>
                <w:rFonts w:cs="Arial"/>
                <w:color w:val="000000"/>
                <w:lang w:val="en-CA"/>
                <w:rPrChange w:id="8246" w:author="ilia kassianenko" w:date="2019-03-21T21:37:00Z">
                  <w:rPr>
                    <w:ins w:id="8247" w:author="outpost" w:date="2019-03-18T20:57:00Z"/>
                    <w:rFonts w:cs="Arial"/>
                    <w:color w:val="000000"/>
                  </w:rPr>
                </w:rPrChange>
              </w:rPr>
            </w:pPr>
            <w:ins w:id="8248" w:author="outpost" w:date="2019-03-18T20:57:00Z">
              <w:r w:rsidRPr="0047260E">
                <w:rPr>
                  <w:rFonts w:cs="Arial"/>
                  <w:color w:val="000000"/>
                  <w:lang w:val="en-CA"/>
                  <w:rPrChange w:id="8249" w:author="ilia kassianenko" w:date="2019-03-21T21:37:00Z">
                    <w:rPr>
                      <w:rFonts w:cs="Arial"/>
                      <w:color w:val="000000"/>
                    </w:rPr>
                  </w:rPrChange>
                </w:rPr>
                <w:t>SIT-</w:t>
              </w:r>
              <w:proofErr w:type="spellStart"/>
              <w:r w:rsidRPr="0047260E">
                <w:rPr>
                  <w:rFonts w:cs="Arial"/>
                  <w:color w:val="000000"/>
                  <w:lang w:val="en-CA"/>
                  <w:rPrChange w:id="8250" w:author="ilia kassianenko" w:date="2019-03-21T21:37:00Z">
                    <w:rPr>
                      <w:rFonts w:cs="Arial"/>
                      <w:color w:val="000000"/>
                    </w:rPr>
                  </w:rPrChange>
                </w:rPr>
                <w:t>Neige</w:t>
              </w:r>
              <w:proofErr w:type="spellEnd"/>
            </w:ins>
          </w:p>
        </w:tc>
        <w:tc>
          <w:tcPr>
            <w:tcW w:w="5787" w:type="dxa"/>
            <w:shd w:val="clear" w:color="auto" w:fill="auto"/>
            <w:vAlign w:val="center"/>
          </w:tcPr>
          <w:p w14:paraId="1FE63440" w14:textId="3F99378B" w:rsidR="00FD5C76" w:rsidRPr="0047260E" w:rsidRDefault="00FD5C76" w:rsidP="00496F06">
            <w:pPr>
              <w:keepNext/>
              <w:outlineLvl w:val="8"/>
              <w:rPr>
                <w:ins w:id="8251" w:author="outpost" w:date="2019-03-18T20:57:00Z"/>
                <w:rFonts w:cs="Arial"/>
                <w:color w:val="000000"/>
                <w:lang w:val="en-CA"/>
                <w:rPrChange w:id="8252" w:author="ilia kassianenko" w:date="2019-03-21T21:37:00Z">
                  <w:rPr>
                    <w:ins w:id="8253" w:author="outpost" w:date="2019-03-18T20:57:00Z"/>
                    <w:rFonts w:cs="Arial"/>
                    <w:color w:val="000000"/>
                    <w:sz w:val="22"/>
                  </w:rPr>
                </w:rPrChange>
              </w:rPr>
              <w:pPrChange w:id="8254" w:author="ilia kassianenko" w:date="2019-03-21T22:31:00Z">
                <w:pPr>
                  <w:keepNext/>
                  <w:numPr>
                    <w:ilvl w:val="8"/>
                    <w:numId w:val="1"/>
                  </w:numPr>
                  <w:ind w:left="360" w:hanging="360"/>
                  <w:outlineLvl w:val="8"/>
                </w:pPr>
              </w:pPrChange>
            </w:pPr>
            <w:proofErr w:type="spellStart"/>
            <w:ins w:id="8255" w:author="outpost" w:date="2019-03-18T20:57:00Z">
              <w:r w:rsidRPr="0047260E">
                <w:rPr>
                  <w:rFonts w:cs="Arial"/>
                  <w:color w:val="000000"/>
                  <w:lang w:val="en-CA"/>
                  <w:rPrChange w:id="8256" w:author="ilia kassianenko" w:date="2019-03-21T21:37:00Z">
                    <w:rPr>
                      <w:rFonts w:cs="Arial"/>
                      <w:color w:val="000000"/>
                    </w:rPr>
                  </w:rPrChange>
                </w:rPr>
                <w:t>Système</w:t>
              </w:r>
              <w:proofErr w:type="spellEnd"/>
              <w:r w:rsidRPr="0047260E">
                <w:rPr>
                  <w:rFonts w:cs="Arial"/>
                  <w:color w:val="000000"/>
                  <w:lang w:val="en-CA"/>
                  <w:rPrChange w:id="8257" w:author="ilia kassianenko" w:date="2019-03-21T21:37:00Z">
                    <w:rPr>
                      <w:rFonts w:cs="Arial"/>
                      <w:color w:val="000000"/>
                    </w:rPr>
                  </w:rPrChange>
                </w:rPr>
                <w:t xml:space="preserve"> Intelligent de Transport de la </w:t>
              </w:r>
              <w:proofErr w:type="spellStart"/>
              <w:r w:rsidRPr="0047260E">
                <w:rPr>
                  <w:rFonts w:cs="Arial"/>
                  <w:color w:val="000000"/>
                  <w:lang w:val="en-CA"/>
                  <w:rPrChange w:id="8258" w:author="ilia kassianenko" w:date="2019-03-21T21:37:00Z">
                    <w:rPr>
                      <w:rFonts w:cs="Arial"/>
                      <w:color w:val="000000"/>
                    </w:rPr>
                  </w:rPrChange>
                </w:rPr>
                <w:t>Neige</w:t>
              </w:r>
              <w:proofErr w:type="spellEnd"/>
            </w:ins>
          </w:p>
        </w:tc>
      </w:tr>
      <w:tr w:rsidR="00CC1E74" w:rsidRPr="0047260E" w14:paraId="5A8542AD" w14:textId="77777777" w:rsidTr="00D362A9">
        <w:trPr>
          <w:cantSplit/>
          <w:jc w:val="center"/>
          <w:ins w:id="8259" w:author="outpost" w:date="2019-03-20T21:34:00Z"/>
        </w:trPr>
        <w:tc>
          <w:tcPr>
            <w:tcW w:w="2079" w:type="dxa"/>
            <w:shd w:val="clear" w:color="auto" w:fill="auto"/>
            <w:vAlign w:val="center"/>
          </w:tcPr>
          <w:p w14:paraId="260BBAFF" w14:textId="455BDE22" w:rsidR="00CC1E74" w:rsidRPr="0047260E" w:rsidRDefault="00CC1E74">
            <w:pPr>
              <w:rPr>
                <w:ins w:id="8260" w:author="outpost" w:date="2019-03-20T21:34:00Z"/>
                <w:rFonts w:cs="Arial"/>
                <w:color w:val="000000"/>
                <w:lang w:val="en-CA"/>
                <w:rPrChange w:id="8261" w:author="ilia kassianenko" w:date="2019-03-21T21:37:00Z">
                  <w:rPr>
                    <w:ins w:id="8262" w:author="outpost" w:date="2019-03-20T21:34:00Z"/>
                    <w:rFonts w:cs="Arial"/>
                    <w:color w:val="000000"/>
                  </w:rPr>
                </w:rPrChange>
              </w:rPr>
            </w:pPr>
            <w:ins w:id="8263" w:author="outpost" w:date="2019-03-20T21:34:00Z">
              <w:r w:rsidRPr="0047260E">
                <w:rPr>
                  <w:rFonts w:cs="Arial"/>
                  <w:color w:val="000000"/>
                  <w:lang w:val="en-CA"/>
                  <w:rPrChange w:id="8264" w:author="ilia kassianenko" w:date="2019-03-21T21:37:00Z">
                    <w:rPr>
                      <w:rFonts w:cs="Arial"/>
                      <w:color w:val="000000"/>
                    </w:rPr>
                  </w:rPrChange>
                </w:rPr>
                <w:t>SLA</w:t>
              </w:r>
            </w:ins>
          </w:p>
        </w:tc>
        <w:tc>
          <w:tcPr>
            <w:tcW w:w="5787" w:type="dxa"/>
            <w:shd w:val="clear" w:color="auto" w:fill="auto"/>
            <w:vAlign w:val="center"/>
          </w:tcPr>
          <w:p w14:paraId="2B11876E" w14:textId="70659EC8" w:rsidR="00CC1E74" w:rsidRPr="0047260E" w:rsidRDefault="00CC1E74">
            <w:pPr>
              <w:rPr>
                <w:ins w:id="8265" w:author="outpost" w:date="2019-03-20T21:34:00Z"/>
                <w:rFonts w:cs="Arial"/>
                <w:color w:val="000000"/>
                <w:lang w:val="en-CA"/>
                <w:rPrChange w:id="8266" w:author="ilia kassianenko" w:date="2019-03-21T21:37:00Z">
                  <w:rPr>
                    <w:ins w:id="8267" w:author="outpost" w:date="2019-03-20T21:34:00Z"/>
                    <w:rFonts w:cs="Arial"/>
                    <w:color w:val="000000"/>
                  </w:rPr>
                </w:rPrChange>
              </w:rPr>
            </w:pPr>
            <w:ins w:id="8268" w:author="outpost" w:date="2019-03-20T21:34:00Z">
              <w:r w:rsidRPr="0047260E">
                <w:rPr>
                  <w:rFonts w:cs="Arial"/>
                  <w:color w:val="000000"/>
                  <w:lang w:val="en-CA"/>
                  <w:rPrChange w:id="8269" w:author="ilia kassianenko" w:date="2019-03-21T21:37:00Z">
                    <w:rPr>
                      <w:rFonts w:cs="Arial"/>
                      <w:color w:val="000000"/>
                    </w:rPr>
                  </w:rPrChange>
                </w:rPr>
                <w:t>Service Level Agreement</w:t>
              </w:r>
            </w:ins>
          </w:p>
        </w:tc>
      </w:tr>
      <w:tr w:rsidR="00A978E3" w:rsidRPr="0047260E" w14:paraId="1236B812" w14:textId="77777777" w:rsidTr="00D362A9">
        <w:trPr>
          <w:cantSplit/>
          <w:jc w:val="center"/>
          <w:ins w:id="8270" w:author="Fritz Gyger" w:date="2019-03-11T20:30:00Z"/>
          <w:trPrChange w:id="8271" w:author="outpost" w:date="2019-03-18T20:35:00Z">
            <w:trPr>
              <w:gridBefore w:val="2"/>
              <w:gridAfter w:val="0"/>
              <w:cantSplit/>
            </w:trPr>
          </w:trPrChange>
        </w:trPr>
        <w:tc>
          <w:tcPr>
            <w:tcW w:w="2079" w:type="dxa"/>
            <w:shd w:val="clear" w:color="auto" w:fill="auto"/>
            <w:vAlign w:val="center"/>
            <w:tcPrChange w:id="8272" w:author="outpost" w:date="2019-03-18T20:35:00Z">
              <w:tcPr>
                <w:tcW w:w="1082" w:type="dxa"/>
                <w:gridSpan w:val="2"/>
                <w:shd w:val="clear" w:color="auto" w:fill="auto"/>
              </w:tcPr>
            </w:tcPrChange>
          </w:tcPr>
          <w:p w14:paraId="25F7764C" w14:textId="70C84CE5" w:rsidR="00A978E3" w:rsidRPr="0047260E" w:rsidRDefault="00A978E3">
            <w:pPr>
              <w:rPr>
                <w:ins w:id="8273" w:author="Fritz Gyger" w:date="2019-03-11T20:30:00Z"/>
                <w:lang w:val="en-CA"/>
                <w:rPrChange w:id="8274" w:author="ilia kassianenko" w:date="2019-03-21T21:37:00Z">
                  <w:rPr>
                    <w:ins w:id="8275" w:author="Fritz Gyger" w:date="2019-03-11T20:30:00Z"/>
                  </w:rPr>
                </w:rPrChange>
              </w:rPr>
              <w:pPrChange w:id="8276" w:author="outpost" w:date="2019-03-18T20:33:00Z">
                <w:pPr>
                  <w:pStyle w:val="TableText10"/>
                  <w:spacing w:after="0"/>
                </w:pPr>
              </w:pPrChange>
            </w:pPr>
            <w:ins w:id="8277" w:author="outpost" w:date="2019-03-18T20:35:00Z">
              <w:r w:rsidRPr="0047260E">
                <w:rPr>
                  <w:rFonts w:cs="Arial"/>
                  <w:color w:val="000000"/>
                  <w:lang w:val="en-CA"/>
                  <w:rPrChange w:id="8278" w:author="ilia kassianenko" w:date="2019-03-21T21:37:00Z">
                    <w:rPr>
                      <w:rFonts w:cs="Arial"/>
                      <w:color w:val="000000"/>
                    </w:rPr>
                  </w:rPrChange>
                </w:rPr>
                <w:t>SQL</w:t>
              </w:r>
            </w:ins>
            <w:ins w:id="8279" w:author="Fritz Gyger" w:date="2019-03-11T20:30:00Z">
              <w:del w:id="8280" w:author="outpost" w:date="2019-03-18T20:35:00Z">
                <w:r w:rsidRPr="0047260E" w:rsidDel="003E273B">
                  <w:rPr>
                    <w:sz w:val="22"/>
                    <w:lang w:val="en-CA"/>
                    <w:rPrChange w:id="8281" w:author="ilia kassianenko" w:date="2019-03-21T21:37:00Z">
                      <w:rPr/>
                    </w:rPrChange>
                  </w:rPr>
                  <w:delText>LDM</w:delText>
                </w:r>
              </w:del>
            </w:ins>
          </w:p>
        </w:tc>
        <w:tc>
          <w:tcPr>
            <w:tcW w:w="5787" w:type="dxa"/>
            <w:shd w:val="clear" w:color="auto" w:fill="auto"/>
            <w:vAlign w:val="center"/>
            <w:tcPrChange w:id="8282" w:author="outpost" w:date="2019-03-18T20:35:00Z">
              <w:tcPr>
                <w:tcW w:w="2882" w:type="dxa"/>
                <w:shd w:val="clear" w:color="auto" w:fill="auto"/>
              </w:tcPr>
            </w:tcPrChange>
          </w:tcPr>
          <w:p w14:paraId="2181F8E9" w14:textId="0CA97712" w:rsidR="00A978E3" w:rsidRPr="0047260E" w:rsidRDefault="00A978E3">
            <w:pPr>
              <w:rPr>
                <w:ins w:id="8283" w:author="Fritz Gyger" w:date="2019-03-11T20:30:00Z"/>
                <w:lang w:val="en-CA"/>
                <w:rPrChange w:id="8284" w:author="ilia kassianenko" w:date="2019-03-21T21:37:00Z">
                  <w:rPr>
                    <w:ins w:id="8285" w:author="Fritz Gyger" w:date="2019-03-11T20:30:00Z"/>
                  </w:rPr>
                </w:rPrChange>
              </w:rPr>
              <w:pPrChange w:id="8286" w:author="outpost" w:date="2019-03-18T20:33:00Z">
                <w:pPr>
                  <w:pStyle w:val="TableText10"/>
                  <w:spacing w:after="0"/>
                </w:pPr>
              </w:pPrChange>
            </w:pPr>
            <w:ins w:id="8287" w:author="outpost" w:date="2019-03-18T20:35:00Z">
              <w:r w:rsidRPr="0047260E">
                <w:rPr>
                  <w:rFonts w:cs="Arial"/>
                  <w:color w:val="000000"/>
                  <w:lang w:val="en-CA"/>
                  <w:rPrChange w:id="8288" w:author="ilia kassianenko" w:date="2019-03-21T21:37:00Z">
                    <w:rPr>
                      <w:rFonts w:cs="Arial"/>
                      <w:color w:val="000000"/>
                    </w:rPr>
                  </w:rPrChange>
                </w:rPr>
                <w:t>Structured Query Language</w:t>
              </w:r>
            </w:ins>
            <w:ins w:id="8289" w:author="Fritz Gyger" w:date="2019-03-11T20:30:00Z">
              <w:del w:id="8290" w:author="outpost" w:date="2019-03-18T20:35:00Z">
                <w:r w:rsidRPr="0047260E" w:rsidDel="003E273B">
                  <w:rPr>
                    <w:sz w:val="22"/>
                    <w:lang w:val="en-CA"/>
                    <w:rPrChange w:id="8291" w:author="ilia kassianenko" w:date="2019-03-21T21:37:00Z">
                      <w:rPr/>
                    </w:rPrChange>
                  </w:rPr>
                  <w:delText xml:space="preserve">Logical Data Model </w:delText>
                </w:r>
              </w:del>
            </w:ins>
          </w:p>
        </w:tc>
      </w:tr>
      <w:tr w:rsidR="00A978E3" w:rsidRPr="0047260E" w14:paraId="015A66E1" w14:textId="77777777" w:rsidTr="00D362A9">
        <w:trPr>
          <w:cantSplit/>
          <w:jc w:val="center"/>
          <w:ins w:id="8292" w:author="Fritz Gyger" w:date="2019-03-11T20:30:00Z"/>
          <w:trPrChange w:id="8293" w:author="outpost" w:date="2019-03-18T20:35:00Z">
            <w:trPr>
              <w:gridBefore w:val="2"/>
              <w:gridAfter w:val="0"/>
              <w:cantSplit/>
            </w:trPr>
          </w:trPrChange>
        </w:trPr>
        <w:tc>
          <w:tcPr>
            <w:tcW w:w="2079" w:type="dxa"/>
            <w:shd w:val="clear" w:color="auto" w:fill="auto"/>
            <w:vAlign w:val="center"/>
            <w:tcPrChange w:id="8294" w:author="outpost" w:date="2019-03-18T20:35:00Z">
              <w:tcPr>
                <w:tcW w:w="1082" w:type="dxa"/>
                <w:gridSpan w:val="2"/>
                <w:shd w:val="clear" w:color="auto" w:fill="auto"/>
              </w:tcPr>
            </w:tcPrChange>
          </w:tcPr>
          <w:p w14:paraId="2249E6E3" w14:textId="0DA1FFED" w:rsidR="00A978E3" w:rsidRPr="0047260E" w:rsidRDefault="00A978E3">
            <w:pPr>
              <w:rPr>
                <w:ins w:id="8295" w:author="Fritz Gyger" w:date="2019-03-11T20:30:00Z"/>
                <w:lang w:val="en-CA"/>
                <w:rPrChange w:id="8296" w:author="ilia kassianenko" w:date="2019-03-21T21:37:00Z">
                  <w:rPr>
                    <w:ins w:id="8297" w:author="Fritz Gyger" w:date="2019-03-11T20:30:00Z"/>
                  </w:rPr>
                </w:rPrChange>
              </w:rPr>
              <w:pPrChange w:id="8298" w:author="outpost" w:date="2019-03-18T20:33:00Z">
                <w:pPr>
                  <w:pStyle w:val="TableText10"/>
                  <w:spacing w:after="0"/>
                </w:pPr>
              </w:pPrChange>
            </w:pPr>
            <w:ins w:id="8299" w:author="outpost" w:date="2019-03-18T20:35:00Z">
              <w:r w:rsidRPr="0047260E">
                <w:rPr>
                  <w:rFonts w:cs="Arial"/>
                  <w:color w:val="000000"/>
                  <w:lang w:val="en-CA"/>
                  <w:rPrChange w:id="8300" w:author="ilia kassianenko" w:date="2019-03-21T21:37:00Z">
                    <w:rPr>
                      <w:rFonts w:cs="Arial"/>
                      <w:color w:val="000000"/>
                    </w:rPr>
                  </w:rPrChange>
                </w:rPr>
                <w:t xml:space="preserve">SSD </w:t>
              </w:r>
            </w:ins>
            <w:ins w:id="8301" w:author="Fritz Gyger" w:date="2019-03-11T20:30:00Z">
              <w:del w:id="8302" w:author="outpost" w:date="2019-03-18T20:35:00Z">
                <w:r w:rsidRPr="0047260E" w:rsidDel="003E273B">
                  <w:rPr>
                    <w:sz w:val="22"/>
                    <w:lang w:val="en-CA"/>
                    <w:rPrChange w:id="8303" w:author="ilia kassianenko" w:date="2019-03-21T21:37:00Z">
                      <w:rPr/>
                    </w:rPrChange>
                  </w:rPr>
                  <w:delText>CRD</w:delText>
                </w:r>
              </w:del>
            </w:ins>
          </w:p>
        </w:tc>
        <w:tc>
          <w:tcPr>
            <w:tcW w:w="5787" w:type="dxa"/>
            <w:shd w:val="clear" w:color="auto" w:fill="auto"/>
            <w:vAlign w:val="center"/>
            <w:tcPrChange w:id="8304" w:author="outpost" w:date="2019-03-18T20:35:00Z">
              <w:tcPr>
                <w:tcW w:w="2882" w:type="dxa"/>
                <w:shd w:val="clear" w:color="auto" w:fill="auto"/>
              </w:tcPr>
            </w:tcPrChange>
          </w:tcPr>
          <w:p w14:paraId="082B54A1" w14:textId="30DADB5F" w:rsidR="00A978E3" w:rsidRPr="0047260E" w:rsidRDefault="00A978E3">
            <w:pPr>
              <w:rPr>
                <w:ins w:id="8305" w:author="Fritz Gyger" w:date="2019-03-11T20:30:00Z"/>
                <w:lang w:val="en-CA"/>
                <w:rPrChange w:id="8306" w:author="ilia kassianenko" w:date="2019-03-21T21:37:00Z">
                  <w:rPr>
                    <w:ins w:id="8307" w:author="Fritz Gyger" w:date="2019-03-11T20:30:00Z"/>
                  </w:rPr>
                </w:rPrChange>
              </w:rPr>
              <w:pPrChange w:id="8308" w:author="outpost" w:date="2019-03-18T20:33:00Z">
                <w:pPr>
                  <w:pStyle w:val="TableText10"/>
                  <w:spacing w:after="0"/>
                </w:pPr>
              </w:pPrChange>
            </w:pPr>
            <w:ins w:id="8309" w:author="outpost" w:date="2019-03-18T20:35:00Z">
              <w:r w:rsidRPr="0047260E">
                <w:rPr>
                  <w:rFonts w:cs="Arial"/>
                  <w:color w:val="000000"/>
                  <w:lang w:val="en-CA"/>
                  <w:rPrChange w:id="8310" w:author="ilia kassianenko" w:date="2019-03-21T21:37:00Z">
                    <w:rPr>
                      <w:rFonts w:cs="Arial"/>
                      <w:color w:val="000000"/>
                    </w:rPr>
                  </w:rPrChange>
                </w:rPr>
                <w:t>Solid State Drive</w:t>
              </w:r>
            </w:ins>
            <w:ins w:id="8311" w:author="Fritz Gyger" w:date="2019-03-11T20:31:00Z">
              <w:del w:id="8312" w:author="outpost" w:date="2019-03-18T20:35:00Z">
                <w:r w:rsidRPr="0047260E" w:rsidDel="003E273B">
                  <w:rPr>
                    <w:sz w:val="22"/>
                    <w:lang w:val="en-CA"/>
                    <w:rPrChange w:id="8313" w:author="ilia kassianenko" w:date="2019-03-21T21:37:00Z">
                      <w:rPr/>
                    </w:rPrChange>
                  </w:rPr>
                  <w:delText>Conceptual Relationship Data Model</w:delText>
                </w:r>
              </w:del>
            </w:ins>
          </w:p>
        </w:tc>
      </w:tr>
      <w:tr w:rsidR="00B10556" w:rsidRPr="0047260E" w14:paraId="297A6A39" w14:textId="77777777" w:rsidTr="00D362A9">
        <w:trPr>
          <w:cantSplit/>
          <w:jc w:val="center"/>
          <w:ins w:id="8314" w:author="outpost" w:date="2019-03-20T22:07:00Z"/>
        </w:trPr>
        <w:tc>
          <w:tcPr>
            <w:tcW w:w="2079" w:type="dxa"/>
            <w:shd w:val="clear" w:color="auto" w:fill="auto"/>
            <w:vAlign w:val="center"/>
          </w:tcPr>
          <w:p w14:paraId="34E0D8B9" w14:textId="5849E472" w:rsidR="00B10556" w:rsidRPr="0047260E" w:rsidRDefault="00B10556">
            <w:pPr>
              <w:rPr>
                <w:ins w:id="8315" w:author="outpost" w:date="2019-03-20T22:07:00Z"/>
                <w:rFonts w:cs="Arial"/>
                <w:color w:val="000000"/>
                <w:lang w:val="en-CA"/>
                <w:rPrChange w:id="8316" w:author="ilia kassianenko" w:date="2019-03-21T21:37:00Z">
                  <w:rPr>
                    <w:ins w:id="8317" w:author="outpost" w:date="2019-03-20T22:07:00Z"/>
                    <w:rFonts w:cs="Arial"/>
                    <w:color w:val="000000"/>
                  </w:rPr>
                </w:rPrChange>
              </w:rPr>
            </w:pPr>
            <w:ins w:id="8318" w:author="outpost" w:date="2019-03-20T22:07:00Z">
              <w:r w:rsidRPr="0047260E">
                <w:rPr>
                  <w:rFonts w:cs="Arial"/>
                  <w:color w:val="000000"/>
                  <w:lang w:val="en-CA"/>
                  <w:rPrChange w:id="8319" w:author="ilia kassianenko" w:date="2019-03-21T21:37:00Z">
                    <w:rPr>
                      <w:rFonts w:cs="Arial"/>
                      <w:color w:val="000000"/>
                    </w:rPr>
                  </w:rPrChange>
                </w:rPr>
                <w:t>SSL</w:t>
              </w:r>
            </w:ins>
          </w:p>
        </w:tc>
        <w:tc>
          <w:tcPr>
            <w:tcW w:w="5787" w:type="dxa"/>
            <w:shd w:val="clear" w:color="auto" w:fill="auto"/>
            <w:vAlign w:val="center"/>
          </w:tcPr>
          <w:p w14:paraId="30E70368" w14:textId="2D6B8BA4" w:rsidR="00B10556" w:rsidRPr="0047260E" w:rsidRDefault="007D20B2">
            <w:pPr>
              <w:rPr>
                <w:ins w:id="8320" w:author="outpost" w:date="2019-03-20T22:07:00Z"/>
                <w:rFonts w:cs="Arial"/>
                <w:color w:val="000000"/>
                <w:lang w:val="en-CA"/>
                <w:rPrChange w:id="8321" w:author="ilia kassianenko" w:date="2019-03-21T21:37:00Z">
                  <w:rPr>
                    <w:ins w:id="8322" w:author="outpost" w:date="2019-03-20T22:07:00Z"/>
                    <w:rFonts w:cs="Arial"/>
                    <w:color w:val="000000"/>
                  </w:rPr>
                </w:rPrChange>
              </w:rPr>
            </w:pPr>
            <w:ins w:id="8323" w:author="outpost" w:date="2019-03-20T22:08:00Z">
              <w:r w:rsidRPr="0047260E">
                <w:rPr>
                  <w:rFonts w:cs="Arial"/>
                  <w:color w:val="000000"/>
                  <w:lang w:val="en-CA"/>
                  <w:rPrChange w:id="8324" w:author="ilia kassianenko" w:date="2019-03-21T21:37:00Z">
                    <w:rPr>
                      <w:rFonts w:cs="Arial"/>
                      <w:color w:val="000000"/>
                    </w:rPr>
                  </w:rPrChange>
                </w:rPr>
                <w:t>Secure Sockets Layer</w:t>
              </w:r>
            </w:ins>
          </w:p>
        </w:tc>
      </w:tr>
      <w:tr w:rsidR="00C550B2" w:rsidRPr="0047260E" w14:paraId="1A6E8B75" w14:textId="77777777" w:rsidTr="00D362A9">
        <w:trPr>
          <w:cantSplit/>
          <w:jc w:val="center"/>
          <w:ins w:id="8325" w:author="ilia kassianenko" w:date="2019-03-21T20:09:00Z"/>
        </w:trPr>
        <w:tc>
          <w:tcPr>
            <w:tcW w:w="2079" w:type="dxa"/>
            <w:shd w:val="clear" w:color="auto" w:fill="auto"/>
            <w:vAlign w:val="center"/>
          </w:tcPr>
          <w:p w14:paraId="66E3D231" w14:textId="1DE8D535" w:rsidR="00C550B2" w:rsidRPr="0047260E" w:rsidRDefault="00C550B2">
            <w:pPr>
              <w:rPr>
                <w:ins w:id="8326" w:author="ilia kassianenko" w:date="2019-03-21T20:09:00Z"/>
                <w:rFonts w:cs="Arial"/>
                <w:color w:val="000000"/>
                <w:lang w:val="en-CA"/>
                <w:rPrChange w:id="8327" w:author="ilia kassianenko" w:date="2019-03-21T21:37:00Z">
                  <w:rPr>
                    <w:ins w:id="8328" w:author="ilia kassianenko" w:date="2019-03-21T20:09:00Z"/>
                    <w:rFonts w:cs="Arial"/>
                    <w:color w:val="000000"/>
                  </w:rPr>
                </w:rPrChange>
              </w:rPr>
            </w:pPr>
            <w:ins w:id="8329" w:author="ilia kassianenko" w:date="2019-03-21T20:09:00Z">
              <w:r w:rsidRPr="0047260E">
                <w:rPr>
                  <w:rFonts w:cs="Arial"/>
                  <w:color w:val="000000"/>
                  <w:lang w:val="en-CA"/>
                  <w:rPrChange w:id="8330" w:author="ilia kassianenko" w:date="2019-03-21T21:37:00Z">
                    <w:rPr>
                      <w:rFonts w:cs="Arial"/>
                      <w:color w:val="000000"/>
                    </w:rPr>
                  </w:rPrChange>
                </w:rPr>
                <w:t>URL</w:t>
              </w:r>
            </w:ins>
          </w:p>
        </w:tc>
        <w:tc>
          <w:tcPr>
            <w:tcW w:w="5787" w:type="dxa"/>
            <w:shd w:val="clear" w:color="auto" w:fill="auto"/>
            <w:vAlign w:val="center"/>
          </w:tcPr>
          <w:p w14:paraId="4D0380BC" w14:textId="1929BDFB" w:rsidR="00C550B2" w:rsidRPr="0047260E" w:rsidRDefault="00C550B2" w:rsidP="00C550B2">
            <w:pPr>
              <w:spacing w:before="0" w:after="0"/>
              <w:rPr>
                <w:ins w:id="8331" w:author="ilia kassianenko" w:date="2019-03-21T20:09:00Z"/>
                <w:rFonts w:ascii="Times New Roman" w:hAnsi="Times New Roman"/>
                <w:lang w:val="en-CA"/>
                <w:rPrChange w:id="8332" w:author="ilia kassianenko" w:date="2019-03-21T21:37:00Z">
                  <w:rPr>
                    <w:ins w:id="8333" w:author="ilia kassianenko" w:date="2019-03-21T20:09:00Z"/>
                    <w:rFonts w:cs="Arial"/>
                    <w:color w:val="000000"/>
                  </w:rPr>
                </w:rPrChange>
              </w:rPr>
              <w:pPrChange w:id="8334" w:author="ilia kassianenko" w:date="2019-03-21T20:10:00Z">
                <w:pPr/>
              </w:pPrChange>
            </w:pPr>
            <w:ins w:id="8335" w:author="ilia kassianenko" w:date="2019-03-21T20:10:00Z">
              <w:r w:rsidRPr="0047260E">
                <w:rPr>
                  <w:rFonts w:ascii="Helvetica Neue" w:hAnsi="Helvetica Neue"/>
                  <w:color w:val="222222"/>
                  <w:szCs w:val="22"/>
                  <w:shd w:val="clear" w:color="auto" w:fill="FFFFFF"/>
                  <w:lang w:val="en-CA"/>
                  <w:rPrChange w:id="8336" w:author="ilia kassianenko" w:date="2019-03-21T21:37:00Z">
                    <w:rPr>
                      <w:rFonts w:ascii="Helvetica Neue" w:hAnsi="Helvetica Neue"/>
                      <w:color w:val="222222"/>
                      <w:szCs w:val="22"/>
                      <w:shd w:val="clear" w:color="auto" w:fill="FFFFFF"/>
                      <w:lang w:val="en-CA"/>
                    </w:rPr>
                  </w:rPrChange>
                </w:rPr>
                <w:t>Uniform Resource Locator</w:t>
              </w:r>
            </w:ins>
          </w:p>
        </w:tc>
      </w:tr>
    </w:tbl>
    <w:p w14:paraId="3BC4AC52" w14:textId="5185A3FB" w:rsidR="00DD27EF" w:rsidRPr="0047260E" w:rsidRDefault="00DD27EF">
      <w:pPr>
        <w:pStyle w:val="Heading2"/>
        <w:rPr>
          <w:highlight w:val="yellow"/>
          <w:lang w:val="en-CA"/>
          <w:rPrChange w:id="8337" w:author="ilia kassianenko" w:date="2019-03-21T21:37:00Z">
            <w:rPr/>
          </w:rPrChange>
        </w:rPr>
        <w:pPrChange w:id="8338" w:author="outpost" w:date="2019-03-18T21:38:00Z">
          <w:pPr>
            <w:pStyle w:val="BackMatterHeading"/>
          </w:pPr>
        </w:pPrChange>
      </w:pPr>
      <w:bookmarkStart w:id="8339" w:name="_Toc490026795"/>
      <w:bookmarkStart w:id="8340" w:name="_Toc363205563"/>
      <w:bookmarkStart w:id="8341" w:name="_Toc4082462"/>
      <w:bookmarkEnd w:id="4908"/>
      <w:bookmarkEnd w:id="8339"/>
      <w:bookmarkEnd w:id="8340"/>
      <w:r w:rsidRPr="0047260E">
        <w:rPr>
          <w:highlight w:val="yellow"/>
          <w:lang w:val="en-CA"/>
          <w:rPrChange w:id="8342" w:author="ilia kassianenko" w:date="2019-03-21T21:37:00Z">
            <w:rPr/>
          </w:rPrChange>
        </w:rPr>
        <w:t>Appendix B: DDL</w:t>
      </w:r>
      <w:bookmarkEnd w:id="8341"/>
    </w:p>
    <w:p w14:paraId="0313912C" w14:textId="77777777" w:rsidR="0044197A" w:rsidRPr="0047260E" w:rsidRDefault="0014021E" w:rsidP="0044197A">
      <w:pPr>
        <w:rPr>
          <w:lang w:val="en-CA"/>
          <w:rPrChange w:id="8343" w:author="ilia kassianenko" w:date="2019-03-21T21:37:00Z">
            <w:rPr/>
          </w:rPrChange>
        </w:rPr>
      </w:pPr>
      <w:r w:rsidRPr="0047260E">
        <w:rPr>
          <w:lang w:val="en-CA"/>
          <w:rPrChange w:id="8344" w:author="ilia kassianenko" w:date="2019-03-21T21:37:00Z">
            <w:rPr/>
          </w:rPrChange>
        </w:rPr>
        <w:object w:dxaOrig="1543" w:dyaOrig="991" w14:anchorId="470B5E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pt;height:50pt" o:ole="">
            <v:imagedata r:id="rId16" o:title=""/>
          </v:shape>
          <o:OLEObject Type="Embed" ProgID="Package" ShapeID="_x0000_i1025" DrawAspect="Icon" ObjectID="_1488569010" r:id="rId17"/>
        </w:object>
      </w:r>
      <w:r w:rsidR="00380833" w:rsidRPr="0047260E">
        <w:rPr>
          <w:lang w:val="en-CA"/>
          <w:rPrChange w:id="8345" w:author="ilia kassianenko" w:date="2019-03-21T21:37:00Z">
            <w:rPr/>
          </w:rPrChange>
        </w:rPr>
        <w:t xml:space="preserve">    </w:t>
      </w:r>
      <w:bookmarkStart w:id="8346" w:name="_MON_1612706839"/>
      <w:bookmarkStart w:id="8347" w:name="_MON_1488562392"/>
      <w:bookmarkEnd w:id="8346"/>
      <w:bookmarkEnd w:id="8347"/>
      <w:r w:rsidR="001B55C4" w:rsidRPr="0047260E">
        <w:rPr>
          <w:lang w:val="en-CA"/>
          <w:rPrChange w:id="8348" w:author="ilia kassianenko" w:date="2019-03-21T21:37:00Z">
            <w:rPr/>
          </w:rPrChange>
        </w:rPr>
        <w:object w:dxaOrig="1543" w:dyaOrig="991" w14:anchorId="1A3DE329">
          <v:shape id="_x0000_i1026" type="#_x0000_t75" style="width:77.3pt;height:50pt" o:ole="">
            <v:imagedata r:id="rId18" o:title=""/>
          </v:shape>
          <o:OLEObject Type="Embed" ProgID="Word.Document.8" ShapeID="_x0000_i1026" DrawAspect="Icon" ObjectID="_1488569011" r:id="rId19">
            <o:FieldCodes>\s</o:FieldCodes>
          </o:OLEObject>
        </w:object>
      </w:r>
    </w:p>
    <w:p w14:paraId="20B4EE1F" w14:textId="77777777" w:rsidR="00380833" w:rsidRPr="0047260E" w:rsidRDefault="00380833" w:rsidP="0044197A">
      <w:pPr>
        <w:rPr>
          <w:lang w:val="en-CA"/>
          <w:rPrChange w:id="8349" w:author="ilia kassianenko" w:date="2019-03-21T21:37:00Z">
            <w:rPr/>
          </w:rPrChange>
        </w:rPr>
      </w:pPr>
    </w:p>
    <w:p w14:paraId="581FEA63" w14:textId="0DF3B48F" w:rsidR="00380833" w:rsidRPr="0047260E" w:rsidRDefault="00DD27EF">
      <w:pPr>
        <w:pStyle w:val="Heading2"/>
        <w:rPr>
          <w:lang w:val="en-CA"/>
          <w:rPrChange w:id="8350" w:author="ilia kassianenko" w:date="2019-03-21T21:37:00Z">
            <w:rPr>
              <w:szCs w:val="36"/>
            </w:rPr>
          </w:rPrChange>
        </w:rPr>
        <w:pPrChange w:id="8351" w:author="outpost" w:date="2019-03-18T21:38:00Z">
          <w:pPr>
            <w:pStyle w:val="BackMatterHeading"/>
          </w:pPr>
        </w:pPrChange>
      </w:pPr>
      <w:bookmarkStart w:id="8352" w:name="_Toc4082463"/>
      <w:r w:rsidRPr="0047260E">
        <w:rPr>
          <w:lang w:val="en-CA"/>
          <w:rPrChange w:id="8353" w:author="ilia kassianenko" w:date="2019-03-21T21:37:00Z">
            <w:rPr/>
          </w:rPrChange>
        </w:rPr>
        <w:t xml:space="preserve">Appendix C: </w:t>
      </w:r>
      <w:r w:rsidR="00380833" w:rsidRPr="0047260E">
        <w:rPr>
          <w:lang w:val="en-CA"/>
          <w:rPrChange w:id="8354" w:author="ilia kassianenko" w:date="2019-03-21T21:37:00Z">
            <w:rPr/>
          </w:rPrChange>
        </w:rPr>
        <w:t>Decision chart database system</w:t>
      </w:r>
      <w:bookmarkEnd w:id="8352"/>
    </w:p>
    <w:p w14:paraId="63BF66C5" w14:textId="77777777" w:rsidR="00BD430C" w:rsidRPr="00BD430C" w:rsidRDefault="00BD430C" w:rsidP="00BD430C">
      <w:pPr>
        <w:rPr>
          <w:ins w:id="8355" w:author="ilia kassianenko" w:date="2019-03-21T22:34:00Z"/>
          <w:rPrChange w:id="8356" w:author="ilia kassianenko" w:date="2019-03-21T22:34:00Z">
            <w:rPr>
              <w:ins w:id="8357" w:author="ilia kassianenko" w:date="2019-03-21T22:34:00Z"/>
              <w:lang w:val="en-CA"/>
            </w:rPr>
          </w:rPrChange>
        </w:rPr>
        <w:pPrChange w:id="8358" w:author="ilia kassianenko" w:date="2019-03-21T22:34:00Z">
          <w:pPr>
            <w:pStyle w:val="Caption"/>
          </w:pPr>
        </w:pPrChange>
      </w:pPr>
    </w:p>
    <w:p w14:paraId="5B6FC19D" w14:textId="7C2CF37A" w:rsidR="00380833" w:rsidRPr="0047260E" w:rsidDel="005C19C1" w:rsidRDefault="00380833" w:rsidP="005C19C1">
      <w:pPr>
        <w:rPr>
          <w:del w:id="8359" w:author="ilia kassianenko" w:date="2019-03-21T20:48:00Z"/>
          <w:lang w:val="en-CA"/>
          <w:rPrChange w:id="8360" w:author="ilia kassianenko" w:date="2019-03-21T21:37:00Z">
            <w:rPr>
              <w:del w:id="8361" w:author="ilia kassianenko" w:date="2019-03-21T20:48:00Z"/>
            </w:rPr>
          </w:rPrChange>
        </w:rPr>
        <w:pPrChange w:id="8362" w:author="ilia kassianenko" w:date="2019-03-21T20:48:00Z">
          <w:pPr>
            <w:pStyle w:val="NormalWeb"/>
            <w:spacing w:before="120" w:beforeAutospacing="0" w:after="120" w:afterAutospacing="0"/>
          </w:pPr>
        </w:pPrChange>
      </w:pPr>
      <w:del w:id="8363" w:author="ilia kassianenko" w:date="2019-03-21T20:48:00Z">
        <w:r w:rsidRPr="0047260E" w:rsidDel="005C19C1">
          <w:rPr>
            <w:lang w:val="en-CA"/>
            <w:rPrChange w:id="8364" w:author="ilia kassianenko" w:date="2019-03-21T21:37:00Z">
              <w:rPr>
                <w:rFonts w:ascii="Arial" w:hAnsi="Arial" w:cs="Arial"/>
                <w:color w:val="222222"/>
                <w:sz w:val="19"/>
                <w:szCs w:val="19"/>
                <w:shd w:val="clear" w:color="auto" w:fill="EAF3FF"/>
              </w:rPr>
            </w:rPrChange>
          </w:rPr>
          <w:delText>Scofield, Ben (2010-01-14). </w:delText>
        </w:r>
      </w:del>
      <w:ins w:id="8365" w:author="Fritz Gyger" w:date="2019-03-17T15:31:00Z">
        <w:del w:id="8366" w:author="ilia kassianenko" w:date="2019-03-21T20:48:00Z">
          <w:r w:rsidR="003B3A7C" w:rsidRPr="0047260E" w:rsidDel="005C19C1">
            <w:rPr>
              <w:lang w:val="en-CA"/>
              <w:rPrChange w:id="8367" w:author="ilia kassianenko" w:date="2019-03-21T21:37:00Z">
                <w:rPr>
                  <w:rFonts w:ascii="Arial" w:hAnsi="Arial" w:cs="Arial"/>
                  <w:color w:val="222222"/>
                  <w:sz w:val="19"/>
                  <w:szCs w:val="19"/>
                  <w:highlight w:val="yellow"/>
                  <w:shd w:val="clear" w:color="auto" w:fill="EAF3FF"/>
                </w:rPr>
              </w:rPrChange>
            </w:rPr>
            <w:delText xml:space="preserve">[10] </w:delText>
          </w:r>
        </w:del>
      </w:ins>
      <w:del w:id="8368" w:author="ilia kassianenko" w:date="2019-03-21T20:47:00Z">
        <w:r w:rsidR="006A1391" w:rsidRPr="0047260E" w:rsidDel="005C19C1">
          <w:rPr>
            <w:rFonts w:eastAsiaTheme="majorEastAsia"/>
            <w:lang w:val="en-CA"/>
            <w:rPrChange w:id="8369" w:author="ilia kassianenko" w:date="2019-03-21T21:37:00Z">
              <w:rPr>
                <w:rStyle w:val="Hyperlink"/>
                <w:rFonts w:ascii="Arial" w:eastAsiaTheme="majorEastAsia" w:hAnsi="Arial" w:cs="Arial"/>
                <w:color w:val="663366"/>
                <w:sz w:val="19"/>
                <w:szCs w:val="19"/>
              </w:rPr>
            </w:rPrChange>
          </w:rPr>
          <w:fldChar w:fldCharType="begin"/>
        </w:r>
        <w:r w:rsidR="006A1391" w:rsidRPr="0047260E" w:rsidDel="005C19C1">
          <w:rPr>
            <w:rFonts w:eastAsiaTheme="majorEastAsia"/>
            <w:lang w:val="en-CA"/>
            <w:rPrChange w:id="8370" w:author="ilia kassianenko" w:date="2019-03-21T21:37:00Z">
              <w:rPr>
                <w:rStyle w:val="Hyperlink"/>
                <w:rFonts w:ascii="Arial" w:eastAsiaTheme="majorEastAsia" w:hAnsi="Arial" w:cs="Arial"/>
                <w:color w:val="663366"/>
                <w:sz w:val="19"/>
                <w:szCs w:val="19"/>
              </w:rPr>
            </w:rPrChange>
          </w:rPr>
          <w:delInstrText xml:space="preserve"> HYPERLINK "http://www.slideshare.net/bscofield/nosql-codemash-2010" </w:delInstrText>
        </w:r>
        <w:r w:rsidR="006A1391" w:rsidRPr="0047260E" w:rsidDel="005C19C1">
          <w:rPr>
            <w:rFonts w:eastAsiaTheme="majorEastAsia"/>
            <w:lang w:val="en-CA"/>
            <w:rPrChange w:id="8371" w:author="ilia kassianenko" w:date="2019-03-21T21:37:00Z">
              <w:rPr>
                <w:rStyle w:val="Hyperlink"/>
                <w:rFonts w:ascii="Arial" w:eastAsiaTheme="majorEastAsia" w:hAnsi="Arial" w:cs="Arial"/>
                <w:color w:val="663366"/>
                <w:sz w:val="19"/>
                <w:szCs w:val="19"/>
              </w:rPr>
            </w:rPrChange>
          </w:rPr>
          <w:fldChar w:fldCharType="separate"/>
        </w:r>
        <w:r w:rsidRPr="0047260E" w:rsidDel="005C19C1">
          <w:rPr>
            <w:rFonts w:eastAsiaTheme="majorEastAsia"/>
            <w:lang w:val="en-CA"/>
            <w:rPrChange w:id="8372" w:author="ilia kassianenko" w:date="2019-03-21T21:37:00Z">
              <w:rPr>
                <w:rStyle w:val="Hyperlink"/>
                <w:rFonts w:ascii="Arial" w:eastAsiaTheme="majorEastAsia" w:hAnsi="Arial" w:cs="Arial"/>
                <w:color w:val="663366"/>
                <w:sz w:val="19"/>
                <w:szCs w:val="19"/>
              </w:rPr>
            </w:rPrChange>
          </w:rPr>
          <w:delText>"NoSQL - Death to Relational Databases(?)"</w:delText>
        </w:r>
        <w:r w:rsidR="006A1391" w:rsidRPr="0047260E" w:rsidDel="005C19C1">
          <w:rPr>
            <w:rFonts w:eastAsiaTheme="majorEastAsia"/>
            <w:lang w:val="en-CA"/>
            <w:rPrChange w:id="8373" w:author="ilia kassianenko" w:date="2019-03-21T21:37:00Z">
              <w:rPr>
                <w:rStyle w:val="Hyperlink"/>
                <w:rFonts w:ascii="Arial" w:eastAsiaTheme="majorEastAsia" w:hAnsi="Arial" w:cs="Arial"/>
                <w:color w:val="663366"/>
                <w:sz w:val="19"/>
                <w:szCs w:val="19"/>
              </w:rPr>
            </w:rPrChange>
          </w:rPr>
          <w:fldChar w:fldCharType="end"/>
        </w:r>
      </w:del>
    </w:p>
    <w:p w14:paraId="69638238" w14:textId="5B7A4FDA" w:rsidR="00DD27EF" w:rsidRPr="0047260E" w:rsidRDefault="00DD27EF">
      <w:pPr>
        <w:pStyle w:val="Caption"/>
        <w:jc w:val="center"/>
        <w:rPr>
          <w:lang w:val="en-CA"/>
          <w:rPrChange w:id="8374" w:author="ilia kassianenko" w:date="2019-03-21T21:37:00Z">
            <w:rPr/>
          </w:rPrChange>
        </w:rPr>
        <w:pPrChange w:id="8375" w:author="outpost" w:date="2019-03-18T20:35:00Z">
          <w:pPr>
            <w:pStyle w:val="Caption"/>
          </w:pPr>
        </w:pPrChange>
      </w:pPr>
      <w:r w:rsidRPr="0047260E">
        <w:rPr>
          <w:lang w:val="en-CA"/>
          <w:rPrChange w:id="8376" w:author="ilia kassianenko" w:date="2019-03-21T21:37:00Z">
            <w:rPr/>
          </w:rPrChange>
        </w:rPr>
        <w:t>Table 2 – Database options</w:t>
      </w:r>
      <w:ins w:id="8377" w:author="ilia kassianenko" w:date="2019-03-21T20:48:00Z">
        <w:r w:rsidR="005C19C1" w:rsidRPr="0047260E">
          <w:rPr>
            <w:lang w:val="en-CA"/>
            <w:rPrChange w:id="8378" w:author="ilia kassianenko" w:date="2019-03-21T21:37:00Z">
              <w:rPr/>
            </w:rPrChange>
          </w:rPr>
          <w:t xml:space="preserve"> [10]</w:t>
        </w:r>
      </w:ins>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Change w:id="8379" w:author="outpost" w:date="2019-03-18T20:35:00Z">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PrChange>
      </w:tblPr>
      <w:tblGrid>
        <w:gridCol w:w="1899"/>
        <w:gridCol w:w="1695"/>
        <w:gridCol w:w="1489"/>
        <w:gridCol w:w="1380"/>
        <w:gridCol w:w="1544"/>
        <w:gridCol w:w="1764"/>
        <w:tblGridChange w:id="8380">
          <w:tblGrid>
            <w:gridCol w:w="1900"/>
            <w:gridCol w:w="1695"/>
            <w:gridCol w:w="1489"/>
            <w:gridCol w:w="1380"/>
            <w:gridCol w:w="1543"/>
            <w:gridCol w:w="1764"/>
          </w:tblGrid>
        </w:tblGridChange>
      </w:tblGrid>
      <w:tr w:rsidR="00380833" w:rsidRPr="0047260E" w14:paraId="047ECE53" w14:textId="77777777" w:rsidTr="00254149">
        <w:trPr>
          <w:trHeight w:val="372"/>
          <w:tblHeader/>
          <w:jc w:val="center"/>
          <w:trPrChange w:id="8381" w:author="outpost" w:date="2019-03-18T20:35:00Z">
            <w:trPr>
              <w:trHeight w:val="372"/>
              <w:tblHeader/>
            </w:trPr>
          </w:trPrChange>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8382"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2987848C" w14:textId="77777777" w:rsidR="00380833" w:rsidRPr="0047260E" w:rsidRDefault="00380833" w:rsidP="006352E5">
            <w:pPr>
              <w:spacing w:before="240" w:after="240"/>
              <w:jc w:val="center"/>
              <w:rPr>
                <w:rFonts w:cs="Arial"/>
                <w:b/>
                <w:bCs/>
                <w:color w:val="222222"/>
                <w:sz w:val="21"/>
                <w:szCs w:val="21"/>
                <w:lang w:val="en-CA"/>
                <w:rPrChange w:id="8383" w:author="ilia kassianenko" w:date="2019-03-21T21:37:00Z">
                  <w:rPr>
                    <w:rFonts w:cs="Arial"/>
                    <w:b/>
                    <w:bCs/>
                    <w:color w:val="222222"/>
                    <w:sz w:val="21"/>
                    <w:szCs w:val="21"/>
                  </w:rPr>
                </w:rPrChange>
              </w:rPr>
            </w:pPr>
            <w:r w:rsidRPr="0047260E">
              <w:rPr>
                <w:rFonts w:cs="Arial"/>
                <w:b/>
                <w:bCs/>
                <w:color w:val="222222"/>
                <w:sz w:val="21"/>
                <w:szCs w:val="21"/>
                <w:lang w:val="en-CA"/>
                <w:rPrChange w:id="8384" w:author="ilia kassianenko" w:date="2019-03-21T21:37:00Z">
                  <w:rPr>
                    <w:rFonts w:cs="Arial"/>
                    <w:b/>
                    <w:bCs/>
                    <w:color w:val="222222"/>
                    <w:sz w:val="21"/>
                    <w:szCs w:val="21"/>
                  </w:rPr>
                </w:rPrChange>
              </w:rPr>
              <w:t>Data model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8385"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4EF4BF68" w14:textId="77777777" w:rsidR="00380833" w:rsidRPr="0047260E" w:rsidRDefault="00380833" w:rsidP="006352E5">
            <w:pPr>
              <w:spacing w:before="240" w:after="240"/>
              <w:jc w:val="center"/>
              <w:rPr>
                <w:rFonts w:cs="Arial"/>
                <w:b/>
                <w:bCs/>
                <w:color w:val="222222"/>
                <w:sz w:val="21"/>
                <w:szCs w:val="21"/>
                <w:lang w:val="en-CA"/>
                <w:rPrChange w:id="8386" w:author="ilia kassianenko" w:date="2019-03-21T21:37:00Z">
                  <w:rPr>
                    <w:rFonts w:cs="Arial"/>
                    <w:b/>
                    <w:bCs/>
                    <w:color w:val="222222"/>
                    <w:sz w:val="21"/>
                    <w:szCs w:val="21"/>
                  </w:rPr>
                </w:rPrChange>
              </w:rPr>
            </w:pPr>
            <w:r w:rsidRPr="0047260E">
              <w:rPr>
                <w:rFonts w:cs="Arial"/>
                <w:b/>
                <w:bCs/>
                <w:color w:val="222222"/>
                <w:sz w:val="21"/>
                <w:szCs w:val="21"/>
                <w:lang w:val="en-CA"/>
                <w:rPrChange w:id="8387" w:author="ilia kassianenko" w:date="2019-03-21T21:37:00Z">
                  <w:rPr>
                    <w:rFonts w:cs="Arial"/>
                    <w:b/>
                    <w:bCs/>
                    <w:color w:val="222222"/>
                    <w:sz w:val="21"/>
                    <w:szCs w:val="21"/>
                  </w:rPr>
                </w:rPrChange>
              </w:rPr>
              <w:t>Performance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8388"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1E5FDCBD" w14:textId="77777777" w:rsidR="00380833" w:rsidRPr="0047260E" w:rsidRDefault="00380833" w:rsidP="006352E5">
            <w:pPr>
              <w:spacing w:before="240" w:after="240"/>
              <w:jc w:val="center"/>
              <w:rPr>
                <w:rFonts w:cs="Arial"/>
                <w:b/>
                <w:bCs/>
                <w:color w:val="222222"/>
                <w:sz w:val="21"/>
                <w:szCs w:val="21"/>
                <w:lang w:val="en-CA"/>
                <w:rPrChange w:id="8389" w:author="ilia kassianenko" w:date="2019-03-21T21:37:00Z">
                  <w:rPr>
                    <w:rFonts w:cs="Arial"/>
                    <w:b/>
                    <w:bCs/>
                    <w:color w:val="222222"/>
                    <w:sz w:val="21"/>
                    <w:szCs w:val="21"/>
                  </w:rPr>
                </w:rPrChange>
              </w:rPr>
            </w:pPr>
            <w:r w:rsidRPr="0047260E">
              <w:rPr>
                <w:rFonts w:cs="Arial"/>
                <w:b/>
                <w:bCs/>
                <w:color w:val="222222"/>
                <w:sz w:val="21"/>
                <w:szCs w:val="21"/>
                <w:lang w:val="en-CA"/>
                <w:rPrChange w:id="8390" w:author="ilia kassianenko" w:date="2019-03-21T21:37:00Z">
                  <w:rPr>
                    <w:rFonts w:cs="Arial"/>
                    <w:b/>
                    <w:bCs/>
                    <w:color w:val="222222"/>
                    <w:sz w:val="21"/>
                    <w:szCs w:val="21"/>
                  </w:rPr>
                </w:rPrChange>
              </w:rPr>
              <w:t>Scalability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8391"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5EA3FDF9" w14:textId="77777777" w:rsidR="00380833" w:rsidRPr="0047260E" w:rsidRDefault="00380833" w:rsidP="006352E5">
            <w:pPr>
              <w:spacing w:before="240" w:after="240"/>
              <w:jc w:val="center"/>
              <w:rPr>
                <w:rFonts w:cs="Arial"/>
                <w:b/>
                <w:bCs/>
                <w:color w:val="222222"/>
                <w:sz w:val="21"/>
                <w:szCs w:val="21"/>
                <w:lang w:val="en-CA"/>
                <w:rPrChange w:id="8392" w:author="ilia kassianenko" w:date="2019-03-21T21:37:00Z">
                  <w:rPr>
                    <w:rFonts w:cs="Arial"/>
                    <w:b/>
                    <w:bCs/>
                    <w:color w:val="222222"/>
                    <w:sz w:val="21"/>
                    <w:szCs w:val="21"/>
                  </w:rPr>
                </w:rPrChange>
              </w:rPr>
            </w:pPr>
            <w:r w:rsidRPr="0047260E">
              <w:rPr>
                <w:rFonts w:cs="Arial"/>
                <w:b/>
                <w:bCs/>
                <w:color w:val="222222"/>
                <w:sz w:val="21"/>
                <w:szCs w:val="21"/>
                <w:lang w:val="en-CA"/>
                <w:rPrChange w:id="8393" w:author="ilia kassianenko" w:date="2019-03-21T21:37:00Z">
                  <w:rPr>
                    <w:rFonts w:cs="Arial"/>
                    <w:b/>
                    <w:bCs/>
                    <w:color w:val="222222"/>
                    <w:sz w:val="21"/>
                    <w:szCs w:val="21"/>
                  </w:rPr>
                </w:rPrChange>
              </w:rPr>
              <w:t>Flexibility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8394"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545325F4" w14:textId="77777777" w:rsidR="00380833" w:rsidRPr="0047260E" w:rsidRDefault="00380833" w:rsidP="006352E5">
            <w:pPr>
              <w:spacing w:before="240" w:after="240"/>
              <w:jc w:val="center"/>
              <w:rPr>
                <w:rFonts w:cs="Arial"/>
                <w:b/>
                <w:bCs/>
                <w:color w:val="222222"/>
                <w:sz w:val="21"/>
                <w:szCs w:val="21"/>
                <w:lang w:val="en-CA"/>
                <w:rPrChange w:id="8395" w:author="ilia kassianenko" w:date="2019-03-21T21:37:00Z">
                  <w:rPr>
                    <w:rFonts w:cs="Arial"/>
                    <w:b/>
                    <w:bCs/>
                    <w:color w:val="222222"/>
                    <w:sz w:val="21"/>
                    <w:szCs w:val="21"/>
                  </w:rPr>
                </w:rPrChange>
              </w:rPr>
            </w:pPr>
            <w:r w:rsidRPr="0047260E">
              <w:rPr>
                <w:rFonts w:cs="Arial"/>
                <w:b/>
                <w:bCs/>
                <w:color w:val="222222"/>
                <w:sz w:val="21"/>
                <w:szCs w:val="21"/>
                <w:lang w:val="en-CA"/>
                <w:rPrChange w:id="8396" w:author="ilia kassianenko" w:date="2019-03-21T21:37:00Z">
                  <w:rPr>
                    <w:rFonts w:cs="Arial"/>
                    <w:b/>
                    <w:bCs/>
                    <w:color w:val="222222"/>
                    <w:sz w:val="21"/>
                    <w:szCs w:val="21"/>
                  </w:rPr>
                </w:rPrChange>
              </w:rPr>
              <w:t>Complexity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8397"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14E3DC15" w14:textId="77777777" w:rsidR="00380833" w:rsidRPr="0047260E" w:rsidRDefault="00380833" w:rsidP="006352E5">
            <w:pPr>
              <w:spacing w:before="240" w:after="240"/>
              <w:jc w:val="center"/>
              <w:rPr>
                <w:rFonts w:cs="Arial"/>
                <w:b/>
                <w:bCs/>
                <w:color w:val="222222"/>
                <w:sz w:val="21"/>
                <w:szCs w:val="21"/>
                <w:lang w:val="en-CA"/>
                <w:rPrChange w:id="8398" w:author="ilia kassianenko" w:date="2019-03-21T21:37:00Z">
                  <w:rPr>
                    <w:rFonts w:cs="Arial"/>
                    <w:b/>
                    <w:bCs/>
                    <w:color w:val="222222"/>
                    <w:sz w:val="21"/>
                    <w:szCs w:val="21"/>
                  </w:rPr>
                </w:rPrChange>
              </w:rPr>
            </w:pPr>
            <w:r w:rsidRPr="0047260E">
              <w:rPr>
                <w:rFonts w:cs="Arial"/>
                <w:b/>
                <w:bCs/>
                <w:color w:val="222222"/>
                <w:sz w:val="21"/>
                <w:szCs w:val="21"/>
                <w:lang w:val="en-CA"/>
                <w:rPrChange w:id="8399" w:author="ilia kassianenko" w:date="2019-03-21T21:37:00Z">
                  <w:rPr>
                    <w:rFonts w:cs="Arial"/>
                    <w:b/>
                    <w:bCs/>
                    <w:color w:val="222222"/>
                    <w:sz w:val="21"/>
                    <w:szCs w:val="21"/>
                  </w:rPr>
                </w:rPrChange>
              </w:rPr>
              <w:t>Functionality</w:t>
            </w:r>
          </w:p>
        </w:tc>
      </w:tr>
      <w:tr w:rsidR="00380833" w:rsidRPr="0047260E" w14:paraId="4831C32A" w14:textId="77777777" w:rsidTr="00254149">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00"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FBDFE94" w14:textId="77777777" w:rsidR="00380833" w:rsidRPr="0047260E" w:rsidRDefault="00380833" w:rsidP="006352E5">
            <w:pPr>
              <w:spacing w:before="240" w:after="240"/>
              <w:rPr>
                <w:rFonts w:cs="Arial"/>
                <w:color w:val="222222"/>
                <w:sz w:val="21"/>
                <w:szCs w:val="21"/>
                <w:lang w:val="en-CA"/>
                <w:rPrChange w:id="8401" w:author="ilia kassianenko" w:date="2019-03-21T21:37:00Z">
                  <w:rPr>
                    <w:rFonts w:cs="Arial"/>
                    <w:color w:val="222222"/>
                    <w:sz w:val="21"/>
                    <w:szCs w:val="21"/>
                  </w:rPr>
                </w:rPrChange>
              </w:rPr>
            </w:pPr>
            <w:r w:rsidRPr="0047260E">
              <w:rPr>
                <w:rFonts w:cs="Arial"/>
                <w:color w:val="222222"/>
                <w:sz w:val="21"/>
                <w:szCs w:val="21"/>
                <w:lang w:val="en-CA"/>
                <w:rPrChange w:id="8402" w:author="ilia kassianenko" w:date="2019-03-21T21:37:00Z">
                  <w:rPr>
                    <w:rFonts w:cs="Arial"/>
                    <w:color w:val="222222"/>
                    <w:sz w:val="21"/>
                    <w:szCs w:val="21"/>
                  </w:rPr>
                </w:rPrChange>
              </w:rPr>
              <w:t>Key–value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03"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6DC1EA1" w14:textId="77777777" w:rsidR="00380833" w:rsidRPr="0047260E" w:rsidRDefault="00380833" w:rsidP="006352E5">
            <w:pPr>
              <w:spacing w:before="240" w:after="240"/>
              <w:rPr>
                <w:rFonts w:cs="Arial"/>
                <w:color w:val="222222"/>
                <w:sz w:val="21"/>
                <w:szCs w:val="21"/>
                <w:lang w:val="en-CA"/>
                <w:rPrChange w:id="8404" w:author="ilia kassianenko" w:date="2019-03-21T21:37:00Z">
                  <w:rPr>
                    <w:rFonts w:cs="Arial"/>
                    <w:color w:val="222222"/>
                    <w:sz w:val="21"/>
                    <w:szCs w:val="21"/>
                  </w:rPr>
                </w:rPrChange>
              </w:rPr>
            </w:pPr>
            <w:proofErr w:type="gramStart"/>
            <w:r w:rsidRPr="0047260E">
              <w:rPr>
                <w:rFonts w:cs="Arial"/>
                <w:color w:val="222222"/>
                <w:sz w:val="21"/>
                <w:szCs w:val="21"/>
                <w:lang w:val="en-CA"/>
                <w:rPrChange w:id="8405" w:author="ilia kassianenko" w:date="2019-03-21T21:37:00Z">
                  <w:rPr>
                    <w:rFonts w:cs="Arial"/>
                    <w:color w:val="222222"/>
                    <w:sz w:val="21"/>
                    <w:szCs w:val="21"/>
                  </w:rPr>
                </w:rPrChange>
              </w:rPr>
              <w:t>high</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06"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458FB611" w14:textId="77777777" w:rsidR="00380833" w:rsidRPr="0047260E" w:rsidRDefault="00380833" w:rsidP="006352E5">
            <w:pPr>
              <w:spacing w:before="240" w:after="240"/>
              <w:rPr>
                <w:rFonts w:cs="Arial"/>
                <w:color w:val="FF0000"/>
                <w:sz w:val="21"/>
                <w:szCs w:val="21"/>
                <w:lang w:val="en-CA"/>
                <w:rPrChange w:id="8407" w:author="ilia kassianenko" w:date="2019-03-21T21:37:00Z">
                  <w:rPr>
                    <w:rFonts w:cs="Arial"/>
                    <w:color w:val="FF0000"/>
                    <w:sz w:val="21"/>
                    <w:szCs w:val="21"/>
                  </w:rPr>
                </w:rPrChange>
              </w:rPr>
            </w:pPr>
            <w:proofErr w:type="gramStart"/>
            <w:r w:rsidRPr="0047260E">
              <w:rPr>
                <w:rFonts w:cs="Arial"/>
                <w:color w:val="FF0000"/>
                <w:sz w:val="21"/>
                <w:szCs w:val="21"/>
                <w:lang w:val="en-CA"/>
                <w:rPrChange w:id="8408" w:author="ilia kassianenko" w:date="2019-03-21T21:37:00Z">
                  <w:rPr>
                    <w:rFonts w:cs="Arial"/>
                    <w:color w:val="FF0000"/>
                    <w:sz w:val="21"/>
                    <w:szCs w:val="21"/>
                  </w:rPr>
                </w:rPrChange>
              </w:rPr>
              <w:t>high</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09"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5489121" w14:textId="77777777" w:rsidR="00380833" w:rsidRPr="0047260E" w:rsidRDefault="00380833" w:rsidP="006352E5">
            <w:pPr>
              <w:spacing w:before="240" w:after="240"/>
              <w:rPr>
                <w:rFonts w:cs="Arial"/>
                <w:color w:val="FF0000"/>
                <w:sz w:val="21"/>
                <w:szCs w:val="21"/>
                <w:lang w:val="en-CA"/>
                <w:rPrChange w:id="8410" w:author="ilia kassianenko" w:date="2019-03-21T21:37:00Z">
                  <w:rPr>
                    <w:rFonts w:cs="Arial"/>
                    <w:color w:val="FF0000"/>
                    <w:sz w:val="21"/>
                    <w:szCs w:val="21"/>
                  </w:rPr>
                </w:rPrChange>
              </w:rPr>
            </w:pPr>
            <w:proofErr w:type="gramStart"/>
            <w:r w:rsidRPr="0047260E">
              <w:rPr>
                <w:rFonts w:cs="Arial"/>
                <w:color w:val="FF0000"/>
                <w:sz w:val="21"/>
                <w:szCs w:val="21"/>
                <w:lang w:val="en-CA"/>
                <w:rPrChange w:id="8411" w:author="ilia kassianenko" w:date="2019-03-21T21:37:00Z">
                  <w:rPr>
                    <w:rFonts w:cs="Arial"/>
                    <w:color w:val="FF0000"/>
                    <w:sz w:val="21"/>
                    <w:szCs w:val="21"/>
                  </w:rPr>
                </w:rPrChange>
              </w:rPr>
              <w:t>high</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12"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BF4687E" w14:textId="77777777" w:rsidR="00380833" w:rsidRPr="0047260E" w:rsidRDefault="00380833" w:rsidP="006352E5">
            <w:pPr>
              <w:spacing w:before="240" w:after="240"/>
              <w:rPr>
                <w:rFonts w:cs="Arial"/>
                <w:color w:val="222222"/>
                <w:sz w:val="21"/>
                <w:szCs w:val="21"/>
                <w:lang w:val="en-CA"/>
                <w:rPrChange w:id="8413" w:author="ilia kassianenko" w:date="2019-03-21T21:37:00Z">
                  <w:rPr>
                    <w:rFonts w:cs="Arial"/>
                    <w:color w:val="222222"/>
                    <w:sz w:val="21"/>
                    <w:szCs w:val="21"/>
                  </w:rPr>
                </w:rPrChange>
              </w:rPr>
            </w:pPr>
            <w:proofErr w:type="gramStart"/>
            <w:r w:rsidRPr="0047260E">
              <w:rPr>
                <w:rFonts w:cs="Arial"/>
                <w:color w:val="222222"/>
                <w:sz w:val="21"/>
                <w:szCs w:val="21"/>
                <w:lang w:val="en-CA"/>
                <w:rPrChange w:id="8414" w:author="ilia kassianenko" w:date="2019-03-21T21:37:00Z">
                  <w:rPr>
                    <w:rFonts w:cs="Arial"/>
                    <w:color w:val="222222"/>
                    <w:sz w:val="21"/>
                    <w:szCs w:val="21"/>
                  </w:rPr>
                </w:rPrChange>
              </w:rPr>
              <w:t>none</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15"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2A598AE2" w14:textId="77777777" w:rsidR="00380833" w:rsidRPr="0047260E" w:rsidRDefault="00380833" w:rsidP="006352E5">
            <w:pPr>
              <w:spacing w:before="240" w:after="240"/>
              <w:rPr>
                <w:rFonts w:cs="Arial"/>
                <w:color w:val="222222"/>
                <w:sz w:val="21"/>
                <w:szCs w:val="21"/>
                <w:lang w:val="en-CA"/>
                <w:rPrChange w:id="8416" w:author="ilia kassianenko" w:date="2019-03-21T21:37:00Z">
                  <w:rPr>
                    <w:rFonts w:cs="Arial"/>
                    <w:color w:val="222222"/>
                    <w:sz w:val="21"/>
                    <w:szCs w:val="21"/>
                  </w:rPr>
                </w:rPrChange>
              </w:rPr>
            </w:pPr>
            <w:proofErr w:type="gramStart"/>
            <w:r w:rsidRPr="0047260E">
              <w:rPr>
                <w:rFonts w:cs="Arial"/>
                <w:color w:val="222222"/>
                <w:sz w:val="21"/>
                <w:szCs w:val="21"/>
                <w:lang w:val="en-CA"/>
                <w:rPrChange w:id="8417" w:author="ilia kassianenko" w:date="2019-03-21T21:37:00Z">
                  <w:rPr>
                    <w:rFonts w:cs="Arial"/>
                    <w:color w:val="222222"/>
                    <w:sz w:val="21"/>
                    <w:szCs w:val="21"/>
                  </w:rPr>
                </w:rPrChange>
              </w:rPr>
              <w:t>variable</w:t>
            </w:r>
            <w:proofErr w:type="gramEnd"/>
            <w:r w:rsidRPr="0047260E">
              <w:rPr>
                <w:rFonts w:cs="Arial"/>
                <w:color w:val="222222"/>
                <w:sz w:val="21"/>
                <w:szCs w:val="21"/>
                <w:lang w:val="en-CA"/>
                <w:rPrChange w:id="8418" w:author="ilia kassianenko" w:date="2019-03-21T21:37:00Z">
                  <w:rPr>
                    <w:rFonts w:cs="Arial"/>
                    <w:color w:val="222222"/>
                    <w:sz w:val="21"/>
                    <w:szCs w:val="21"/>
                  </w:rPr>
                </w:rPrChange>
              </w:rPr>
              <w:t xml:space="preserve"> (none)</w:t>
            </w:r>
          </w:p>
        </w:tc>
      </w:tr>
      <w:tr w:rsidR="00380833" w:rsidRPr="0047260E" w14:paraId="172B148E" w14:textId="77777777" w:rsidTr="00254149">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19"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818EB8A" w14:textId="77777777" w:rsidR="00380833" w:rsidRPr="0047260E" w:rsidRDefault="00380833" w:rsidP="006352E5">
            <w:pPr>
              <w:spacing w:before="240" w:after="240"/>
              <w:rPr>
                <w:rFonts w:cs="Arial"/>
                <w:color w:val="222222"/>
                <w:sz w:val="21"/>
                <w:szCs w:val="21"/>
                <w:lang w:val="en-CA"/>
                <w:rPrChange w:id="8420" w:author="ilia kassianenko" w:date="2019-03-21T21:37:00Z">
                  <w:rPr>
                    <w:rFonts w:cs="Arial"/>
                    <w:color w:val="222222"/>
                    <w:sz w:val="21"/>
                    <w:szCs w:val="21"/>
                  </w:rPr>
                </w:rPrChange>
              </w:rPr>
            </w:pPr>
            <w:r w:rsidRPr="0047260E">
              <w:rPr>
                <w:rFonts w:cs="Arial"/>
                <w:color w:val="222222"/>
                <w:sz w:val="21"/>
                <w:szCs w:val="21"/>
                <w:lang w:val="en-CA"/>
                <w:rPrChange w:id="8421" w:author="ilia kassianenko" w:date="2019-03-21T21:37:00Z">
                  <w:rPr>
                    <w:rFonts w:cs="Arial"/>
                    <w:color w:val="222222"/>
                    <w:sz w:val="21"/>
                    <w:szCs w:val="21"/>
                  </w:rPr>
                </w:rPrChange>
              </w:rPr>
              <w:t>Column-oriented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22"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2F10D956" w14:textId="77777777" w:rsidR="00380833" w:rsidRPr="0047260E" w:rsidRDefault="00380833" w:rsidP="006352E5">
            <w:pPr>
              <w:spacing w:before="240" w:after="240"/>
              <w:rPr>
                <w:rFonts w:cs="Arial"/>
                <w:color w:val="FF0000"/>
                <w:sz w:val="21"/>
                <w:szCs w:val="21"/>
                <w:lang w:val="en-CA"/>
                <w:rPrChange w:id="8423" w:author="ilia kassianenko" w:date="2019-03-21T21:37:00Z">
                  <w:rPr>
                    <w:rFonts w:cs="Arial"/>
                    <w:color w:val="FF0000"/>
                    <w:sz w:val="21"/>
                    <w:szCs w:val="21"/>
                  </w:rPr>
                </w:rPrChange>
              </w:rPr>
            </w:pPr>
            <w:proofErr w:type="gramStart"/>
            <w:r w:rsidRPr="0047260E">
              <w:rPr>
                <w:rFonts w:cs="Arial"/>
                <w:color w:val="FF0000"/>
                <w:sz w:val="21"/>
                <w:szCs w:val="21"/>
                <w:lang w:val="en-CA"/>
                <w:rPrChange w:id="8424" w:author="ilia kassianenko" w:date="2019-03-21T21:37:00Z">
                  <w:rPr>
                    <w:rFonts w:cs="Arial"/>
                    <w:color w:val="FF0000"/>
                    <w:sz w:val="21"/>
                    <w:szCs w:val="21"/>
                  </w:rPr>
                </w:rPrChange>
              </w:rPr>
              <w:t>high</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25"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46E87AB" w14:textId="77777777" w:rsidR="00380833" w:rsidRPr="0047260E" w:rsidRDefault="00380833" w:rsidP="006352E5">
            <w:pPr>
              <w:spacing w:before="240" w:after="240"/>
              <w:rPr>
                <w:rFonts w:cs="Arial"/>
                <w:color w:val="FF0000"/>
                <w:sz w:val="21"/>
                <w:szCs w:val="21"/>
                <w:lang w:val="en-CA"/>
                <w:rPrChange w:id="8426" w:author="ilia kassianenko" w:date="2019-03-21T21:37:00Z">
                  <w:rPr>
                    <w:rFonts w:cs="Arial"/>
                    <w:color w:val="FF0000"/>
                    <w:sz w:val="21"/>
                    <w:szCs w:val="21"/>
                  </w:rPr>
                </w:rPrChange>
              </w:rPr>
            </w:pPr>
            <w:proofErr w:type="gramStart"/>
            <w:r w:rsidRPr="0047260E">
              <w:rPr>
                <w:rFonts w:cs="Arial"/>
                <w:color w:val="FF0000"/>
                <w:sz w:val="21"/>
                <w:szCs w:val="21"/>
                <w:lang w:val="en-CA"/>
                <w:rPrChange w:id="8427" w:author="ilia kassianenko" w:date="2019-03-21T21:37:00Z">
                  <w:rPr>
                    <w:rFonts w:cs="Arial"/>
                    <w:color w:val="FF0000"/>
                    <w:sz w:val="21"/>
                    <w:szCs w:val="21"/>
                  </w:rPr>
                </w:rPrChange>
              </w:rPr>
              <w:t>high</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28"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F577348" w14:textId="77777777" w:rsidR="00380833" w:rsidRPr="0047260E" w:rsidRDefault="00380833" w:rsidP="006352E5">
            <w:pPr>
              <w:spacing w:before="240" w:after="240"/>
              <w:rPr>
                <w:rFonts w:cs="Arial"/>
                <w:color w:val="222222"/>
                <w:sz w:val="21"/>
                <w:szCs w:val="21"/>
                <w:lang w:val="en-CA"/>
                <w:rPrChange w:id="8429" w:author="ilia kassianenko" w:date="2019-03-21T21:37:00Z">
                  <w:rPr>
                    <w:rFonts w:cs="Arial"/>
                    <w:color w:val="222222"/>
                    <w:sz w:val="21"/>
                    <w:szCs w:val="21"/>
                  </w:rPr>
                </w:rPrChange>
              </w:rPr>
            </w:pPr>
            <w:proofErr w:type="gramStart"/>
            <w:r w:rsidRPr="0047260E">
              <w:rPr>
                <w:rFonts w:cs="Arial"/>
                <w:color w:val="222222"/>
                <w:sz w:val="21"/>
                <w:szCs w:val="21"/>
                <w:lang w:val="en-CA"/>
                <w:rPrChange w:id="8430" w:author="ilia kassianenko" w:date="2019-03-21T21:37:00Z">
                  <w:rPr>
                    <w:rFonts w:cs="Arial"/>
                    <w:color w:val="222222"/>
                    <w:sz w:val="21"/>
                    <w:szCs w:val="21"/>
                  </w:rPr>
                </w:rPrChange>
              </w:rPr>
              <w:t>moderate</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31"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28EE4190" w14:textId="77777777" w:rsidR="00380833" w:rsidRPr="0047260E" w:rsidRDefault="00380833" w:rsidP="006352E5">
            <w:pPr>
              <w:spacing w:before="240" w:after="240"/>
              <w:rPr>
                <w:rFonts w:cs="Arial"/>
                <w:color w:val="222222"/>
                <w:sz w:val="21"/>
                <w:szCs w:val="21"/>
                <w:lang w:val="en-CA"/>
                <w:rPrChange w:id="8432" w:author="ilia kassianenko" w:date="2019-03-21T21:37:00Z">
                  <w:rPr>
                    <w:rFonts w:cs="Arial"/>
                    <w:color w:val="222222"/>
                    <w:sz w:val="21"/>
                    <w:szCs w:val="21"/>
                  </w:rPr>
                </w:rPrChange>
              </w:rPr>
            </w:pPr>
            <w:proofErr w:type="gramStart"/>
            <w:r w:rsidRPr="0047260E">
              <w:rPr>
                <w:rFonts w:cs="Arial"/>
                <w:color w:val="222222"/>
                <w:sz w:val="21"/>
                <w:szCs w:val="21"/>
                <w:lang w:val="en-CA"/>
                <w:rPrChange w:id="8433" w:author="ilia kassianenko" w:date="2019-03-21T21:37:00Z">
                  <w:rPr>
                    <w:rFonts w:cs="Arial"/>
                    <w:color w:val="222222"/>
                    <w:sz w:val="21"/>
                    <w:szCs w:val="21"/>
                  </w:rPr>
                </w:rPrChange>
              </w:rPr>
              <w:t>low</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34"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5755F1D3" w14:textId="77777777" w:rsidR="00380833" w:rsidRPr="0047260E" w:rsidRDefault="00380833" w:rsidP="006352E5">
            <w:pPr>
              <w:spacing w:before="240" w:after="240"/>
              <w:rPr>
                <w:rFonts w:cs="Arial"/>
                <w:color w:val="222222"/>
                <w:sz w:val="21"/>
                <w:szCs w:val="21"/>
                <w:lang w:val="en-CA"/>
                <w:rPrChange w:id="8435" w:author="ilia kassianenko" w:date="2019-03-21T21:37:00Z">
                  <w:rPr>
                    <w:rFonts w:cs="Arial"/>
                    <w:color w:val="222222"/>
                    <w:sz w:val="21"/>
                    <w:szCs w:val="21"/>
                  </w:rPr>
                </w:rPrChange>
              </w:rPr>
            </w:pPr>
            <w:proofErr w:type="gramStart"/>
            <w:r w:rsidRPr="0047260E">
              <w:rPr>
                <w:rFonts w:cs="Arial"/>
                <w:color w:val="FF0000"/>
                <w:sz w:val="21"/>
                <w:szCs w:val="21"/>
                <w:lang w:val="en-CA"/>
                <w:rPrChange w:id="8436" w:author="ilia kassianenko" w:date="2019-03-21T21:37:00Z">
                  <w:rPr>
                    <w:rFonts w:cs="Arial"/>
                    <w:color w:val="FF0000"/>
                    <w:sz w:val="21"/>
                    <w:szCs w:val="21"/>
                  </w:rPr>
                </w:rPrChange>
              </w:rPr>
              <w:t>minimal</w:t>
            </w:r>
            <w:proofErr w:type="gramEnd"/>
          </w:p>
        </w:tc>
      </w:tr>
      <w:tr w:rsidR="00380833" w:rsidRPr="0047260E" w14:paraId="550B0261" w14:textId="77777777" w:rsidTr="00254149">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37"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AC04A73" w14:textId="77777777" w:rsidR="00380833" w:rsidRPr="0047260E" w:rsidRDefault="00380833" w:rsidP="006352E5">
            <w:pPr>
              <w:spacing w:before="240" w:after="240"/>
              <w:rPr>
                <w:rFonts w:cs="Arial"/>
                <w:color w:val="222222"/>
                <w:sz w:val="21"/>
                <w:szCs w:val="21"/>
                <w:lang w:val="en-CA"/>
                <w:rPrChange w:id="8438" w:author="ilia kassianenko" w:date="2019-03-21T21:37:00Z">
                  <w:rPr>
                    <w:rFonts w:cs="Arial"/>
                    <w:color w:val="222222"/>
                    <w:sz w:val="21"/>
                    <w:szCs w:val="21"/>
                  </w:rPr>
                </w:rPrChange>
              </w:rPr>
            </w:pPr>
            <w:r w:rsidRPr="0047260E">
              <w:rPr>
                <w:rFonts w:cs="Arial"/>
                <w:color w:val="222222"/>
                <w:sz w:val="21"/>
                <w:szCs w:val="21"/>
                <w:lang w:val="en-CA"/>
                <w:rPrChange w:id="8439" w:author="ilia kassianenko" w:date="2019-03-21T21:37:00Z">
                  <w:rPr>
                    <w:rFonts w:cs="Arial"/>
                    <w:color w:val="222222"/>
                    <w:sz w:val="21"/>
                    <w:szCs w:val="21"/>
                  </w:rPr>
                </w:rPrChange>
              </w:rPr>
              <w:t>Document-oriented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40"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DF506D3" w14:textId="77777777" w:rsidR="00380833" w:rsidRPr="0047260E" w:rsidRDefault="00380833" w:rsidP="006352E5">
            <w:pPr>
              <w:spacing w:before="240" w:after="240"/>
              <w:rPr>
                <w:rFonts w:cs="Arial"/>
                <w:color w:val="FF0000"/>
                <w:sz w:val="21"/>
                <w:szCs w:val="21"/>
                <w:lang w:val="en-CA"/>
                <w:rPrChange w:id="8441" w:author="ilia kassianenko" w:date="2019-03-21T21:37:00Z">
                  <w:rPr>
                    <w:rFonts w:cs="Arial"/>
                    <w:color w:val="FF0000"/>
                    <w:sz w:val="21"/>
                    <w:szCs w:val="21"/>
                  </w:rPr>
                </w:rPrChange>
              </w:rPr>
            </w:pPr>
            <w:proofErr w:type="gramStart"/>
            <w:r w:rsidRPr="0047260E">
              <w:rPr>
                <w:rFonts w:cs="Arial"/>
                <w:color w:val="FF0000"/>
                <w:sz w:val="21"/>
                <w:szCs w:val="21"/>
                <w:lang w:val="en-CA"/>
                <w:rPrChange w:id="8442" w:author="ilia kassianenko" w:date="2019-03-21T21:37:00Z">
                  <w:rPr>
                    <w:rFonts w:cs="Arial"/>
                    <w:color w:val="FF0000"/>
                    <w:sz w:val="21"/>
                    <w:szCs w:val="21"/>
                  </w:rPr>
                </w:rPrChange>
              </w:rPr>
              <w:t>high</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43"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C13BFD1" w14:textId="77777777" w:rsidR="00380833" w:rsidRPr="0047260E" w:rsidRDefault="00380833" w:rsidP="006352E5">
            <w:pPr>
              <w:spacing w:before="240" w:after="240"/>
              <w:rPr>
                <w:rFonts w:cs="Arial"/>
                <w:color w:val="FF0000"/>
                <w:sz w:val="21"/>
                <w:szCs w:val="21"/>
                <w:lang w:val="en-CA"/>
                <w:rPrChange w:id="8444" w:author="ilia kassianenko" w:date="2019-03-21T21:37:00Z">
                  <w:rPr>
                    <w:rFonts w:cs="Arial"/>
                    <w:color w:val="FF0000"/>
                    <w:sz w:val="21"/>
                    <w:szCs w:val="21"/>
                  </w:rPr>
                </w:rPrChange>
              </w:rPr>
            </w:pPr>
            <w:proofErr w:type="gramStart"/>
            <w:r w:rsidRPr="0047260E">
              <w:rPr>
                <w:rFonts w:cs="Arial"/>
                <w:color w:val="FF0000"/>
                <w:sz w:val="21"/>
                <w:szCs w:val="21"/>
                <w:lang w:val="en-CA"/>
                <w:rPrChange w:id="8445" w:author="ilia kassianenko" w:date="2019-03-21T21:37:00Z">
                  <w:rPr>
                    <w:rFonts w:cs="Arial"/>
                    <w:color w:val="FF0000"/>
                    <w:sz w:val="21"/>
                    <w:szCs w:val="21"/>
                  </w:rPr>
                </w:rPrChange>
              </w:rPr>
              <w:t>variable</w:t>
            </w:r>
            <w:proofErr w:type="gramEnd"/>
            <w:r w:rsidRPr="0047260E">
              <w:rPr>
                <w:rFonts w:cs="Arial"/>
                <w:color w:val="FF0000"/>
                <w:sz w:val="21"/>
                <w:szCs w:val="21"/>
                <w:lang w:val="en-CA"/>
                <w:rPrChange w:id="8446" w:author="ilia kassianenko" w:date="2019-03-21T21:37:00Z">
                  <w:rPr>
                    <w:rFonts w:cs="Arial"/>
                    <w:color w:val="FF0000"/>
                    <w:sz w:val="21"/>
                    <w:szCs w:val="21"/>
                  </w:rPr>
                </w:rPrChange>
              </w:rPr>
              <w:t xml:space="preserve"> (high)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47"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4CB295CF" w14:textId="77777777" w:rsidR="00380833" w:rsidRPr="0047260E" w:rsidRDefault="00380833" w:rsidP="006352E5">
            <w:pPr>
              <w:spacing w:before="240" w:after="240"/>
              <w:rPr>
                <w:rFonts w:cs="Arial"/>
                <w:color w:val="FF0000"/>
                <w:sz w:val="21"/>
                <w:szCs w:val="21"/>
                <w:lang w:val="en-CA"/>
                <w:rPrChange w:id="8448" w:author="ilia kassianenko" w:date="2019-03-21T21:37:00Z">
                  <w:rPr>
                    <w:rFonts w:cs="Arial"/>
                    <w:color w:val="FF0000"/>
                    <w:sz w:val="21"/>
                    <w:szCs w:val="21"/>
                  </w:rPr>
                </w:rPrChange>
              </w:rPr>
            </w:pPr>
            <w:proofErr w:type="gramStart"/>
            <w:r w:rsidRPr="0047260E">
              <w:rPr>
                <w:rFonts w:cs="Arial"/>
                <w:color w:val="FF0000"/>
                <w:sz w:val="21"/>
                <w:szCs w:val="21"/>
                <w:lang w:val="en-CA"/>
                <w:rPrChange w:id="8449" w:author="ilia kassianenko" w:date="2019-03-21T21:37:00Z">
                  <w:rPr>
                    <w:rFonts w:cs="Arial"/>
                    <w:color w:val="FF0000"/>
                    <w:sz w:val="21"/>
                    <w:szCs w:val="21"/>
                  </w:rPr>
                </w:rPrChange>
              </w:rPr>
              <w:t>high</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50"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7A29FACA" w14:textId="77777777" w:rsidR="00380833" w:rsidRPr="0047260E" w:rsidRDefault="00380833" w:rsidP="006352E5">
            <w:pPr>
              <w:spacing w:before="240" w:after="240"/>
              <w:rPr>
                <w:rFonts w:cs="Arial"/>
                <w:color w:val="222222"/>
                <w:sz w:val="21"/>
                <w:szCs w:val="21"/>
                <w:lang w:val="en-CA"/>
                <w:rPrChange w:id="8451" w:author="ilia kassianenko" w:date="2019-03-21T21:37:00Z">
                  <w:rPr>
                    <w:rFonts w:cs="Arial"/>
                    <w:color w:val="222222"/>
                    <w:sz w:val="21"/>
                    <w:szCs w:val="21"/>
                  </w:rPr>
                </w:rPrChange>
              </w:rPr>
            </w:pPr>
            <w:proofErr w:type="gramStart"/>
            <w:r w:rsidRPr="0047260E">
              <w:rPr>
                <w:rFonts w:cs="Arial"/>
                <w:color w:val="222222"/>
                <w:sz w:val="21"/>
                <w:szCs w:val="21"/>
                <w:lang w:val="en-CA"/>
                <w:rPrChange w:id="8452" w:author="ilia kassianenko" w:date="2019-03-21T21:37:00Z">
                  <w:rPr>
                    <w:rFonts w:cs="Arial"/>
                    <w:color w:val="222222"/>
                    <w:sz w:val="21"/>
                    <w:szCs w:val="21"/>
                  </w:rPr>
                </w:rPrChange>
              </w:rPr>
              <w:t>low</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53"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7871A5C" w14:textId="77777777" w:rsidR="00380833" w:rsidRPr="0047260E" w:rsidRDefault="00380833" w:rsidP="006352E5">
            <w:pPr>
              <w:spacing w:before="240" w:after="240"/>
              <w:rPr>
                <w:rFonts w:cs="Arial"/>
                <w:color w:val="222222"/>
                <w:sz w:val="21"/>
                <w:szCs w:val="21"/>
                <w:lang w:val="en-CA"/>
                <w:rPrChange w:id="8454" w:author="ilia kassianenko" w:date="2019-03-21T21:37:00Z">
                  <w:rPr>
                    <w:rFonts w:cs="Arial"/>
                    <w:color w:val="222222"/>
                    <w:sz w:val="21"/>
                    <w:szCs w:val="21"/>
                  </w:rPr>
                </w:rPrChange>
              </w:rPr>
            </w:pPr>
            <w:proofErr w:type="gramStart"/>
            <w:r w:rsidRPr="0047260E">
              <w:rPr>
                <w:rFonts w:cs="Arial"/>
                <w:color w:val="222222"/>
                <w:sz w:val="21"/>
                <w:szCs w:val="21"/>
                <w:lang w:val="en-CA"/>
                <w:rPrChange w:id="8455" w:author="ilia kassianenko" w:date="2019-03-21T21:37:00Z">
                  <w:rPr>
                    <w:rFonts w:cs="Arial"/>
                    <w:color w:val="222222"/>
                    <w:sz w:val="21"/>
                    <w:szCs w:val="21"/>
                  </w:rPr>
                </w:rPrChange>
              </w:rPr>
              <w:t>variable</w:t>
            </w:r>
            <w:proofErr w:type="gramEnd"/>
            <w:r w:rsidRPr="0047260E">
              <w:rPr>
                <w:rFonts w:cs="Arial"/>
                <w:color w:val="222222"/>
                <w:sz w:val="21"/>
                <w:szCs w:val="21"/>
                <w:lang w:val="en-CA"/>
                <w:rPrChange w:id="8456" w:author="ilia kassianenko" w:date="2019-03-21T21:37:00Z">
                  <w:rPr>
                    <w:rFonts w:cs="Arial"/>
                    <w:color w:val="222222"/>
                    <w:sz w:val="21"/>
                    <w:szCs w:val="21"/>
                  </w:rPr>
                </w:rPrChange>
              </w:rPr>
              <w:t xml:space="preserve"> (low)</w:t>
            </w:r>
          </w:p>
        </w:tc>
      </w:tr>
      <w:tr w:rsidR="00380833" w:rsidRPr="0047260E" w14:paraId="387A605B" w14:textId="77777777" w:rsidTr="00254149">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57"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22671D9B" w14:textId="77777777" w:rsidR="00380833" w:rsidRPr="0047260E" w:rsidRDefault="00380833" w:rsidP="006352E5">
            <w:pPr>
              <w:spacing w:before="240" w:after="240"/>
              <w:rPr>
                <w:rFonts w:cs="Arial"/>
                <w:color w:val="222222"/>
                <w:sz w:val="21"/>
                <w:szCs w:val="21"/>
                <w:lang w:val="en-CA"/>
                <w:rPrChange w:id="8458" w:author="ilia kassianenko" w:date="2019-03-21T21:37:00Z">
                  <w:rPr>
                    <w:rFonts w:cs="Arial"/>
                    <w:color w:val="222222"/>
                    <w:sz w:val="21"/>
                    <w:szCs w:val="21"/>
                  </w:rPr>
                </w:rPrChange>
              </w:rPr>
            </w:pPr>
            <w:r w:rsidRPr="0047260E">
              <w:rPr>
                <w:rFonts w:cs="Arial"/>
                <w:color w:val="222222"/>
                <w:sz w:val="21"/>
                <w:szCs w:val="21"/>
                <w:lang w:val="en-CA"/>
                <w:rPrChange w:id="8459" w:author="ilia kassianenko" w:date="2019-03-21T21:37:00Z">
                  <w:rPr>
                    <w:rFonts w:cs="Arial"/>
                    <w:color w:val="222222"/>
                    <w:sz w:val="21"/>
                    <w:szCs w:val="21"/>
                  </w:rPr>
                </w:rPrChange>
              </w:rPr>
              <w:t>Graph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60"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8E77908" w14:textId="77777777" w:rsidR="00380833" w:rsidRPr="0047260E" w:rsidRDefault="00380833" w:rsidP="006352E5">
            <w:pPr>
              <w:spacing w:before="240" w:after="240"/>
              <w:rPr>
                <w:rFonts w:cs="Arial"/>
                <w:color w:val="222222"/>
                <w:sz w:val="21"/>
                <w:szCs w:val="21"/>
                <w:lang w:val="en-CA"/>
                <w:rPrChange w:id="8461" w:author="ilia kassianenko" w:date="2019-03-21T21:37:00Z">
                  <w:rPr>
                    <w:rFonts w:cs="Arial"/>
                    <w:color w:val="222222"/>
                    <w:sz w:val="21"/>
                    <w:szCs w:val="21"/>
                  </w:rPr>
                </w:rPrChange>
              </w:rPr>
            </w:pPr>
            <w:proofErr w:type="gramStart"/>
            <w:r w:rsidRPr="0047260E">
              <w:rPr>
                <w:rFonts w:cs="Arial"/>
                <w:color w:val="222222"/>
                <w:sz w:val="21"/>
                <w:szCs w:val="21"/>
                <w:lang w:val="en-CA"/>
                <w:rPrChange w:id="8462" w:author="ilia kassianenko" w:date="2019-03-21T21:37:00Z">
                  <w:rPr>
                    <w:rFonts w:cs="Arial"/>
                    <w:color w:val="222222"/>
                    <w:sz w:val="21"/>
                    <w:szCs w:val="21"/>
                  </w:rPr>
                </w:rPrChange>
              </w:rPr>
              <w:t>variable</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63"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131B0AD1" w14:textId="77777777" w:rsidR="00380833" w:rsidRPr="0047260E" w:rsidRDefault="00380833" w:rsidP="006352E5">
            <w:pPr>
              <w:spacing w:before="240" w:after="240"/>
              <w:rPr>
                <w:rFonts w:cs="Arial"/>
                <w:color w:val="222222"/>
                <w:sz w:val="21"/>
                <w:szCs w:val="21"/>
                <w:lang w:val="en-CA"/>
                <w:rPrChange w:id="8464" w:author="ilia kassianenko" w:date="2019-03-21T21:37:00Z">
                  <w:rPr>
                    <w:rFonts w:cs="Arial"/>
                    <w:color w:val="222222"/>
                    <w:sz w:val="21"/>
                    <w:szCs w:val="21"/>
                  </w:rPr>
                </w:rPrChange>
              </w:rPr>
            </w:pPr>
            <w:proofErr w:type="gramStart"/>
            <w:r w:rsidRPr="0047260E">
              <w:rPr>
                <w:rFonts w:cs="Arial"/>
                <w:color w:val="222222"/>
                <w:sz w:val="21"/>
                <w:szCs w:val="21"/>
                <w:lang w:val="en-CA"/>
                <w:rPrChange w:id="8465" w:author="ilia kassianenko" w:date="2019-03-21T21:37:00Z">
                  <w:rPr>
                    <w:rFonts w:cs="Arial"/>
                    <w:color w:val="222222"/>
                    <w:sz w:val="21"/>
                    <w:szCs w:val="21"/>
                  </w:rPr>
                </w:rPrChange>
              </w:rPr>
              <w:t>variable</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66"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F7A9E6A" w14:textId="77777777" w:rsidR="00380833" w:rsidRPr="0047260E" w:rsidRDefault="00380833" w:rsidP="006352E5">
            <w:pPr>
              <w:spacing w:before="240" w:after="240"/>
              <w:rPr>
                <w:rFonts w:cs="Arial"/>
                <w:color w:val="FF0000"/>
                <w:sz w:val="21"/>
                <w:szCs w:val="21"/>
                <w:lang w:val="en-CA"/>
                <w:rPrChange w:id="8467" w:author="ilia kassianenko" w:date="2019-03-21T21:37:00Z">
                  <w:rPr>
                    <w:rFonts w:cs="Arial"/>
                    <w:color w:val="FF0000"/>
                    <w:sz w:val="21"/>
                    <w:szCs w:val="21"/>
                  </w:rPr>
                </w:rPrChange>
              </w:rPr>
            </w:pPr>
            <w:proofErr w:type="gramStart"/>
            <w:r w:rsidRPr="0047260E">
              <w:rPr>
                <w:rFonts w:cs="Arial"/>
                <w:color w:val="FF0000"/>
                <w:sz w:val="21"/>
                <w:szCs w:val="21"/>
                <w:lang w:val="en-CA"/>
                <w:rPrChange w:id="8468" w:author="ilia kassianenko" w:date="2019-03-21T21:37:00Z">
                  <w:rPr>
                    <w:rFonts w:cs="Arial"/>
                    <w:color w:val="FF0000"/>
                    <w:sz w:val="21"/>
                    <w:szCs w:val="21"/>
                  </w:rPr>
                </w:rPrChange>
              </w:rPr>
              <w:t>high</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69"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E1BFB9B" w14:textId="77777777" w:rsidR="00380833" w:rsidRPr="0047260E" w:rsidRDefault="00380833" w:rsidP="006352E5">
            <w:pPr>
              <w:spacing w:before="240" w:after="240"/>
              <w:rPr>
                <w:rFonts w:cs="Arial"/>
                <w:color w:val="FF0000"/>
                <w:sz w:val="21"/>
                <w:szCs w:val="21"/>
                <w:lang w:val="en-CA"/>
                <w:rPrChange w:id="8470" w:author="ilia kassianenko" w:date="2019-03-21T21:37:00Z">
                  <w:rPr>
                    <w:rFonts w:cs="Arial"/>
                    <w:color w:val="FF0000"/>
                    <w:sz w:val="21"/>
                    <w:szCs w:val="21"/>
                  </w:rPr>
                </w:rPrChange>
              </w:rPr>
            </w:pPr>
            <w:proofErr w:type="gramStart"/>
            <w:r w:rsidRPr="0047260E">
              <w:rPr>
                <w:rFonts w:cs="Arial"/>
                <w:color w:val="FF0000"/>
                <w:sz w:val="21"/>
                <w:szCs w:val="21"/>
                <w:lang w:val="en-CA"/>
                <w:rPrChange w:id="8471" w:author="ilia kassianenko" w:date="2019-03-21T21:37:00Z">
                  <w:rPr>
                    <w:rFonts w:cs="Arial"/>
                    <w:color w:val="FF0000"/>
                    <w:sz w:val="21"/>
                    <w:szCs w:val="21"/>
                  </w:rPr>
                </w:rPrChange>
              </w:rPr>
              <w:t>high</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72"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429064DE" w14:textId="77777777" w:rsidR="00380833" w:rsidRPr="0047260E" w:rsidRDefault="00E477DB" w:rsidP="006352E5">
            <w:pPr>
              <w:spacing w:before="240" w:after="240"/>
              <w:rPr>
                <w:rFonts w:cs="Arial"/>
                <w:color w:val="222222"/>
                <w:sz w:val="21"/>
                <w:szCs w:val="21"/>
                <w:lang w:val="en-CA"/>
                <w:rPrChange w:id="8473" w:author="ilia kassianenko" w:date="2019-03-21T21:37:00Z">
                  <w:rPr>
                    <w:rFonts w:cs="Arial"/>
                    <w:color w:val="222222"/>
                    <w:sz w:val="21"/>
                    <w:szCs w:val="21"/>
                  </w:rPr>
                </w:rPrChange>
              </w:rPr>
            </w:pPr>
            <w:r w:rsidRPr="0047260E">
              <w:rPr>
                <w:lang w:val="en-CA"/>
                <w:rPrChange w:id="8474" w:author="ilia kassianenko" w:date="2019-03-21T21:37:00Z">
                  <w:rPr/>
                </w:rPrChange>
              </w:rPr>
              <w:fldChar w:fldCharType="begin"/>
            </w:r>
            <w:r w:rsidRPr="0047260E">
              <w:rPr>
                <w:lang w:val="en-CA"/>
                <w:rPrChange w:id="8475" w:author="ilia kassianenko" w:date="2019-03-21T21:37:00Z">
                  <w:rPr/>
                </w:rPrChange>
              </w:rPr>
              <w:instrText xml:space="preserve"> HYPERLINK "https://en.wikipedia.org/wiki/Graph_theory" \o "Graph theory" </w:instrText>
            </w:r>
            <w:r w:rsidRPr="0047260E">
              <w:rPr>
                <w:lang w:val="en-CA"/>
                <w:rPrChange w:id="8476" w:author="ilia kassianenko" w:date="2019-03-21T21:37:00Z">
                  <w:rPr/>
                </w:rPrChange>
              </w:rPr>
              <w:fldChar w:fldCharType="separate"/>
            </w:r>
            <w:proofErr w:type="gramStart"/>
            <w:r w:rsidR="00380833" w:rsidRPr="0047260E">
              <w:rPr>
                <w:rStyle w:val="Hyperlink"/>
                <w:rFonts w:eastAsiaTheme="majorEastAsia" w:cs="Arial"/>
                <w:color w:val="FF0000"/>
                <w:sz w:val="21"/>
                <w:szCs w:val="21"/>
                <w:lang w:val="en-CA"/>
                <w:rPrChange w:id="8477" w:author="ilia kassianenko" w:date="2019-03-21T21:37:00Z">
                  <w:rPr>
                    <w:rStyle w:val="Hyperlink"/>
                    <w:rFonts w:eastAsiaTheme="majorEastAsia" w:cs="Arial"/>
                    <w:color w:val="FF0000"/>
                    <w:sz w:val="21"/>
                    <w:szCs w:val="21"/>
                  </w:rPr>
                </w:rPrChange>
              </w:rPr>
              <w:t>graph</w:t>
            </w:r>
            <w:proofErr w:type="gramEnd"/>
            <w:r w:rsidR="00380833" w:rsidRPr="0047260E">
              <w:rPr>
                <w:rStyle w:val="Hyperlink"/>
                <w:rFonts w:eastAsiaTheme="majorEastAsia" w:cs="Arial"/>
                <w:color w:val="FF0000"/>
                <w:sz w:val="21"/>
                <w:szCs w:val="21"/>
                <w:lang w:val="en-CA"/>
                <w:rPrChange w:id="8478" w:author="ilia kassianenko" w:date="2019-03-21T21:37:00Z">
                  <w:rPr>
                    <w:rStyle w:val="Hyperlink"/>
                    <w:rFonts w:eastAsiaTheme="majorEastAsia" w:cs="Arial"/>
                    <w:color w:val="FF0000"/>
                    <w:sz w:val="21"/>
                    <w:szCs w:val="21"/>
                  </w:rPr>
                </w:rPrChange>
              </w:rPr>
              <w:t xml:space="preserve"> theory</w:t>
            </w:r>
            <w:r w:rsidRPr="0047260E">
              <w:rPr>
                <w:rStyle w:val="Hyperlink"/>
                <w:rFonts w:eastAsiaTheme="majorEastAsia" w:cs="Arial"/>
                <w:color w:val="FF0000"/>
                <w:sz w:val="21"/>
                <w:szCs w:val="21"/>
                <w:lang w:val="en-CA"/>
                <w:rPrChange w:id="8479" w:author="ilia kassianenko" w:date="2019-03-21T21:37:00Z">
                  <w:rPr>
                    <w:rStyle w:val="Hyperlink"/>
                    <w:rFonts w:eastAsiaTheme="majorEastAsia" w:cs="Arial"/>
                    <w:color w:val="FF0000"/>
                    <w:sz w:val="21"/>
                    <w:szCs w:val="21"/>
                  </w:rPr>
                </w:rPrChange>
              </w:rPr>
              <w:fldChar w:fldCharType="end"/>
            </w:r>
          </w:p>
        </w:tc>
      </w:tr>
      <w:tr w:rsidR="001E0D98" w:rsidRPr="0047260E" w14:paraId="13FEC446" w14:textId="77777777" w:rsidTr="00254149">
        <w:trPr>
          <w:trHeight w:val="497"/>
          <w:jc w:val="center"/>
          <w:trPrChange w:id="8480" w:author="outpost" w:date="2019-03-18T20:35:00Z">
            <w:trPr>
              <w:trHeight w:val="497"/>
            </w:trPr>
          </w:trPrChange>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81"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49CF5661" w14:textId="77777777" w:rsidR="00380833" w:rsidRPr="0047260E" w:rsidRDefault="00380833" w:rsidP="006352E5">
            <w:pPr>
              <w:spacing w:before="240" w:after="240"/>
              <w:rPr>
                <w:rFonts w:cs="Arial"/>
                <w:color w:val="00B050"/>
                <w:sz w:val="21"/>
                <w:szCs w:val="21"/>
                <w:lang w:val="en-CA"/>
                <w:rPrChange w:id="8482" w:author="ilia kassianenko" w:date="2019-03-21T21:37:00Z">
                  <w:rPr>
                    <w:rFonts w:cs="Arial"/>
                    <w:color w:val="00B050"/>
                    <w:sz w:val="21"/>
                    <w:szCs w:val="21"/>
                  </w:rPr>
                </w:rPrChange>
              </w:rPr>
            </w:pPr>
            <w:r w:rsidRPr="0047260E">
              <w:rPr>
                <w:rFonts w:cs="Arial"/>
                <w:color w:val="00B050"/>
                <w:sz w:val="21"/>
                <w:szCs w:val="21"/>
                <w:lang w:val="en-CA"/>
                <w:rPrChange w:id="8483" w:author="ilia kassianenko" w:date="2019-03-21T21:37:00Z">
                  <w:rPr>
                    <w:rFonts w:cs="Arial"/>
                    <w:color w:val="00B050"/>
                    <w:sz w:val="21"/>
                    <w:szCs w:val="21"/>
                  </w:rPr>
                </w:rPrChange>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84"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231A07B" w14:textId="77777777" w:rsidR="00380833" w:rsidRPr="0047260E" w:rsidRDefault="00380833" w:rsidP="006352E5">
            <w:pPr>
              <w:spacing w:before="240" w:after="240"/>
              <w:rPr>
                <w:rFonts w:cs="Arial"/>
                <w:color w:val="00B050"/>
                <w:sz w:val="21"/>
                <w:szCs w:val="21"/>
                <w:lang w:val="en-CA"/>
                <w:rPrChange w:id="8485" w:author="ilia kassianenko" w:date="2019-03-21T21:37:00Z">
                  <w:rPr>
                    <w:rFonts w:cs="Arial"/>
                    <w:color w:val="00B050"/>
                    <w:sz w:val="21"/>
                    <w:szCs w:val="21"/>
                  </w:rPr>
                </w:rPrChange>
              </w:rPr>
            </w:pPr>
            <w:proofErr w:type="gramStart"/>
            <w:r w:rsidRPr="0047260E">
              <w:rPr>
                <w:rFonts w:cs="Arial"/>
                <w:color w:val="00B050"/>
                <w:sz w:val="21"/>
                <w:szCs w:val="21"/>
                <w:lang w:val="en-CA"/>
                <w:rPrChange w:id="8486" w:author="ilia kassianenko" w:date="2019-03-21T21:37:00Z">
                  <w:rPr>
                    <w:rFonts w:cs="Arial"/>
                    <w:color w:val="00B050"/>
                    <w:sz w:val="21"/>
                    <w:szCs w:val="21"/>
                  </w:rPr>
                </w:rPrChange>
              </w:rPr>
              <w:t>variable</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87"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4E64EF9" w14:textId="77777777" w:rsidR="00380833" w:rsidRPr="0047260E" w:rsidRDefault="00380833" w:rsidP="006352E5">
            <w:pPr>
              <w:spacing w:before="240" w:after="240"/>
              <w:rPr>
                <w:rFonts w:cs="Arial"/>
                <w:color w:val="00B050"/>
                <w:sz w:val="21"/>
                <w:szCs w:val="21"/>
                <w:lang w:val="en-CA"/>
                <w:rPrChange w:id="8488" w:author="ilia kassianenko" w:date="2019-03-21T21:37:00Z">
                  <w:rPr>
                    <w:rFonts w:cs="Arial"/>
                    <w:color w:val="00B050"/>
                    <w:sz w:val="21"/>
                    <w:szCs w:val="21"/>
                  </w:rPr>
                </w:rPrChange>
              </w:rPr>
            </w:pPr>
            <w:proofErr w:type="gramStart"/>
            <w:r w:rsidRPr="0047260E">
              <w:rPr>
                <w:rFonts w:cs="Arial"/>
                <w:color w:val="00B050"/>
                <w:sz w:val="21"/>
                <w:szCs w:val="21"/>
                <w:lang w:val="en-CA"/>
                <w:rPrChange w:id="8489" w:author="ilia kassianenko" w:date="2019-03-21T21:37:00Z">
                  <w:rPr>
                    <w:rFonts w:cs="Arial"/>
                    <w:color w:val="00B050"/>
                    <w:sz w:val="21"/>
                    <w:szCs w:val="21"/>
                  </w:rPr>
                </w:rPrChange>
              </w:rPr>
              <w:t>variable</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90"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2707A75" w14:textId="77777777" w:rsidR="00380833" w:rsidRPr="0047260E" w:rsidRDefault="00380833" w:rsidP="006352E5">
            <w:pPr>
              <w:spacing w:before="240" w:after="240"/>
              <w:rPr>
                <w:rFonts w:cs="Arial"/>
                <w:color w:val="00B050"/>
                <w:sz w:val="21"/>
                <w:szCs w:val="21"/>
                <w:lang w:val="en-CA"/>
                <w:rPrChange w:id="8491" w:author="ilia kassianenko" w:date="2019-03-21T21:37:00Z">
                  <w:rPr>
                    <w:rFonts w:cs="Arial"/>
                    <w:color w:val="00B050"/>
                    <w:sz w:val="21"/>
                    <w:szCs w:val="21"/>
                  </w:rPr>
                </w:rPrChange>
              </w:rPr>
            </w:pPr>
            <w:proofErr w:type="gramStart"/>
            <w:r w:rsidRPr="0047260E">
              <w:rPr>
                <w:rFonts w:cs="Arial"/>
                <w:color w:val="00B050"/>
                <w:sz w:val="21"/>
                <w:szCs w:val="21"/>
                <w:lang w:val="en-CA"/>
                <w:rPrChange w:id="8492" w:author="ilia kassianenko" w:date="2019-03-21T21:37:00Z">
                  <w:rPr>
                    <w:rFonts w:cs="Arial"/>
                    <w:color w:val="00B050"/>
                    <w:sz w:val="21"/>
                    <w:szCs w:val="21"/>
                  </w:rPr>
                </w:rPrChange>
              </w:rPr>
              <w:t>low</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93"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0167F5F" w14:textId="77777777" w:rsidR="00380833" w:rsidRPr="0047260E" w:rsidRDefault="00380833" w:rsidP="006352E5">
            <w:pPr>
              <w:spacing w:before="240" w:after="240"/>
              <w:rPr>
                <w:rFonts w:cs="Arial"/>
                <w:color w:val="00B050"/>
                <w:sz w:val="21"/>
                <w:szCs w:val="21"/>
                <w:lang w:val="en-CA"/>
                <w:rPrChange w:id="8494" w:author="ilia kassianenko" w:date="2019-03-21T21:37:00Z">
                  <w:rPr>
                    <w:rFonts w:cs="Arial"/>
                    <w:color w:val="00B050"/>
                    <w:sz w:val="21"/>
                    <w:szCs w:val="21"/>
                  </w:rPr>
                </w:rPrChange>
              </w:rPr>
            </w:pPr>
            <w:proofErr w:type="gramStart"/>
            <w:r w:rsidRPr="0047260E">
              <w:rPr>
                <w:rFonts w:cs="Arial"/>
                <w:color w:val="00B050"/>
                <w:sz w:val="21"/>
                <w:szCs w:val="21"/>
                <w:lang w:val="en-CA"/>
                <w:rPrChange w:id="8495" w:author="ilia kassianenko" w:date="2019-03-21T21:37:00Z">
                  <w:rPr>
                    <w:rFonts w:cs="Arial"/>
                    <w:color w:val="00B050"/>
                    <w:sz w:val="21"/>
                    <w:szCs w:val="21"/>
                  </w:rPr>
                </w:rPrChange>
              </w:rPr>
              <w:t>moderate</w:t>
            </w:r>
            <w:proofErr w:type="gram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8496"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A212113" w14:textId="77777777" w:rsidR="00380833" w:rsidRPr="0047260E" w:rsidRDefault="00E477DB" w:rsidP="006352E5">
            <w:pPr>
              <w:spacing w:before="240" w:after="240"/>
              <w:rPr>
                <w:rFonts w:cs="Arial"/>
                <w:color w:val="00B050"/>
                <w:sz w:val="21"/>
                <w:szCs w:val="21"/>
                <w:lang w:val="en-CA"/>
                <w:rPrChange w:id="8497" w:author="ilia kassianenko" w:date="2019-03-21T21:37:00Z">
                  <w:rPr>
                    <w:rFonts w:cs="Arial"/>
                    <w:color w:val="00B050"/>
                    <w:sz w:val="21"/>
                    <w:szCs w:val="21"/>
                  </w:rPr>
                </w:rPrChange>
              </w:rPr>
            </w:pPr>
            <w:r w:rsidRPr="0047260E">
              <w:rPr>
                <w:lang w:val="en-CA"/>
                <w:rPrChange w:id="8498" w:author="ilia kassianenko" w:date="2019-03-21T21:37:00Z">
                  <w:rPr/>
                </w:rPrChange>
              </w:rPr>
              <w:fldChar w:fldCharType="begin"/>
            </w:r>
            <w:r w:rsidRPr="0047260E">
              <w:rPr>
                <w:lang w:val="en-CA"/>
                <w:rPrChange w:id="8499" w:author="ilia kassianenko" w:date="2019-03-21T21:37:00Z">
                  <w:rPr/>
                </w:rPrChange>
              </w:rPr>
              <w:instrText xml:space="preserve"> HYPERLINK "https://en.wikipedia.org/wiki/Relational_algebra" \o "Relational algebra" </w:instrText>
            </w:r>
            <w:r w:rsidRPr="0047260E">
              <w:rPr>
                <w:lang w:val="en-CA"/>
                <w:rPrChange w:id="8500" w:author="ilia kassianenko" w:date="2019-03-21T21:37:00Z">
                  <w:rPr/>
                </w:rPrChange>
              </w:rPr>
              <w:fldChar w:fldCharType="separate"/>
            </w:r>
            <w:proofErr w:type="gramStart"/>
            <w:r w:rsidR="00380833" w:rsidRPr="0047260E">
              <w:rPr>
                <w:rStyle w:val="Hyperlink"/>
                <w:rFonts w:eastAsiaTheme="majorEastAsia" w:cs="Arial"/>
                <w:color w:val="00B050"/>
                <w:sz w:val="21"/>
                <w:szCs w:val="21"/>
                <w:lang w:val="en-CA"/>
                <w:rPrChange w:id="8501" w:author="ilia kassianenko" w:date="2019-03-21T21:37:00Z">
                  <w:rPr>
                    <w:rStyle w:val="Hyperlink"/>
                    <w:rFonts w:eastAsiaTheme="majorEastAsia" w:cs="Arial"/>
                    <w:color w:val="00B050"/>
                    <w:sz w:val="21"/>
                    <w:szCs w:val="21"/>
                  </w:rPr>
                </w:rPrChange>
              </w:rPr>
              <w:t>relational</w:t>
            </w:r>
            <w:proofErr w:type="gramEnd"/>
            <w:r w:rsidR="00380833" w:rsidRPr="0047260E">
              <w:rPr>
                <w:rStyle w:val="Hyperlink"/>
                <w:rFonts w:eastAsiaTheme="majorEastAsia" w:cs="Arial"/>
                <w:color w:val="00B050"/>
                <w:sz w:val="21"/>
                <w:szCs w:val="21"/>
                <w:lang w:val="en-CA"/>
                <w:rPrChange w:id="8502" w:author="ilia kassianenko" w:date="2019-03-21T21:37:00Z">
                  <w:rPr>
                    <w:rStyle w:val="Hyperlink"/>
                    <w:rFonts w:eastAsiaTheme="majorEastAsia" w:cs="Arial"/>
                    <w:color w:val="00B050"/>
                    <w:sz w:val="21"/>
                    <w:szCs w:val="21"/>
                  </w:rPr>
                </w:rPrChange>
              </w:rPr>
              <w:t xml:space="preserve"> algebra</w:t>
            </w:r>
            <w:r w:rsidRPr="0047260E">
              <w:rPr>
                <w:rStyle w:val="Hyperlink"/>
                <w:rFonts w:eastAsiaTheme="majorEastAsia" w:cs="Arial"/>
                <w:color w:val="00B050"/>
                <w:sz w:val="21"/>
                <w:szCs w:val="21"/>
                <w:lang w:val="en-CA"/>
                <w:rPrChange w:id="8503" w:author="ilia kassianenko" w:date="2019-03-21T21:37:00Z">
                  <w:rPr>
                    <w:rStyle w:val="Hyperlink"/>
                    <w:rFonts w:eastAsiaTheme="majorEastAsia" w:cs="Arial"/>
                    <w:color w:val="00B050"/>
                    <w:sz w:val="21"/>
                    <w:szCs w:val="21"/>
                  </w:rPr>
                </w:rPrChange>
              </w:rPr>
              <w:fldChar w:fldCharType="end"/>
            </w:r>
          </w:p>
        </w:tc>
      </w:tr>
    </w:tbl>
    <w:p w14:paraId="5DEF7D26" w14:textId="77777777" w:rsidR="003B3A7C" w:rsidRPr="0047260E" w:rsidRDefault="003B3A7C" w:rsidP="001E0D98">
      <w:pPr>
        <w:shd w:val="clear" w:color="auto" w:fill="FFFFFF"/>
        <w:spacing w:before="0" w:after="0"/>
        <w:textAlignment w:val="baseline"/>
        <w:rPr>
          <w:ins w:id="8504" w:author="Fritz Gyger" w:date="2019-03-17T15:34:00Z"/>
          <w:rFonts w:cs="Arial"/>
          <w:b/>
          <w:spacing w:val="-1"/>
          <w:szCs w:val="22"/>
          <w:shd w:val="clear" w:color="auto" w:fill="FFFFFF"/>
          <w:lang w:val="en-CA"/>
          <w:rPrChange w:id="8505" w:author="ilia kassianenko" w:date="2019-03-21T21:37:00Z">
            <w:rPr>
              <w:ins w:id="8506" w:author="Fritz Gyger" w:date="2019-03-17T15:34:00Z"/>
              <w:rFonts w:cs="Arial"/>
              <w:b/>
              <w:spacing w:val="-1"/>
              <w:szCs w:val="22"/>
              <w:shd w:val="clear" w:color="auto" w:fill="FFFFFF"/>
            </w:rPr>
          </w:rPrChange>
        </w:rPr>
      </w:pPr>
    </w:p>
    <w:p w14:paraId="40D67B58" w14:textId="77777777" w:rsidR="00BD430C" w:rsidRPr="00BD430C" w:rsidRDefault="00BD430C" w:rsidP="00BD430C">
      <w:pPr>
        <w:rPr>
          <w:ins w:id="8507" w:author="ilia kassianenko" w:date="2019-03-21T22:34:00Z"/>
          <w:highlight w:val="yellow"/>
          <w:rPrChange w:id="8508" w:author="ilia kassianenko" w:date="2019-03-21T22:34:00Z">
            <w:rPr>
              <w:ins w:id="8509" w:author="ilia kassianenko" w:date="2019-03-21T22:34:00Z"/>
              <w:highlight w:val="yellow"/>
              <w:shd w:val="clear" w:color="auto" w:fill="FFFFFF"/>
              <w:lang w:val="en-CA"/>
            </w:rPr>
          </w:rPrChange>
        </w:rPr>
        <w:pPrChange w:id="8510" w:author="ilia kassianenko" w:date="2019-03-21T22:34:00Z">
          <w:pPr>
            <w:shd w:val="clear" w:color="auto" w:fill="FFFFFF"/>
            <w:spacing w:before="0" w:after="0"/>
            <w:textAlignment w:val="baseline"/>
          </w:pPr>
        </w:pPrChange>
      </w:pPr>
    </w:p>
    <w:p w14:paraId="2FBC7A43" w14:textId="77777777" w:rsidR="00DD27EF" w:rsidRPr="007B6C7E" w:rsidRDefault="00DD27EF" w:rsidP="001E0D98">
      <w:pPr>
        <w:shd w:val="clear" w:color="auto" w:fill="FFFFFF"/>
        <w:spacing w:before="0" w:after="0"/>
        <w:textAlignment w:val="baseline"/>
        <w:rPr>
          <w:rFonts w:cs="Arial"/>
          <w:spacing w:val="-1"/>
          <w:szCs w:val="22"/>
          <w:highlight w:val="yellow"/>
          <w:shd w:val="clear" w:color="auto" w:fill="FFFFFF"/>
          <w:lang w:val="en-CA"/>
          <w:rPrChange w:id="8511" w:author="ilia kassianenko" w:date="2019-03-21T21:39:00Z">
            <w:rPr>
              <w:rFonts w:cs="Arial"/>
              <w:spacing w:val="-1"/>
              <w:szCs w:val="22"/>
              <w:shd w:val="clear" w:color="auto" w:fill="FFFFFF"/>
            </w:rPr>
          </w:rPrChange>
        </w:rPr>
      </w:pPr>
      <w:r w:rsidRPr="007B6C7E">
        <w:rPr>
          <w:rFonts w:cs="Arial"/>
          <w:b/>
          <w:spacing w:val="-1"/>
          <w:szCs w:val="22"/>
          <w:highlight w:val="yellow"/>
          <w:shd w:val="clear" w:color="auto" w:fill="FFFFFF"/>
          <w:lang w:val="en-CA"/>
          <w:rPrChange w:id="8512" w:author="ilia kassianenko" w:date="2019-03-21T21:39:00Z">
            <w:rPr>
              <w:rFonts w:cs="Arial"/>
              <w:b/>
              <w:spacing w:val="-1"/>
              <w:szCs w:val="22"/>
              <w:shd w:val="clear" w:color="auto" w:fill="FFFFFF"/>
            </w:rPr>
          </w:rPrChange>
        </w:rPr>
        <w:t>Key-value stores</w:t>
      </w:r>
      <w:r w:rsidRPr="007B6C7E">
        <w:rPr>
          <w:rFonts w:cs="Arial"/>
          <w:spacing w:val="-1"/>
          <w:szCs w:val="22"/>
          <w:highlight w:val="yellow"/>
          <w:shd w:val="clear" w:color="auto" w:fill="FFFFFF"/>
          <w:lang w:val="en-CA"/>
          <w:rPrChange w:id="8513" w:author="ilia kassianenko" w:date="2019-03-21T21:39:00Z">
            <w:rPr>
              <w:rFonts w:cs="Arial"/>
              <w:spacing w:val="-1"/>
              <w:szCs w:val="22"/>
              <w:shd w:val="clear" w:color="auto" w:fill="FFFFFF"/>
            </w:rPr>
          </w:rPrChange>
        </w:rPr>
        <w:t xml:space="preserve"> are capable of providing much higher performances than RDBMS </w:t>
      </w:r>
    </w:p>
    <w:p w14:paraId="6CAB2518" w14:textId="1C02FCA3" w:rsidR="001E0D98" w:rsidRPr="00496F06" w:rsidRDefault="00DD27EF" w:rsidP="00DD27EF">
      <w:pPr>
        <w:shd w:val="clear" w:color="auto" w:fill="FFFFFF"/>
        <w:spacing w:before="0"/>
        <w:textAlignment w:val="baseline"/>
        <w:rPr>
          <w:rFonts w:cs="Arial"/>
          <w:b/>
          <w:bCs/>
          <w:color w:val="242729"/>
          <w:szCs w:val="22"/>
          <w:bdr w:val="none" w:sz="0" w:space="0" w:color="auto" w:frame="1"/>
          <w:lang w:val="en-CA" w:eastAsia="en-CA"/>
          <w:rPrChange w:id="8514" w:author="ilia kassianenko" w:date="2019-03-21T22:32:00Z">
            <w:rPr>
              <w:rFonts w:cs="Arial"/>
              <w:b/>
              <w:bCs/>
              <w:color w:val="242729"/>
              <w:szCs w:val="22"/>
              <w:bdr w:val="none" w:sz="0" w:space="0" w:color="auto" w:frame="1"/>
              <w:lang w:eastAsia="en-CA"/>
            </w:rPr>
          </w:rPrChange>
        </w:rPr>
      </w:pPr>
      <w:r w:rsidRPr="00496F06">
        <w:rPr>
          <w:rFonts w:cs="Arial"/>
          <w:b/>
          <w:spacing w:val="-1"/>
          <w:szCs w:val="22"/>
          <w:shd w:val="clear" w:color="auto" w:fill="FFFFFF"/>
          <w:lang w:val="en-CA"/>
          <w:rPrChange w:id="8515" w:author="ilia kassianenko" w:date="2019-03-21T22:32:00Z">
            <w:rPr>
              <w:rFonts w:cs="Arial"/>
              <w:b/>
              <w:spacing w:val="-1"/>
              <w:szCs w:val="22"/>
              <w:shd w:val="clear" w:color="auto" w:fill="FFFFFF"/>
            </w:rPr>
          </w:rPrChange>
        </w:rPr>
        <w:t>&gt;&gt;</w:t>
      </w:r>
      <w:r w:rsidRPr="00496F06">
        <w:rPr>
          <w:rFonts w:cs="Arial"/>
          <w:spacing w:val="-1"/>
          <w:szCs w:val="22"/>
          <w:shd w:val="clear" w:color="auto" w:fill="FFFFFF"/>
          <w:lang w:val="en-CA"/>
          <w:rPrChange w:id="8516" w:author="ilia kassianenko" w:date="2019-03-21T22:32:00Z">
            <w:rPr>
              <w:rFonts w:cs="Arial"/>
              <w:spacing w:val="-1"/>
              <w:szCs w:val="22"/>
              <w:shd w:val="clear" w:color="auto" w:fill="FFFFFF"/>
            </w:rPr>
          </w:rPrChange>
        </w:rPr>
        <w:t xml:space="preserve"> In our case</w:t>
      </w:r>
      <w:ins w:id="8517" w:author="ilia kassianenko" w:date="2019-03-21T22:32:00Z">
        <w:r w:rsidR="00496F06" w:rsidRPr="00496F06">
          <w:rPr>
            <w:rFonts w:cs="Arial"/>
            <w:spacing w:val="-1"/>
            <w:szCs w:val="22"/>
            <w:shd w:val="clear" w:color="auto" w:fill="FFFFFF"/>
            <w:lang w:val="en-CA"/>
            <w:rPrChange w:id="8518" w:author="ilia kassianenko" w:date="2019-03-21T22:32:00Z">
              <w:rPr>
                <w:rFonts w:cs="Arial"/>
                <w:spacing w:val="-1"/>
                <w:szCs w:val="22"/>
                <w:highlight w:val="yellow"/>
                <w:shd w:val="clear" w:color="auto" w:fill="FFFFFF"/>
                <w:lang w:val="en-CA"/>
              </w:rPr>
            </w:rPrChange>
          </w:rPr>
          <w:t>,</w:t>
        </w:r>
      </w:ins>
      <w:r w:rsidRPr="00496F06">
        <w:rPr>
          <w:rFonts w:cs="Arial"/>
          <w:spacing w:val="-1"/>
          <w:szCs w:val="22"/>
          <w:shd w:val="clear" w:color="auto" w:fill="FFFFFF"/>
          <w:lang w:val="en-CA"/>
          <w:rPrChange w:id="8519" w:author="ilia kassianenko" w:date="2019-03-21T22:32:00Z">
            <w:rPr>
              <w:rFonts w:cs="Arial"/>
              <w:spacing w:val="-1"/>
              <w:szCs w:val="22"/>
              <w:shd w:val="clear" w:color="auto" w:fill="FFFFFF"/>
            </w:rPr>
          </w:rPrChange>
        </w:rPr>
        <w:t xml:space="preserve"> </w:t>
      </w:r>
      <w:r w:rsidR="001E0D98" w:rsidRPr="00496F06">
        <w:rPr>
          <w:rFonts w:cs="Arial"/>
          <w:spacing w:val="-1"/>
          <w:szCs w:val="22"/>
          <w:shd w:val="clear" w:color="auto" w:fill="FFFFFF"/>
          <w:lang w:val="en-CA"/>
          <w:rPrChange w:id="8520" w:author="ilia kassianenko" w:date="2019-03-21T22:32:00Z">
            <w:rPr>
              <w:rFonts w:cs="Arial"/>
              <w:spacing w:val="-1"/>
              <w:szCs w:val="22"/>
              <w:shd w:val="clear" w:color="auto" w:fill="FFFFFF"/>
            </w:rPr>
          </w:rPrChange>
        </w:rPr>
        <w:t xml:space="preserve">data organization and management </w:t>
      </w:r>
      <w:ins w:id="8521" w:author="ilia kassianenko" w:date="2019-03-21T22:32:00Z">
        <w:r w:rsidR="00496F06" w:rsidRPr="00496F06">
          <w:rPr>
            <w:rFonts w:cs="Arial"/>
            <w:spacing w:val="-1"/>
            <w:szCs w:val="22"/>
            <w:shd w:val="clear" w:color="auto" w:fill="FFFFFF"/>
            <w:lang w:val="en-CA"/>
            <w:rPrChange w:id="8522" w:author="ilia kassianenko" w:date="2019-03-21T22:32:00Z">
              <w:rPr>
                <w:rFonts w:cs="Arial"/>
                <w:spacing w:val="-1"/>
                <w:szCs w:val="22"/>
                <w:highlight w:val="yellow"/>
                <w:shd w:val="clear" w:color="auto" w:fill="FFFFFF"/>
                <w:lang w:val="en-CA"/>
              </w:rPr>
            </w:rPrChange>
          </w:rPr>
          <w:t xml:space="preserve">are </w:t>
        </w:r>
      </w:ins>
      <w:del w:id="8523" w:author="ilia kassianenko" w:date="2019-03-21T22:32:00Z">
        <w:r w:rsidR="001E0D98" w:rsidRPr="00496F06" w:rsidDel="00496F06">
          <w:rPr>
            <w:rFonts w:cs="Arial"/>
            <w:spacing w:val="-1"/>
            <w:szCs w:val="22"/>
            <w:shd w:val="clear" w:color="auto" w:fill="FFFFFF"/>
            <w:lang w:val="en-CA"/>
            <w:rPrChange w:id="8524" w:author="ilia kassianenko" w:date="2019-03-21T22:32:00Z">
              <w:rPr>
                <w:rFonts w:cs="Arial"/>
                <w:spacing w:val="-1"/>
                <w:szCs w:val="22"/>
                <w:shd w:val="clear" w:color="auto" w:fill="FFFFFF"/>
              </w:rPr>
            </w:rPrChange>
          </w:rPr>
          <w:delText xml:space="preserve">is </w:delText>
        </w:r>
      </w:del>
      <w:r w:rsidR="001E0D98" w:rsidRPr="00496F06">
        <w:rPr>
          <w:rFonts w:cs="Arial"/>
          <w:spacing w:val="-1"/>
          <w:szCs w:val="22"/>
          <w:shd w:val="clear" w:color="auto" w:fill="FFFFFF"/>
          <w:lang w:val="en-CA"/>
          <w:rPrChange w:id="8525" w:author="ilia kassianenko" w:date="2019-03-21T22:32:00Z">
            <w:rPr>
              <w:rFonts w:cs="Arial"/>
              <w:spacing w:val="-1"/>
              <w:szCs w:val="22"/>
              <w:shd w:val="clear" w:color="auto" w:fill="FFFFFF"/>
            </w:rPr>
          </w:rPrChange>
        </w:rPr>
        <w:t>more important than the performance</w:t>
      </w:r>
      <w:r w:rsidRPr="00496F06">
        <w:rPr>
          <w:rFonts w:cs="Arial"/>
          <w:spacing w:val="-1"/>
          <w:szCs w:val="22"/>
          <w:shd w:val="clear" w:color="auto" w:fill="FFFFFF"/>
          <w:lang w:val="en-CA"/>
          <w:rPrChange w:id="8526" w:author="ilia kassianenko" w:date="2019-03-21T22:32:00Z">
            <w:rPr>
              <w:rFonts w:cs="Arial"/>
              <w:spacing w:val="-1"/>
              <w:szCs w:val="22"/>
              <w:shd w:val="clear" w:color="auto" w:fill="FFFFFF"/>
            </w:rPr>
          </w:rPrChange>
        </w:rPr>
        <w:t>.</w:t>
      </w:r>
    </w:p>
    <w:p w14:paraId="7CBAF1DE" w14:textId="77777777" w:rsidR="001E0D98" w:rsidRPr="007B6C7E" w:rsidRDefault="00380833" w:rsidP="001E0D98">
      <w:pPr>
        <w:shd w:val="clear" w:color="auto" w:fill="FFFFFF"/>
        <w:spacing w:before="0" w:after="0"/>
        <w:textAlignment w:val="baseline"/>
        <w:rPr>
          <w:rFonts w:cs="Arial"/>
          <w:b/>
          <w:color w:val="242729"/>
          <w:szCs w:val="22"/>
          <w:highlight w:val="yellow"/>
          <w:lang w:val="en-CA" w:eastAsia="en-CA"/>
          <w:rPrChange w:id="8527" w:author="ilia kassianenko" w:date="2019-03-21T21:39:00Z">
            <w:rPr>
              <w:rFonts w:cs="Arial"/>
              <w:b/>
              <w:color w:val="242729"/>
              <w:szCs w:val="22"/>
              <w:lang w:eastAsia="en-CA"/>
            </w:rPr>
          </w:rPrChange>
        </w:rPr>
      </w:pPr>
      <w:r w:rsidRPr="007B6C7E">
        <w:rPr>
          <w:rFonts w:cs="Arial"/>
          <w:b/>
          <w:bCs/>
          <w:color w:val="242729"/>
          <w:szCs w:val="22"/>
          <w:highlight w:val="yellow"/>
          <w:bdr w:val="none" w:sz="0" w:space="0" w:color="auto" w:frame="1"/>
          <w:lang w:val="en-CA" w:eastAsia="en-CA"/>
          <w:rPrChange w:id="8528" w:author="ilia kassianenko" w:date="2019-03-21T21:39:00Z">
            <w:rPr>
              <w:rFonts w:cs="Arial"/>
              <w:b/>
              <w:bCs/>
              <w:color w:val="242729"/>
              <w:szCs w:val="22"/>
              <w:bdr w:val="none" w:sz="0" w:space="0" w:color="auto" w:frame="1"/>
              <w:lang w:eastAsia="en-CA"/>
            </w:rPr>
          </w:rPrChange>
        </w:rPr>
        <w:t>Column family</w:t>
      </w:r>
      <w:r w:rsidRPr="007B6C7E">
        <w:rPr>
          <w:rFonts w:cs="Arial"/>
          <w:color w:val="242729"/>
          <w:szCs w:val="22"/>
          <w:highlight w:val="yellow"/>
          <w:lang w:val="en-CA" w:eastAsia="en-CA"/>
          <w:rPrChange w:id="8529" w:author="ilia kassianenko" w:date="2019-03-21T21:39:00Z">
            <w:rPr>
              <w:rFonts w:cs="Arial"/>
              <w:color w:val="242729"/>
              <w:szCs w:val="22"/>
              <w:lang w:eastAsia="en-CA"/>
            </w:rPr>
          </w:rPrChange>
        </w:rPr>
        <w:t xml:space="preserve"> databases are designed for large volumes of </w:t>
      </w:r>
      <w:proofErr w:type="gramStart"/>
      <w:r w:rsidRPr="007B6C7E">
        <w:rPr>
          <w:rFonts w:cs="Arial"/>
          <w:color w:val="242729"/>
          <w:szCs w:val="22"/>
          <w:highlight w:val="yellow"/>
          <w:lang w:val="en-CA" w:eastAsia="en-CA"/>
          <w:rPrChange w:id="8530" w:author="ilia kassianenko" w:date="2019-03-21T21:39:00Z">
            <w:rPr>
              <w:rFonts w:cs="Arial"/>
              <w:color w:val="242729"/>
              <w:szCs w:val="22"/>
              <w:lang w:eastAsia="en-CA"/>
            </w:rPr>
          </w:rPrChange>
        </w:rPr>
        <w:t>data,</w:t>
      </w:r>
      <w:proofErr w:type="gramEnd"/>
      <w:r w:rsidRPr="007B6C7E">
        <w:rPr>
          <w:rFonts w:cs="Arial"/>
          <w:color w:val="242729"/>
          <w:szCs w:val="22"/>
          <w:highlight w:val="yellow"/>
          <w:lang w:val="en-CA" w:eastAsia="en-CA"/>
          <w:rPrChange w:id="8531" w:author="ilia kassianenko" w:date="2019-03-21T21:39:00Z">
            <w:rPr>
              <w:rFonts w:cs="Arial"/>
              <w:color w:val="242729"/>
              <w:szCs w:val="22"/>
              <w:lang w:eastAsia="en-CA"/>
            </w:rPr>
          </w:rPrChange>
        </w:rPr>
        <w:t xml:space="preserve"> read and write performance, and high availability</w:t>
      </w:r>
      <w:r w:rsidR="001E0D98" w:rsidRPr="007B6C7E">
        <w:rPr>
          <w:rFonts w:cs="Arial"/>
          <w:color w:val="242729"/>
          <w:szCs w:val="22"/>
          <w:highlight w:val="yellow"/>
          <w:lang w:val="en-CA" w:eastAsia="en-CA"/>
          <w:rPrChange w:id="8532" w:author="ilia kassianenko" w:date="2019-03-21T21:39:00Z">
            <w:rPr>
              <w:rFonts w:cs="Arial"/>
              <w:color w:val="242729"/>
              <w:szCs w:val="22"/>
              <w:lang w:eastAsia="en-CA"/>
            </w:rPr>
          </w:rPrChange>
        </w:rPr>
        <w:t xml:space="preserve"> </w:t>
      </w:r>
    </w:p>
    <w:p w14:paraId="2ADDBE12" w14:textId="6D48C74E" w:rsidR="00380833" w:rsidRPr="00496F06" w:rsidRDefault="001E0D98" w:rsidP="001E0D98">
      <w:pPr>
        <w:shd w:val="clear" w:color="auto" w:fill="FFFFFF"/>
        <w:spacing w:before="0" w:after="0"/>
        <w:textAlignment w:val="baseline"/>
        <w:rPr>
          <w:rFonts w:cs="Arial"/>
          <w:color w:val="242729"/>
          <w:szCs w:val="22"/>
          <w:lang w:val="en-CA" w:eastAsia="en-CA"/>
          <w:rPrChange w:id="8533" w:author="ilia kassianenko" w:date="2019-03-21T22:33:00Z">
            <w:rPr>
              <w:rFonts w:cs="Arial"/>
              <w:color w:val="242729"/>
              <w:szCs w:val="22"/>
              <w:lang w:eastAsia="en-CA"/>
            </w:rPr>
          </w:rPrChange>
        </w:rPr>
      </w:pPr>
      <w:r w:rsidRPr="00496F06">
        <w:rPr>
          <w:rFonts w:cs="Arial"/>
          <w:b/>
          <w:color w:val="242729"/>
          <w:szCs w:val="22"/>
          <w:lang w:val="en-CA" w:eastAsia="en-CA"/>
          <w:rPrChange w:id="8534" w:author="ilia kassianenko" w:date="2019-03-21T22:33:00Z">
            <w:rPr>
              <w:rFonts w:cs="Arial"/>
              <w:b/>
              <w:color w:val="242729"/>
              <w:szCs w:val="22"/>
              <w:lang w:eastAsia="en-CA"/>
            </w:rPr>
          </w:rPrChange>
        </w:rPr>
        <w:t>&gt;&gt;</w:t>
      </w:r>
      <w:r w:rsidRPr="00496F06">
        <w:rPr>
          <w:rFonts w:cs="Arial"/>
          <w:color w:val="242729"/>
          <w:szCs w:val="22"/>
          <w:lang w:val="en-CA" w:eastAsia="en-CA"/>
          <w:rPrChange w:id="8535" w:author="ilia kassianenko" w:date="2019-03-21T22:33:00Z">
            <w:rPr>
              <w:rFonts w:cs="Arial"/>
              <w:color w:val="242729"/>
              <w:szCs w:val="22"/>
              <w:lang w:eastAsia="en-CA"/>
            </w:rPr>
          </w:rPrChange>
        </w:rPr>
        <w:t xml:space="preserve"> We do</w:t>
      </w:r>
      <w:ins w:id="8536" w:author="ilia kassianenko" w:date="2019-03-21T22:32:00Z">
        <w:r w:rsidR="00496F06" w:rsidRPr="00496F06">
          <w:rPr>
            <w:rFonts w:cs="Arial"/>
            <w:color w:val="242729"/>
            <w:szCs w:val="22"/>
            <w:lang w:val="en-CA" w:eastAsia="en-CA"/>
            <w:rPrChange w:id="8537" w:author="ilia kassianenko" w:date="2019-03-21T22:33:00Z">
              <w:rPr>
                <w:rFonts w:cs="Arial"/>
                <w:color w:val="242729"/>
                <w:szCs w:val="22"/>
                <w:highlight w:val="yellow"/>
                <w:lang w:val="en-CA" w:eastAsia="en-CA"/>
              </w:rPr>
            </w:rPrChange>
          </w:rPr>
          <w:t xml:space="preserve"> </w:t>
        </w:r>
      </w:ins>
      <w:del w:id="8538" w:author="ilia kassianenko" w:date="2019-03-21T22:32:00Z">
        <w:r w:rsidRPr="00496F06" w:rsidDel="00496F06">
          <w:rPr>
            <w:rFonts w:cs="Arial"/>
            <w:color w:val="242729"/>
            <w:szCs w:val="22"/>
            <w:lang w:val="en-CA" w:eastAsia="en-CA"/>
            <w:rPrChange w:id="8539" w:author="ilia kassianenko" w:date="2019-03-21T22:33:00Z">
              <w:rPr>
                <w:rFonts w:cs="Arial"/>
                <w:color w:val="242729"/>
                <w:szCs w:val="22"/>
                <w:lang w:eastAsia="en-CA"/>
              </w:rPr>
            </w:rPrChange>
          </w:rPr>
          <w:delText>n</w:delText>
        </w:r>
      </w:del>
      <w:ins w:id="8540" w:author="ilia kassianenko" w:date="2019-03-21T22:32:00Z">
        <w:r w:rsidR="00496F06" w:rsidRPr="00496F06">
          <w:rPr>
            <w:rFonts w:cs="Arial"/>
            <w:color w:val="242729"/>
            <w:szCs w:val="22"/>
            <w:lang w:val="en-CA" w:eastAsia="en-CA"/>
            <w:rPrChange w:id="8541" w:author="ilia kassianenko" w:date="2019-03-21T22:33:00Z">
              <w:rPr>
                <w:rFonts w:cs="Arial"/>
                <w:color w:val="242729"/>
                <w:szCs w:val="22"/>
                <w:highlight w:val="yellow"/>
                <w:lang w:val="en-CA" w:eastAsia="en-CA"/>
              </w:rPr>
            </w:rPrChange>
          </w:rPr>
          <w:t>no</w:t>
        </w:r>
      </w:ins>
      <w:del w:id="8542" w:author="ilia kassianenko" w:date="2019-03-21T22:32:00Z">
        <w:r w:rsidRPr="00496F06" w:rsidDel="00496F06">
          <w:rPr>
            <w:rFonts w:cs="Arial"/>
            <w:color w:val="242729"/>
            <w:szCs w:val="22"/>
            <w:lang w:val="en-CA" w:eastAsia="en-CA"/>
            <w:rPrChange w:id="8543" w:author="ilia kassianenko" w:date="2019-03-21T22:33:00Z">
              <w:rPr>
                <w:rFonts w:cs="Arial"/>
                <w:color w:val="242729"/>
                <w:szCs w:val="22"/>
                <w:lang w:eastAsia="en-CA"/>
              </w:rPr>
            </w:rPrChange>
          </w:rPr>
          <w:delText>’</w:delText>
        </w:r>
      </w:del>
      <w:r w:rsidRPr="00496F06">
        <w:rPr>
          <w:rFonts w:cs="Arial"/>
          <w:color w:val="242729"/>
          <w:szCs w:val="22"/>
          <w:lang w:val="en-CA" w:eastAsia="en-CA"/>
          <w:rPrChange w:id="8544" w:author="ilia kassianenko" w:date="2019-03-21T22:33:00Z">
            <w:rPr>
              <w:rFonts w:cs="Arial"/>
              <w:color w:val="242729"/>
              <w:szCs w:val="22"/>
              <w:lang w:eastAsia="en-CA"/>
            </w:rPr>
          </w:rPrChange>
        </w:rPr>
        <w:t>t have large volumes</w:t>
      </w:r>
      <w:ins w:id="8545" w:author="ilia kassianenko" w:date="2019-03-21T22:32:00Z">
        <w:r w:rsidR="00496F06" w:rsidRPr="00496F06">
          <w:rPr>
            <w:rFonts w:cs="Arial"/>
            <w:color w:val="242729"/>
            <w:szCs w:val="22"/>
            <w:lang w:val="en-CA" w:eastAsia="en-CA"/>
            <w:rPrChange w:id="8546" w:author="ilia kassianenko" w:date="2019-03-21T22:33:00Z">
              <w:rPr>
                <w:rFonts w:cs="Arial"/>
                <w:color w:val="242729"/>
                <w:szCs w:val="22"/>
                <w:highlight w:val="yellow"/>
                <w:lang w:val="en-CA" w:eastAsia="en-CA"/>
              </w:rPr>
            </w:rPrChange>
          </w:rPr>
          <w:t xml:space="preserve">, </w:t>
        </w:r>
      </w:ins>
      <w:del w:id="8547" w:author="ilia kassianenko" w:date="2019-03-21T22:32:00Z">
        <w:r w:rsidRPr="00496F06" w:rsidDel="00496F06">
          <w:rPr>
            <w:rFonts w:cs="Arial"/>
            <w:color w:val="242729"/>
            <w:szCs w:val="22"/>
            <w:lang w:val="en-CA" w:eastAsia="en-CA"/>
            <w:rPrChange w:id="8548" w:author="ilia kassianenko" w:date="2019-03-21T22:33:00Z">
              <w:rPr>
                <w:rFonts w:cs="Arial"/>
                <w:color w:val="242729"/>
                <w:szCs w:val="22"/>
                <w:lang w:eastAsia="en-CA"/>
              </w:rPr>
            </w:rPrChange>
          </w:rPr>
          <w:delText xml:space="preserve"> and </w:delText>
        </w:r>
      </w:del>
      <w:r w:rsidRPr="00496F06">
        <w:rPr>
          <w:rFonts w:cs="Arial"/>
          <w:color w:val="242729"/>
          <w:szCs w:val="22"/>
          <w:lang w:val="en-CA" w:eastAsia="en-CA"/>
          <w:rPrChange w:id="8549" w:author="ilia kassianenko" w:date="2019-03-21T22:33:00Z">
            <w:rPr>
              <w:rFonts w:cs="Arial"/>
              <w:color w:val="242729"/>
              <w:szCs w:val="22"/>
              <w:lang w:eastAsia="en-CA"/>
            </w:rPr>
          </w:rPrChange>
        </w:rPr>
        <w:t>do</w:t>
      </w:r>
      <w:ins w:id="8550" w:author="ilia kassianenko" w:date="2019-03-21T22:32:00Z">
        <w:r w:rsidR="00496F06" w:rsidRPr="00496F06">
          <w:rPr>
            <w:rFonts w:cs="Arial"/>
            <w:color w:val="242729"/>
            <w:szCs w:val="22"/>
            <w:lang w:val="en-CA" w:eastAsia="en-CA"/>
            <w:rPrChange w:id="8551" w:author="ilia kassianenko" w:date="2019-03-21T22:33:00Z">
              <w:rPr>
                <w:rFonts w:cs="Arial"/>
                <w:color w:val="242729"/>
                <w:szCs w:val="22"/>
                <w:highlight w:val="yellow"/>
                <w:lang w:val="en-CA" w:eastAsia="en-CA"/>
              </w:rPr>
            </w:rPrChange>
          </w:rPr>
          <w:t xml:space="preserve"> no</w:t>
        </w:r>
      </w:ins>
      <w:del w:id="8552" w:author="ilia kassianenko" w:date="2019-03-21T22:32:00Z">
        <w:r w:rsidRPr="00496F06" w:rsidDel="00496F06">
          <w:rPr>
            <w:rFonts w:cs="Arial"/>
            <w:color w:val="242729"/>
            <w:szCs w:val="22"/>
            <w:lang w:val="en-CA" w:eastAsia="en-CA"/>
            <w:rPrChange w:id="8553" w:author="ilia kassianenko" w:date="2019-03-21T22:33:00Z">
              <w:rPr>
                <w:rFonts w:cs="Arial"/>
                <w:color w:val="242729"/>
                <w:szCs w:val="22"/>
                <w:lang w:eastAsia="en-CA"/>
              </w:rPr>
            </w:rPrChange>
          </w:rPr>
          <w:delText>n’</w:delText>
        </w:r>
      </w:del>
      <w:r w:rsidRPr="00496F06">
        <w:rPr>
          <w:rFonts w:cs="Arial"/>
          <w:color w:val="242729"/>
          <w:szCs w:val="22"/>
          <w:lang w:val="en-CA" w:eastAsia="en-CA"/>
          <w:rPrChange w:id="8554" w:author="ilia kassianenko" w:date="2019-03-21T22:33:00Z">
            <w:rPr>
              <w:rFonts w:cs="Arial"/>
              <w:color w:val="242729"/>
              <w:szCs w:val="22"/>
              <w:lang w:eastAsia="en-CA"/>
            </w:rPr>
          </w:rPrChange>
        </w:rPr>
        <w:t>t need great performance</w:t>
      </w:r>
      <w:ins w:id="8555" w:author="ilia kassianenko" w:date="2019-03-21T22:32:00Z">
        <w:r w:rsidR="00496F06" w:rsidRPr="00496F06">
          <w:rPr>
            <w:rFonts w:cs="Arial"/>
            <w:color w:val="242729"/>
            <w:szCs w:val="22"/>
            <w:lang w:val="en-CA" w:eastAsia="en-CA"/>
            <w:rPrChange w:id="8556" w:author="ilia kassianenko" w:date="2019-03-21T22:33:00Z">
              <w:rPr>
                <w:rFonts w:cs="Arial"/>
                <w:color w:val="242729"/>
                <w:szCs w:val="22"/>
                <w:highlight w:val="yellow"/>
                <w:lang w:val="en-CA" w:eastAsia="en-CA"/>
              </w:rPr>
            </w:rPrChange>
          </w:rPr>
          <w:t xml:space="preserve">, and do not need </w:t>
        </w:r>
      </w:ins>
      <w:del w:id="8557" w:author="ilia kassianenko" w:date="2019-03-21T22:33:00Z">
        <w:r w:rsidRPr="00496F06" w:rsidDel="00496F06">
          <w:rPr>
            <w:rFonts w:cs="Arial"/>
            <w:color w:val="242729"/>
            <w:szCs w:val="22"/>
            <w:lang w:val="en-CA" w:eastAsia="en-CA"/>
            <w:rPrChange w:id="8558" w:author="ilia kassianenko" w:date="2019-03-21T22:33:00Z">
              <w:rPr>
                <w:rFonts w:cs="Arial"/>
                <w:color w:val="242729"/>
                <w:szCs w:val="22"/>
                <w:lang w:eastAsia="en-CA"/>
              </w:rPr>
            </w:rPrChange>
          </w:rPr>
          <w:delText xml:space="preserve"> nor </w:delText>
        </w:r>
      </w:del>
      <w:r w:rsidRPr="00496F06">
        <w:rPr>
          <w:rFonts w:cs="Arial"/>
          <w:color w:val="242729"/>
          <w:szCs w:val="22"/>
          <w:lang w:val="en-CA" w:eastAsia="en-CA"/>
          <w:rPrChange w:id="8559" w:author="ilia kassianenko" w:date="2019-03-21T22:33:00Z">
            <w:rPr>
              <w:rFonts w:cs="Arial"/>
              <w:color w:val="242729"/>
              <w:szCs w:val="22"/>
              <w:lang w:eastAsia="en-CA"/>
            </w:rPr>
          </w:rPrChange>
        </w:rPr>
        <w:t xml:space="preserve">high availability.  </w:t>
      </w:r>
    </w:p>
    <w:p w14:paraId="17D18C16" w14:textId="77777777" w:rsidR="001E0D98" w:rsidRPr="007B6C7E" w:rsidRDefault="001E0D98" w:rsidP="001E0D98">
      <w:pPr>
        <w:shd w:val="clear" w:color="auto" w:fill="FFFFFF"/>
        <w:spacing w:after="0"/>
        <w:textAlignment w:val="baseline"/>
        <w:rPr>
          <w:rFonts w:cs="Arial"/>
          <w:color w:val="242729"/>
          <w:szCs w:val="22"/>
          <w:highlight w:val="yellow"/>
          <w:lang w:val="en-CA" w:eastAsia="en-CA"/>
          <w:rPrChange w:id="8560" w:author="ilia kassianenko" w:date="2019-03-21T21:39:00Z">
            <w:rPr>
              <w:rFonts w:cs="Arial"/>
              <w:color w:val="242729"/>
              <w:szCs w:val="22"/>
              <w:lang w:eastAsia="en-CA"/>
            </w:rPr>
          </w:rPrChange>
        </w:rPr>
      </w:pPr>
      <w:r w:rsidRPr="007B6C7E">
        <w:rPr>
          <w:rFonts w:cs="Arial"/>
          <w:b/>
          <w:bCs/>
          <w:color w:val="242729"/>
          <w:szCs w:val="22"/>
          <w:highlight w:val="yellow"/>
          <w:bdr w:val="none" w:sz="0" w:space="0" w:color="auto" w:frame="1"/>
          <w:lang w:val="en-CA" w:eastAsia="en-CA"/>
          <w:rPrChange w:id="8561" w:author="ilia kassianenko" w:date="2019-03-21T21:39:00Z">
            <w:rPr>
              <w:rFonts w:cs="Arial"/>
              <w:b/>
              <w:bCs/>
              <w:color w:val="242729"/>
              <w:szCs w:val="22"/>
              <w:bdr w:val="none" w:sz="0" w:space="0" w:color="auto" w:frame="1"/>
              <w:lang w:eastAsia="en-CA"/>
            </w:rPr>
          </w:rPrChange>
        </w:rPr>
        <w:t>Document databases</w:t>
      </w:r>
      <w:r w:rsidRPr="007B6C7E">
        <w:rPr>
          <w:rFonts w:cs="Arial"/>
          <w:color w:val="242729"/>
          <w:szCs w:val="22"/>
          <w:highlight w:val="yellow"/>
          <w:lang w:val="en-CA" w:eastAsia="en-CA"/>
          <w:rPrChange w:id="8562" w:author="ilia kassianenko" w:date="2019-03-21T21:39:00Z">
            <w:rPr>
              <w:rFonts w:cs="Arial"/>
              <w:color w:val="242729"/>
              <w:szCs w:val="22"/>
              <w:lang w:eastAsia="en-CA"/>
            </w:rPr>
          </w:rPrChange>
        </w:rPr>
        <w:t xml:space="preserve"> have ability to store </w:t>
      </w:r>
      <w:r w:rsidRPr="007B6C7E">
        <w:rPr>
          <w:rFonts w:cs="Arial"/>
          <w:color w:val="FF0000"/>
          <w:szCs w:val="22"/>
          <w:highlight w:val="yellow"/>
          <w:lang w:val="en-CA" w:eastAsia="en-CA"/>
          <w:rPrChange w:id="8563" w:author="ilia kassianenko" w:date="2019-03-21T21:39:00Z">
            <w:rPr>
              <w:rFonts w:cs="Arial"/>
              <w:color w:val="FF0000"/>
              <w:szCs w:val="22"/>
              <w:lang w:eastAsia="en-CA"/>
            </w:rPr>
          </w:rPrChange>
        </w:rPr>
        <w:t xml:space="preserve">varying attributes </w:t>
      </w:r>
      <w:r w:rsidRPr="007B6C7E">
        <w:rPr>
          <w:rFonts w:cs="Arial"/>
          <w:color w:val="242729"/>
          <w:szCs w:val="22"/>
          <w:highlight w:val="yellow"/>
          <w:lang w:val="en-CA" w:eastAsia="en-CA"/>
          <w:rPrChange w:id="8564" w:author="ilia kassianenko" w:date="2019-03-21T21:39:00Z">
            <w:rPr>
              <w:rFonts w:cs="Arial"/>
              <w:color w:val="242729"/>
              <w:szCs w:val="22"/>
              <w:lang w:eastAsia="en-CA"/>
            </w:rPr>
          </w:rPrChange>
        </w:rPr>
        <w:t xml:space="preserve">along with </w:t>
      </w:r>
      <w:r w:rsidRPr="007B6C7E">
        <w:rPr>
          <w:rFonts w:cs="Arial"/>
          <w:color w:val="FF0000"/>
          <w:szCs w:val="22"/>
          <w:highlight w:val="yellow"/>
          <w:lang w:val="en-CA" w:eastAsia="en-CA"/>
          <w:rPrChange w:id="8565" w:author="ilia kassianenko" w:date="2019-03-21T21:39:00Z">
            <w:rPr>
              <w:rFonts w:cs="Arial"/>
              <w:color w:val="FF0000"/>
              <w:szCs w:val="22"/>
              <w:lang w:eastAsia="en-CA"/>
            </w:rPr>
          </w:rPrChange>
        </w:rPr>
        <w:t>large amounts of data</w:t>
      </w:r>
    </w:p>
    <w:p w14:paraId="5CF7EFC6" w14:textId="608663D0" w:rsidR="001E0D98" w:rsidRPr="00496F06" w:rsidRDefault="001E0D98" w:rsidP="001E0D98">
      <w:pPr>
        <w:shd w:val="clear" w:color="auto" w:fill="FFFFFF"/>
        <w:spacing w:before="0" w:after="0"/>
        <w:textAlignment w:val="baseline"/>
        <w:rPr>
          <w:rFonts w:cs="Arial"/>
          <w:color w:val="242729"/>
          <w:szCs w:val="22"/>
          <w:lang w:val="en-CA" w:eastAsia="en-CA"/>
          <w:rPrChange w:id="8566" w:author="ilia kassianenko" w:date="2019-03-21T22:33:00Z">
            <w:rPr>
              <w:rFonts w:cs="Arial"/>
              <w:color w:val="242729"/>
              <w:szCs w:val="22"/>
              <w:lang w:eastAsia="en-CA"/>
            </w:rPr>
          </w:rPrChange>
        </w:rPr>
      </w:pPr>
      <w:r w:rsidRPr="00496F06">
        <w:rPr>
          <w:rFonts w:cs="Arial"/>
          <w:b/>
          <w:color w:val="242729"/>
          <w:szCs w:val="22"/>
          <w:lang w:val="en-CA" w:eastAsia="en-CA"/>
          <w:rPrChange w:id="8567" w:author="ilia kassianenko" w:date="2019-03-21T22:33:00Z">
            <w:rPr>
              <w:rFonts w:cs="Arial"/>
              <w:b/>
              <w:color w:val="242729"/>
              <w:szCs w:val="22"/>
              <w:lang w:eastAsia="en-CA"/>
            </w:rPr>
          </w:rPrChange>
        </w:rPr>
        <w:t>&gt;&gt;</w:t>
      </w:r>
      <w:r w:rsidRPr="00496F06">
        <w:rPr>
          <w:rFonts w:cs="Arial"/>
          <w:color w:val="242729"/>
          <w:szCs w:val="22"/>
          <w:lang w:val="en-CA" w:eastAsia="en-CA"/>
          <w:rPrChange w:id="8568" w:author="ilia kassianenko" w:date="2019-03-21T22:33:00Z">
            <w:rPr>
              <w:rFonts w:cs="Arial"/>
              <w:color w:val="242729"/>
              <w:szCs w:val="22"/>
              <w:lang w:eastAsia="en-CA"/>
            </w:rPr>
          </w:rPrChange>
        </w:rPr>
        <w:t xml:space="preserve"> We do</w:t>
      </w:r>
      <w:ins w:id="8569" w:author="ilia kassianenko" w:date="2019-03-21T22:33:00Z">
        <w:r w:rsidR="00496F06" w:rsidRPr="00496F06">
          <w:rPr>
            <w:rFonts w:cs="Arial"/>
            <w:color w:val="242729"/>
            <w:szCs w:val="22"/>
            <w:lang w:val="en-CA" w:eastAsia="en-CA"/>
            <w:rPrChange w:id="8570" w:author="ilia kassianenko" w:date="2019-03-21T22:33:00Z">
              <w:rPr>
                <w:rFonts w:cs="Arial"/>
                <w:color w:val="242729"/>
                <w:szCs w:val="22"/>
                <w:highlight w:val="yellow"/>
                <w:lang w:val="en-CA" w:eastAsia="en-CA"/>
              </w:rPr>
            </w:rPrChange>
          </w:rPr>
          <w:t xml:space="preserve"> not</w:t>
        </w:r>
      </w:ins>
      <w:del w:id="8571" w:author="ilia kassianenko" w:date="2019-03-21T22:33:00Z">
        <w:r w:rsidRPr="00496F06" w:rsidDel="00496F06">
          <w:rPr>
            <w:rFonts w:cs="Arial"/>
            <w:color w:val="242729"/>
            <w:szCs w:val="22"/>
            <w:lang w:val="en-CA" w:eastAsia="en-CA"/>
            <w:rPrChange w:id="8572" w:author="ilia kassianenko" w:date="2019-03-21T22:33:00Z">
              <w:rPr>
                <w:rFonts w:cs="Arial"/>
                <w:color w:val="242729"/>
                <w:szCs w:val="22"/>
                <w:lang w:eastAsia="en-CA"/>
              </w:rPr>
            </w:rPrChange>
          </w:rPr>
          <w:delText>n’t</w:delText>
        </w:r>
      </w:del>
      <w:r w:rsidRPr="00496F06">
        <w:rPr>
          <w:rFonts w:cs="Arial"/>
          <w:color w:val="242729"/>
          <w:szCs w:val="22"/>
          <w:lang w:val="en-CA" w:eastAsia="en-CA"/>
          <w:rPrChange w:id="8573" w:author="ilia kassianenko" w:date="2019-03-21T22:33:00Z">
            <w:rPr>
              <w:rFonts w:cs="Arial"/>
              <w:color w:val="242729"/>
              <w:szCs w:val="22"/>
              <w:lang w:eastAsia="en-CA"/>
            </w:rPr>
          </w:rPrChange>
        </w:rPr>
        <w:t xml:space="preserve"> have large volumes</w:t>
      </w:r>
      <w:ins w:id="8574" w:author="ilia kassianenko" w:date="2019-03-21T22:33:00Z">
        <w:r w:rsidR="00496F06" w:rsidRPr="00496F06">
          <w:rPr>
            <w:rFonts w:cs="Arial"/>
            <w:color w:val="242729"/>
            <w:szCs w:val="22"/>
            <w:lang w:val="en-CA" w:eastAsia="en-CA"/>
            <w:rPrChange w:id="8575" w:author="ilia kassianenko" w:date="2019-03-21T22:33:00Z">
              <w:rPr>
                <w:rFonts w:cs="Arial"/>
                <w:color w:val="242729"/>
                <w:szCs w:val="22"/>
                <w:highlight w:val="yellow"/>
                <w:lang w:val="en-CA" w:eastAsia="en-CA"/>
              </w:rPr>
            </w:rPrChange>
          </w:rPr>
          <w:t>,</w:t>
        </w:r>
      </w:ins>
      <w:r w:rsidRPr="00496F06">
        <w:rPr>
          <w:rFonts w:cs="Arial"/>
          <w:color w:val="242729"/>
          <w:szCs w:val="22"/>
          <w:lang w:val="en-CA" w:eastAsia="en-CA"/>
          <w:rPrChange w:id="8576" w:author="ilia kassianenko" w:date="2019-03-21T22:33:00Z">
            <w:rPr>
              <w:rFonts w:cs="Arial"/>
              <w:color w:val="242729"/>
              <w:szCs w:val="22"/>
              <w:lang w:eastAsia="en-CA"/>
            </w:rPr>
          </w:rPrChange>
        </w:rPr>
        <w:t xml:space="preserve"> and the data is static</w:t>
      </w:r>
      <w:ins w:id="8577" w:author="ilia kassianenko" w:date="2019-03-21T22:33:00Z">
        <w:r w:rsidR="00496F06" w:rsidRPr="00496F06">
          <w:rPr>
            <w:rFonts w:cs="Arial"/>
            <w:color w:val="242729"/>
            <w:szCs w:val="22"/>
            <w:lang w:val="en-CA" w:eastAsia="en-CA"/>
            <w:rPrChange w:id="8578" w:author="ilia kassianenko" w:date="2019-03-21T22:33:00Z">
              <w:rPr>
                <w:rFonts w:cs="Arial"/>
                <w:color w:val="242729"/>
                <w:szCs w:val="22"/>
                <w:highlight w:val="yellow"/>
                <w:lang w:val="en-CA" w:eastAsia="en-CA"/>
              </w:rPr>
            </w:rPrChange>
          </w:rPr>
          <w:t>, as the f</w:t>
        </w:r>
      </w:ins>
      <w:del w:id="8579" w:author="ilia kassianenko" w:date="2019-03-21T22:33:00Z">
        <w:r w:rsidRPr="00496F06" w:rsidDel="00496F06">
          <w:rPr>
            <w:rFonts w:cs="Arial"/>
            <w:color w:val="242729"/>
            <w:szCs w:val="22"/>
            <w:lang w:val="en-CA" w:eastAsia="en-CA"/>
            <w:rPrChange w:id="8580" w:author="ilia kassianenko" w:date="2019-03-21T22:33:00Z">
              <w:rPr>
                <w:rFonts w:cs="Arial"/>
                <w:color w:val="242729"/>
                <w:szCs w:val="22"/>
                <w:lang w:eastAsia="en-CA"/>
              </w:rPr>
            </w:rPrChange>
          </w:rPr>
          <w:delText xml:space="preserve"> (f</w:delText>
        </w:r>
      </w:del>
      <w:r w:rsidRPr="00496F06">
        <w:rPr>
          <w:rFonts w:cs="Arial"/>
          <w:color w:val="242729"/>
          <w:szCs w:val="22"/>
          <w:lang w:val="en-CA" w:eastAsia="en-CA"/>
          <w:rPrChange w:id="8581" w:author="ilia kassianenko" w:date="2019-03-21T22:33:00Z">
            <w:rPr>
              <w:rFonts w:cs="Arial"/>
              <w:color w:val="242729"/>
              <w:szCs w:val="22"/>
              <w:lang w:eastAsia="en-CA"/>
            </w:rPr>
          </w:rPrChange>
        </w:rPr>
        <w:t>ormat doe</w:t>
      </w:r>
      <w:ins w:id="8582" w:author="ilia kassianenko" w:date="2019-03-21T22:33:00Z">
        <w:r w:rsidR="00496F06" w:rsidRPr="00496F06">
          <w:rPr>
            <w:rFonts w:cs="Arial"/>
            <w:color w:val="242729"/>
            <w:szCs w:val="22"/>
            <w:lang w:val="en-CA" w:eastAsia="en-CA"/>
            <w:rPrChange w:id="8583" w:author="ilia kassianenko" w:date="2019-03-21T22:33:00Z">
              <w:rPr>
                <w:rFonts w:cs="Arial"/>
                <w:color w:val="242729"/>
                <w:szCs w:val="22"/>
                <w:highlight w:val="yellow"/>
                <w:lang w:val="en-CA" w:eastAsia="en-CA"/>
              </w:rPr>
            </w:rPrChange>
          </w:rPr>
          <w:t>s not</w:t>
        </w:r>
      </w:ins>
      <w:del w:id="8584" w:author="ilia kassianenko" w:date="2019-03-21T22:33:00Z">
        <w:r w:rsidRPr="00496F06" w:rsidDel="00496F06">
          <w:rPr>
            <w:rFonts w:cs="Arial"/>
            <w:color w:val="242729"/>
            <w:szCs w:val="22"/>
            <w:lang w:val="en-CA" w:eastAsia="en-CA"/>
            <w:rPrChange w:id="8585" w:author="ilia kassianenko" w:date="2019-03-21T22:33:00Z">
              <w:rPr>
                <w:rFonts w:cs="Arial"/>
                <w:color w:val="242729"/>
                <w:szCs w:val="22"/>
                <w:lang w:eastAsia="en-CA"/>
              </w:rPr>
            </w:rPrChange>
          </w:rPr>
          <w:delText>sn’t</w:delText>
        </w:r>
      </w:del>
      <w:r w:rsidRPr="00496F06">
        <w:rPr>
          <w:rFonts w:cs="Arial"/>
          <w:color w:val="242729"/>
          <w:szCs w:val="22"/>
          <w:lang w:val="en-CA" w:eastAsia="en-CA"/>
          <w:rPrChange w:id="8586" w:author="ilia kassianenko" w:date="2019-03-21T22:33:00Z">
            <w:rPr>
              <w:rFonts w:cs="Arial"/>
              <w:color w:val="242729"/>
              <w:szCs w:val="22"/>
              <w:lang w:eastAsia="en-CA"/>
            </w:rPr>
          </w:rPrChange>
        </w:rPr>
        <w:t xml:space="preserve"> change much</w:t>
      </w:r>
      <w:ins w:id="8587" w:author="ilia kassianenko" w:date="2019-03-21T22:33:00Z">
        <w:r w:rsidR="00496F06" w:rsidRPr="00496F06">
          <w:rPr>
            <w:rFonts w:cs="Arial"/>
            <w:color w:val="242729"/>
            <w:szCs w:val="22"/>
            <w:lang w:val="en-CA" w:eastAsia="en-CA"/>
            <w:rPrChange w:id="8588" w:author="ilia kassianenko" w:date="2019-03-21T22:33:00Z">
              <w:rPr>
                <w:rFonts w:cs="Arial"/>
                <w:color w:val="242729"/>
                <w:szCs w:val="22"/>
                <w:highlight w:val="yellow"/>
                <w:lang w:val="en-CA" w:eastAsia="en-CA"/>
              </w:rPr>
            </w:rPrChange>
          </w:rPr>
          <w:t>.</w:t>
        </w:r>
      </w:ins>
      <w:del w:id="8589" w:author="ilia kassianenko" w:date="2019-03-21T22:33:00Z">
        <w:r w:rsidRPr="00496F06" w:rsidDel="00496F06">
          <w:rPr>
            <w:rFonts w:cs="Arial"/>
            <w:color w:val="242729"/>
            <w:szCs w:val="22"/>
            <w:lang w:val="en-CA" w:eastAsia="en-CA"/>
            <w:rPrChange w:id="8590" w:author="ilia kassianenko" w:date="2019-03-21T22:33:00Z">
              <w:rPr>
                <w:rFonts w:cs="Arial"/>
                <w:color w:val="242729"/>
                <w:szCs w:val="22"/>
                <w:lang w:eastAsia="en-CA"/>
              </w:rPr>
            </w:rPrChange>
          </w:rPr>
          <w:delText>).</w:delText>
        </w:r>
      </w:del>
      <w:r w:rsidRPr="00496F06">
        <w:rPr>
          <w:rFonts w:cs="Arial"/>
          <w:color w:val="242729"/>
          <w:szCs w:val="22"/>
          <w:lang w:val="en-CA" w:eastAsia="en-CA"/>
          <w:rPrChange w:id="8591" w:author="ilia kassianenko" w:date="2019-03-21T22:33:00Z">
            <w:rPr>
              <w:rFonts w:cs="Arial"/>
              <w:color w:val="242729"/>
              <w:szCs w:val="22"/>
              <w:lang w:eastAsia="en-CA"/>
            </w:rPr>
          </w:rPrChange>
        </w:rPr>
        <w:t xml:space="preserve">  </w:t>
      </w:r>
    </w:p>
    <w:p w14:paraId="2EB65938" w14:textId="77777777" w:rsidR="00380833" w:rsidRPr="007B6C7E" w:rsidRDefault="001E0D98" w:rsidP="001E0D98">
      <w:pPr>
        <w:spacing w:after="0"/>
        <w:rPr>
          <w:rFonts w:cs="Arial"/>
          <w:color w:val="30333A"/>
          <w:szCs w:val="22"/>
          <w:highlight w:val="yellow"/>
          <w:shd w:val="clear" w:color="auto" w:fill="FEFEFE"/>
          <w:lang w:val="en-CA"/>
          <w:rPrChange w:id="8592" w:author="ilia kassianenko" w:date="2019-03-21T21:39:00Z">
            <w:rPr>
              <w:rFonts w:cs="Arial"/>
              <w:color w:val="30333A"/>
              <w:szCs w:val="22"/>
              <w:shd w:val="clear" w:color="auto" w:fill="FEFEFE"/>
            </w:rPr>
          </w:rPrChange>
        </w:rPr>
      </w:pPr>
      <w:r w:rsidRPr="007B6C7E">
        <w:rPr>
          <w:rFonts w:cs="Arial"/>
          <w:b/>
          <w:color w:val="30333A"/>
          <w:szCs w:val="22"/>
          <w:highlight w:val="yellow"/>
          <w:shd w:val="clear" w:color="auto" w:fill="FEFEFE"/>
          <w:lang w:val="en-CA"/>
          <w:rPrChange w:id="8593" w:author="ilia kassianenko" w:date="2019-03-21T21:39:00Z">
            <w:rPr>
              <w:rFonts w:cs="Arial"/>
              <w:b/>
              <w:color w:val="30333A"/>
              <w:szCs w:val="22"/>
              <w:shd w:val="clear" w:color="auto" w:fill="FEFEFE"/>
            </w:rPr>
          </w:rPrChange>
        </w:rPr>
        <w:t>Graph database</w:t>
      </w:r>
      <w:r w:rsidRPr="007B6C7E">
        <w:rPr>
          <w:rFonts w:cs="Arial"/>
          <w:color w:val="30333A"/>
          <w:szCs w:val="22"/>
          <w:highlight w:val="yellow"/>
          <w:shd w:val="clear" w:color="auto" w:fill="FEFEFE"/>
          <w:lang w:val="en-CA"/>
          <w:rPrChange w:id="8594" w:author="ilia kassianenko" w:date="2019-03-21T21:39:00Z">
            <w:rPr>
              <w:rFonts w:cs="Arial"/>
              <w:color w:val="30333A"/>
              <w:szCs w:val="22"/>
              <w:shd w:val="clear" w:color="auto" w:fill="FEFEFE"/>
            </w:rPr>
          </w:rPrChange>
        </w:rPr>
        <w:t xml:space="preserve"> is designed to treat the relationships between data as equally important to the data itself. It is intended to hold data without constricting it to a pre-defined model. </w:t>
      </w:r>
    </w:p>
    <w:p w14:paraId="24898E77" w14:textId="1EB00A7E" w:rsidR="001E0D98" w:rsidRPr="0047260E" w:rsidRDefault="001E0D98" w:rsidP="001E0D98">
      <w:pPr>
        <w:shd w:val="clear" w:color="auto" w:fill="FFFFFF"/>
        <w:spacing w:before="0" w:after="0"/>
        <w:textAlignment w:val="baseline"/>
        <w:rPr>
          <w:rFonts w:cs="Arial"/>
          <w:color w:val="242729"/>
          <w:szCs w:val="22"/>
          <w:lang w:val="en-CA" w:eastAsia="en-CA"/>
          <w:rPrChange w:id="8595" w:author="ilia kassianenko" w:date="2019-03-21T21:37:00Z">
            <w:rPr>
              <w:rFonts w:cs="Arial"/>
              <w:color w:val="242729"/>
              <w:szCs w:val="22"/>
              <w:lang w:eastAsia="en-CA"/>
            </w:rPr>
          </w:rPrChange>
        </w:rPr>
      </w:pPr>
      <w:r w:rsidRPr="007B6C7E">
        <w:rPr>
          <w:rFonts w:cs="Arial"/>
          <w:b/>
          <w:color w:val="242729"/>
          <w:szCs w:val="22"/>
          <w:highlight w:val="yellow"/>
          <w:lang w:val="en-CA" w:eastAsia="en-CA"/>
          <w:rPrChange w:id="8596" w:author="ilia kassianenko" w:date="2019-03-21T21:39:00Z">
            <w:rPr>
              <w:rFonts w:cs="Arial"/>
              <w:b/>
              <w:color w:val="242729"/>
              <w:szCs w:val="22"/>
              <w:lang w:eastAsia="en-CA"/>
            </w:rPr>
          </w:rPrChange>
        </w:rPr>
        <w:t>&gt;&gt;</w:t>
      </w:r>
      <w:r w:rsidRPr="007B6C7E">
        <w:rPr>
          <w:rFonts w:cs="Arial"/>
          <w:color w:val="242729"/>
          <w:szCs w:val="22"/>
          <w:highlight w:val="yellow"/>
          <w:lang w:val="en-CA" w:eastAsia="en-CA"/>
          <w:rPrChange w:id="8597" w:author="ilia kassianenko" w:date="2019-03-21T21:39:00Z">
            <w:rPr>
              <w:rFonts w:cs="Arial"/>
              <w:color w:val="242729"/>
              <w:szCs w:val="22"/>
              <w:lang w:eastAsia="en-CA"/>
            </w:rPr>
          </w:rPrChange>
        </w:rPr>
        <w:t xml:space="preserve"> </w:t>
      </w:r>
      <w:r w:rsidRPr="00496F06">
        <w:rPr>
          <w:rFonts w:cs="Arial"/>
          <w:color w:val="242729"/>
          <w:szCs w:val="22"/>
          <w:lang w:val="en-CA" w:eastAsia="en-CA"/>
          <w:rPrChange w:id="8598" w:author="ilia kassianenko" w:date="2019-03-21T22:34:00Z">
            <w:rPr>
              <w:rFonts w:cs="Arial"/>
              <w:color w:val="242729"/>
              <w:szCs w:val="22"/>
              <w:lang w:eastAsia="en-CA"/>
            </w:rPr>
          </w:rPrChange>
        </w:rPr>
        <w:t xml:space="preserve">The </w:t>
      </w:r>
      <w:proofErr w:type="gramStart"/>
      <w:r w:rsidRPr="00496F06">
        <w:rPr>
          <w:rFonts w:cs="Arial"/>
          <w:color w:val="242729"/>
          <w:szCs w:val="22"/>
          <w:lang w:val="en-CA" w:eastAsia="en-CA"/>
          <w:rPrChange w:id="8599" w:author="ilia kassianenko" w:date="2019-03-21T22:34:00Z">
            <w:rPr>
              <w:rFonts w:cs="Arial"/>
              <w:color w:val="242729"/>
              <w:szCs w:val="22"/>
              <w:lang w:eastAsia="en-CA"/>
            </w:rPr>
          </w:rPrChange>
        </w:rPr>
        <w:t>relationships between the data is</w:t>
      </w:r>
      <w:proofErr w:type="gramEnd"/>
      <w:r w:rsidRPr="00496F06">
        <w:rPr>
          <w:rFonts w:cs="Arial"/>
          <w:color w:val="242729"/>
          <w:szCs w:val="22"/>
          <w:lang w:val="en-CA" w:eastAsia="en-CA"/>
          <w:rPrChange w:id="8600" w:author="ilia kassianenko" w:date="2019-03-21T22:34:00Z">
            <w:rPr>
              <w:rFonts w:cs="Arial"/>
              <w:color w:val="242729"/>
              <w:szCs w:val="22"/>
              <w:lang w:eastAsia="en-CA"/>
            </w:rPr>
          </w:rPrChange>
        </w:rPr>
        <w:t xml:space="preserve"> static</w:t>
      </w:r>
      <w:ins w:id="8601" w:author="ilia kassianenko" w:date="2019-03-21T22:34:00Z">
        <w:r w:rsidR="00496F06" w:rsidRPr="00496F06">
          <w:rPr>
            <w:rFonts w:cs="Arial"/>
            <w:color w:val="242729"/>
            <w:szCs w:val="22"/>
            <w:lang w:val="en-CA" w:eastAsia="en-CA"/>
            <w:rPrChange w:id="8602" w:author="ilia kassianenko" w:date="2019-03-21T22:34:00Z">
              <w:rPr>
                <w:rFonts w:cs="Arial"/>
                <w:color w:val="242729"/>
                <w:szCs w:val="22"/>
                <w:highlight w:val="yellow"/>
                <w:lang w:val="en-CA" w:eastAsia="en-CA"/>
              </w:rPr>
            </w:rPrChange>
          </w:rPr>
          <w:t>,</w:t>
        </w:r>
      </w:ins>
      <w:r w:rsidRPr="00496F06">
        <w:rPr>
          <w:rFonts w:cs="Arial"/>
          <w:color w:val="242729"/>
          <w:szCs w:val="22"/>
          <w:lang w:val="en-CA" w:eastAsia="en-CA"/>
          <w:rPrChange w:id="8603" w:author="ilia kassianenko" w:date="2019-03-21T22:34:00Z">
            <w:rPr>
              <w:rFonts w:cs="Arial"/>
              <w:color w:val="242729"/>
              <w:szCs w:val="22"/>
              <w:lang w:eastAsia="en-CA"/>
            </w:rPr>
          </w:rPrChange>
        </w:rPr>
        <w:t xml:space="preserve"> and the </w:t>
      </w:r>
      <w:r w:rsidRPr="00496F06">
        <w:rPr>
          <w:rFonts w:cs="Arial"/>
          <w:color w:val="30333A"/>
          <w:szCs w:val="22"/>
          <w:shd w:val="clear" w:color="auto" w:fill="FEFEFE"/>
          <w:lang w:val="en-CA"/>
          <w:rPrChange w:id="8604" w:author="ilia kassianenko" w:date="2019-03-21T22:34:00Z">
            <w:rPr>
              <w:rFonts w:cs="Arial"/>
              <w:color w:val="30333A"/>
              <w:szCs w:val="22"/>
              <w:shd w:val="clear" w:color="auto" w:fill="FEFEFE"/>
            </w:rPr>
          </w:rPrChange>
        </w:rPr>
        <w:t>pre-defined model does not change.</w:t>
      </w:r>
      <w:del w:id="8605" w:author="ilia kassianenko" w:date="2019-03-21T21:39:00Z">
        <w:r w:rsidRPr="0047260E" w:rsidDel="007B6C7E">
          <w:rPr>
            <w:rFonts w:cs="Arial"/>
            <w:color w:val="242729"/>
            <w:szCs w:val="22"/>
            <w:lang w:val="en-CA" w:eastAsia="en-CA"/>
            <w:rPrChange w:id="8606" w:author="ilia kassianenko" w:date="2019-03-21T21:37:00Z">
              <w:rPr>
                <w:rFonts w:cs="Arial"/>
                <w:color w:val="242729"/>
                <w:szCs w:val="22"/>
                <w:lang w:eastAsia="en-CA"/>
              </w:rPr>
            </w:rPrChange>
          </w:rPr>
          <w:delText xml:space="preserve">  </w:delText>
        </w:r>
      </w:del>
    </w:p>
    <w:p w14:paraId="4C2B2BE5" w14:textId="77777777" w:rsidR="00DD27EF" w:rsidRPr="0047260E" w:rsidRDefault="00DD27EF" w:rsidP="0044197A">
      <w:pPr>
        <w:rPr>
          <w:rFonts w:ascii="Arial Narrow" w:hAnsi="Arial Narrow"/>
          <w:b/>
          <w:sz w:val="36"/>
          <w:szCs w:val="36"/>
          <w:lang w:val="en-CA"/>
          <w:rPrChange w:id="8607" w:author="ilia kassianenko" w:date="2019-03-21T21:37:00Z">
            <w:rPr>
              <w:rFonts w:ascii="Arial Narrow" w:hAnsi="Arial Narrow"/>
              <w:b/>
              <w:sz w:val="36"/>
              <w:szCs w:val="36"/>
            </w:rPr>
          </w:rPrChange>
        </w:rPr>
      </w:pPr>
    </w:p>
    <w:p w14:paraId="2F3FC0AA" w14:textId="6D3DC2D2" w:rsidR="00DD27EF" w:rsidRPr="0047260E" w:rsidRDefault="00DD27EF">
      <w:pPr>
        <w:pStyle w:val="Heading2"/>
        <w:rPr>
          <w:lang w:val="en-CA"/>
          <w:rPrChange w:id="8608" w:author="ilia kassianenko" w:date="2019-03-21T21:37:00Z">
            <w:rPr>
              <w:szCs w:val="36"/>
            </w:rPr>
          </w:rPrChange>
        </w:rPr>
        <w:pPrChange w:id="8609" w:author="outpost" w:date="2019-03-18T21:38:00Z">
          <w:pPr>
            <w:pStyle w:val="BackMatterHeading"/>
          </w:pPr>
        </w:pPrChange>
      </w:pPr>
      <w:bookmarkStart w:id="8610" w:name="_Toc4082464"/>
      <w:r w:rsidRPr="0047260E">
        <w:rPr>
          <w:lang w:val="en-CA"/>
          <w:rPrChange w:id="8611" w:author="ilia kassianenko" w:date="2019-03-21T21:37:00Z">
            <w:rPr/>
          </w:rPrChange>
        </w:rPr>
        <w:t>Appendix D: Decision tree</w:t>
      </w:r>
      <w:bookmarkEnd w:id="8610"/>
    </w:p>
    <w:p w14:paraId="3BCF16BF" w14:textId="7D6DAB7D" w:rsidR="00DD27EF" w:rsidRPr="007B6C7E" w:rsidRDefault="007B6C7E" w:rsidP="00DD27EF">
      <w:pPr>
        <w:rPr>
          <w:rFonts w:eastAsiaTheme="majorEastAsia"/>
          <w:rPrChange w:id="8612" w:author="ilia kassianenko" w:date="2019-03-21T21:41:00Z">
            <w:rPr/>
          </w:rPrChange>
        </w:rPr>
      </w:pPr>
      <w:ins w:id="8613" w:author="ilia kassianenko" w:date="2019-03-21T21:40:00Z">
        <w:r w:rsidRPr="007B6C7E">
          <w:rPr>
            <w:rFonts w:eastAsiaTheme="majorEastAsia"/>
            <w:rPrChange w:id="8614" w:author="ilia kassianenko" w:date="2019-03-21T21:40:00Z">
              <w:rPr>
                <w:rStyle w:val="Hyperlink"/>
                <w:rFonts w:eastAsiaTheme="majorEastAsia"/>
                <w:lang w:val="en-CA"/>
              </w:rPr>
            </w:rPrChange>
          </w:rPr>
          <w:t>Stora</w:t>
        </w:r>
        <w:r>
          <w:rPr>
            <w:rFonts w:eastAsiaTheme="majorEastAsia"/>
          </w:rPr>
          <w:t>ge options decision tree [11]</w:t>
        </w:r>
      </w:ins>
      <w:ins w:id="8615" w:author="Fritz Gyger" w:date="2019-03-17T15:32:00Z">
        <w:del w:id="8616" w:author="ilia kassianenko" w:date="2019-03-21T21:40:00Z">
          <w:r w:rsidR="003B3A7C" w:rsidRPr="007B6C7E" w:rsidDel="007B6C7E">
            <w:rPr>
              <w:rFonts w:eastAsiaTheme="majorEastAsia"/>
              <w:rPrChange w:id="8617" w:author="ilia kassianenko" w:date="2019-03-21T21:40:00Z">
                <w:rPr>
                  <w:rStyle w:val="Hyperlink"/>
                  <w:rFonts w:eastAsiaTheme="majorEastAsia"/>
                  <w:highlight w:val="yellow"/>
                </w:rPr>
              </w:rPrChange>
            </w:rPr>
            <w:delText>[</w:delText>
          </w:r>
          <w:r w:rsidR="003B3A7C" w:rsidRPr="0047260E" w:rsidDel="007B6C7E">
            <w:rPr>
              <w:rStyle w:val="Hyperlink"/>
              <w:rFonts w:eastAsiaTheme="majorEastAsia"/>
              <w:lang w:val="en-CA"/>
              <w:rPrChange w:id="8618" w:author="ilia kassianenko" w:date="2019-03-21T21:37:00Z">
                <w:rPr>
                  <w:rStyle w:val="Hyperlink"/>
                  <w:rFonts w:eastAsiaTheme="majorEastAsia"/>
                  <w:highlight w:val="yellow"/>
                </w:rPr>
              </w:rPrChange>
            </w:rPr>
            <w:delText xml:space="preserve">11] </w:delText>
          </w:r>
        </w:del>
      </w:ins>
      <w:del w:id="8619" w:author="ilia kassianenko" w:date="2019-03-21T21:40:00Z">
        <w:r w:rsidR="00DD27EF" w:rsidRPr="007B6C7E" w:rsidDel="007B6C7E">
          <w:rPr>
            <w:rStyle w:val="Hyperlink"/>
            <w:rFonts w:eastAsiaTheme="majorEastAsia"/>
            <w:lang w:val="en-CA"/>
            <w:rPrChange w:id="8620" w:author="ilia kassianenko" w:date="2019-03-21T21:40:00Z">
              <w:rPr>
                <w:rStyle w:val="Hyperlink"/>
                <w:rFonts w:eastAsiaTheme="majorEastAsia"/>
              </w:rPr>
            </w:rPrChange>
          </w:rPr>
          <w:delText>https://cloud.google.com/storage-options/</w:delText>
        </w:r>
      </w:del>
    </w:p>
    <w:p w14:paraId="7CCBB02F" w14:textId="77777777" w:rsidR="007B6C7E" w:rsidRDefault="00DD27EF" w:rsidP="007B6C7E">
      <w:pPr>
        <w:keepNext/>
        <w:rPr>
          <w:ins w:id="8621" w:author="ilia kassianenko" w:date="2019-03-21T21:41:00Z"/>
        </w:rPr>
        <w:pPrChange w:id="8622" w:author="ilia kassianenko" w:date="2019-03-21T21:41:00Z">
          <w:pPr/>
        </w:pPrChange>
      </w:pPr>
      <w:r w:rsidRPr="0047260E">
        <w:rPr>
          <w:noProof/>
          <w:lang w:val="en-CA"/>
          <w:rPrChange w:id="8623" w:author="ilia kassianenko" w:date="2019-03-21T21:37:00Z">
            <w:rPr>
              <w:noProof/>
            </w:rPr>
          </w:rPrChange>
        </w:rPr>
        <w:drawing>
          <wp:inline distT="0" distB="0" distL="0" distR="0" wp14:anchorId="53404A59" wp14:editId="47AE1BCF">
            <wp:extent cx="5943600" cy="3872145"/>
            <wp:effectExtent l="25400" t="25400" r="2540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2145"/>
                    </a:xfrm>
                    <a:prstGeom prst="rect">
                      <a:avLst/>
                    </a:prstGeom>
                    <a:ln>
                      <a:solidFill>
                        <a:srgbClr val="000000"/>
                      </a:solidFill>
                    </a:ln>
                  </pic:spPr>
                </pic:pic>
              </a:graphicData>
            </a:graphic>
          </wp:inline>
        </w:drawing>
      </w:r>
    </w:p>
    <w:p w14:paraId="12A860D3" w14:textId="69D27505" w:rsidR="001E0D98" w:rsidRPr="0047260E" w:rsidRDefault="007B6C7E" w:rsidP="007B6C7E">
      <w:pPr>
        <w:pStyle w:val="Caption"/>
        <w:jc w:val="center"/>
        <w:rPr>
          <w:b w:val="0"/>
          <w:sz w:val="36"/>
          <w:szCs w:val="36"/>
          <w:lang w:val="en-CA"/>
          <w:rPrChange w:id="8624" w:author="ilia kassianenko" w:date="2019-03-21T21:37:00Z">
            <w:rPr>
              <w:rFonts w:ascii="Arial Narrow" w:hAnsi="Arial Narrow"/>
              <w:b/>
              <w:sz w:val="36"/>
              <w:szCs w:val="36"/>
            </w:rPr>
          </w:rPrChange>
        </w:rPr>
        <w:pPrChange w:id="8625" w:author="ilia kassianenko" w:date="2019-03-21T21:41:00Z">
          <w:pPr/>
        </w:pPrChange>
      </w:pPr>
      <w:ins w:id="8626" w:author="ilia kassianenko" w:date="2019-03-21T21:41:00Z">
        <w:r>
          <w:t xml:space="preserve">Figure </w:t>
        </w:r>
        <w:r>
          <w:fldChar w:fldCharType="begin"/>
        </w:r>
        <w:r>
          <w:instrText xml:space="preserve"> SEQ Figure \* ARABIC </w:instrText>
        </w:r>
      </w:ins>
      <w:r>
        <w:fldChar w:fldCharType="separate"/>
      </w:r>
      <w:ins w:id="8627" w:author="ilia kassianenko" w:date="2019-03-21T21:41:00Z">
        <w:r>
          <w:rPr>
            <w:noProof/>
          </w:rPr>
          <w:t>5</w:t>
        </w:r>
        <w:r>
          <w:fldChar w:fldCharType="end"/>
        </w:r>
        <w:r>
          <w:t xml:space="preserve"> Decision Tree</w:t>
        </w:r>
      </w:ins>
    </w:p>
    <w:p w14:paraId="3DD9ECC6" w14:textId="62F850BA" w:rsidR="007A292C" w:rsidRPr="00496F06" w:rsidRDefault="001A77D9">
      <w:pPr>
        <w:pStyle w:val="Heading2"/>
        <w:rPr>
          <w:highlight w:val="yellow"/>
          <w:lang w:val="en-CA"/>
          <w:rPrChange w:id="8628" w:author="ilia kassianenko" w:date="2019-03-21T22:33:00Z">
            <w:rPr>
              <w:szCs w:val="36"/>
            </w:rPr>
          </w:rPrChange>
        </w:rPr>
        <w:pPrChange w:id="8629" w:author="outpost" w:date="2019-03-18T21:38:00Z">
          <w:pPr>
            <w:pStyle w:val="BackMatterHeading"/>
          </w:pPr>
        </w:pPrChange>
      </w:pPr>
      <w:bookmarkStart w:id="8630" w:name="_Toc4082465"/>
      <w:r w:rsidRPr="00496F06">
        <w:rPr>
          <w:highlight w:val="yellow"/>
          <w:lang w:val="en-CA"/>
          <w:rPrChange w:id="8631" w:author="ilia kassianenko" w:date="2019-03-21T22:33:00Z">
            <w:rPr/>
          </w:rPrChange>
        </w:rPr>
        <w:t>Appendix E: Highlight of milestone meetings</w:t>
      </w:r>
      <w:bookmarkEnd w:id="8630"/>
    </w:p>
    <w:p w14:paraId="6C5D328E" w14:textId="77777777" w:rsidR="007A292C" w:rsidRDefault="007A292C">
      <w:pPr>
        <w:widowControl w:val="0"/>
        <w:autoSpaceDE w:val="0"/>
        <w:autoSpaceDN w:val="0"/>
        <w:adjustRightInd w:val="0"/>
        <w:spacing w:before="0" w:after="0"/>
        <w:rPr>
          <w:ins w:id="8632" w:author="ilia kassianenko" w:date="2019-03-21T22:34:00Z"/>
          <w:rFonts w:ascii="AppleSystemUIFont" w:eastAsiaTheme="minorHAnsi" w:hAnsi="AppleSystemUIFont" w:cs="AppleSystemUIFont"/>
          <w:sz w:val="24"/>
          <w:szCs w:val="24"/>
          <w:lang w:val="en-CA"/>
        </w:rPr>
      </w:pPr>
    </w:p>
    <w:p w14:paraId="7F46A865" w14:textId="297AA4C7" w:rsidR="00BD430C" w:rsidRDefault="00BD430C">
      <w:pPr>
        <w:widowControl w:val="0"/>
        <w:autoSpaceDE w:val="0"/>
        <w:autoSpaceDN w:val="0"/>
        <w:adjustRightInd w:val="0"/>
        <w:spacing w:before="0" w:after="0"/>
        <w:rPr>
          <w:ins w:id="8633" w:author="ilia kassianenko" w:date="2019-03-21T22:34:00Z"/>
          <w:rFonts w:ascii="AppleSystemUIFont" w:eastAsiaTheme="minorHAnsi" w:hAnsi="AppleSystemUIFont" w:cs="AppleSystemUIFont"/>
          <w:sz w:val="24"/>
          <w:szCs w:val="24"/>
          <w:lang w:val="en-CA"/>
        </w:rPr>
      </w:pPr>
      <w:ins w:id="8634" w:author="ilia kassianenko" w:date="2019-03-21T22:34:00Z">
        <w:r>
          <w:rPr>
            <w:rFonts w:ascii="AppleSystemUIFont" w:eastAsiaTheme="minorHAnsi" w:hAnsi="AppleSystemUIFont" w:cs="AppleSystemUIFont"/>
            <w:sz w:val="24"/>
            <w:szCs w:val="24"/>
            <w:lang w:val="en-CA"/>
          </w:rPr>
          <w:t>March 20</w:t>
        </w:r>
      </w:ins>
      <w:ins w:id="8635" w:author="ilia kassianenko" w:date="2019-03-21T22:35:00Z">
        <w:r w:rsidRPr="00BD430C">
          <w:rPr>
            <w:rFonts w:ascii="AppleSystemUIFont" w:eastAsiaTheme="minorHAnsi" w:hAnsi="AppleSystemUIFont" w:cs="AppleSystemUIFont"/>
            <w:sz w:val="24"/>
            <w:szCs w:val="24"/>
            <w:vertAlign w:val="superscript"/>
            <w:lang w:val="en-CA"/>
            <w:rPrChange w:id="8636" w:author="ilia kassianenko" w:date="2019-03-21T22:35:00Z">
              <w:rPr>
                <w:rFonts w:ascii="AppleSystemUIFont" w:eastAsiaTheme="minorHAnsi" w:hAnsi="AppleSystemUIFont" w:cs="AppleSystemUIFont"/>
                <w:sz w:val="24"/>
                <w:szCs w:val="24"/>
                <w:lang w:val="en-CA"/>
              </w:rPr>
            </w:rPrChange>
          </w:rPr>
          <w:t>th</w:t>
        </w:r>
      </w:ins>
      <w:ins w:id="8637" w:author="ilia kassianenko" w:date="2019-03-21T22:34:00Z">
        <w:r>
          <w:rPr>
            <w:rFonts w:ascii="AppleSystemUIFont" w:eastAsiaTheme="minorHAnsi" w:hAnsi="AppleSystemUIFont" w:cs="AppleSystemUIFont"/>
            <w:sz w:val="24"/>
            <w:szCs w:val="24"/>
            <w:lang w:val="en-CA"/>
          </w:rPr>
          <w:t>: Debrief on editing changes for the report and update on references.</w:t>
        </w:r>
      </w:ins>
    </w:p>
    <w:p w14:paraId="54B72B31" w14:textId="77777777" w:rsidR="00BD430C" w:rsidRPr="004D1C4C" w:rsidRDefault="00BD430C" w:rsidP="004D1C4C">
      <w:pPr>
        <w:jc w:val="both"/>
        <w:rPr>
          <w:ins w:id="8638" w:author="ilia kassianenko" w:date="2019-03-21T22:35:00Z"/>
          <w:rFonts w:eastAsiaTheme="minorHAnsi"/>
          <w:rPrChange w:id="8639" w:author="ilia kassianenko" w:date="2019-03-21T22:36:00Z">
            <w:rPr>
              <w:ins w:id="8640" w:author="ilia kassianenko" w:date="2019-03-21T22:35:00Z"/>
              <w:rFonts w:eastAsiaTheme="minorHAnsi"/>
              <w:lang w:val="en-CA"/>
            </w:rPr>
          </w:rPrChange>
        </w:rPr>
        <w:pPrChange w:id="8641" w:author="ilia kassianenko" w:date="2019-03-21T22:36:00Z">
          <w:pPr>
            <w:widowControl w:val="0"/>
            <w:autoSpaceDE w:val="0"/>
            <w:autoSpaceDN w:val="0"/>
            <w:adjustRightInd w:val="0"/>
            <w:spacing w:before="0" w:after="0"/>
          </w:pPr>
        </w:pPrChange>
      </w:pPr>
    </w:p>
    <w:p w14:paraId="61102455" w14:textId="3E428C22" w:rsidR="00BD430C" w:rsidRPr="004D1C4C" w:rsidRDefault="00BD430C" w:rsidP="004D1C4C">
      <w:pPr>
        <w:jc w:val="both"/>
        <w:rPr>
          <w:ins w:id="8642" w:author="ilia kassianenko" w:date="2019-03-21T22:35:00Z"/>
          <w:rFonts w:eastAsiaTheme="minorHAnsi"/>
          <w:rPrChange w:id="8643" w:author="ilia kassianenko" w:date="2019-03-21T22:36:00Z">
            <w:rPr>
              <w:ins w:id="8644" w:author="ilia kassianenko" w:date="2019-03-21T22:35:00Z"/>
              <w:rFonts w:eastAsiaTheme="minorHAnsi"/>
            </w:rPr>
          </w:rPrChange>
        </w:rPr>
        <w:pPrChange w:id="8645" w:author="ilia kassianenko" w:date="2019-03-21T22:36:00Z">
          <w:pPr>
            <w:widowControl w:val="0"/>
            <w:autoSpaceDE w:val="0"/>
            <w:autoSpaceDN w:val="0"/>
            <w:adjustRightInd w:val="0"/>
            <w:spacing w:before="0" w:after="0"/>
          </w:pPr>
        </w:pPrChange>
      </w:pPr>
      <w:ins w:id="8646" w:author="ilia kassianenko" w:date="2019-03-21T22:35:00Z">
        <w:r w:rsidRPr="004D1C4C">
          <w:rPr>
            <w:rFonts w:eastAsiaTheme="minorHAnsi"/>
            <w:rPrChange w:id="8647" w:author="ilia kassianenko" w:date="2019-03-21T22:36:00Z">
              <w:rPr>
                <w:rFonts w:eastAsiaTheme="minorHAnsi"/>
              </w:rPr>
            </w:rPrChange>
          </w:rPr>
          <w:t xml:space="preserve">March 13th: Discuss how the presentation will be split between team members, review of alternatives to digital ocean (on Product Hunt and </w:t>
        </w:r>
        <w:proofErr w:type="spellStart"/>
        <w:r w:rsidRPr="004D1C4C">
          <w:rPr>
            <w:rFonts w:eastAsiaTheme="minorHAnsi"/>
            <w:rPrChange w:id="8648" w:author="ilia kassianenko" w:date="2019-03-21T22:36:00Z">
              <w:rPr>
                <w:rFonts w:eastAsiaTheme="minorHAnsi"/>
              </w:rPr>
            </w:rPrChange>
          </w:rPr>
          <w:t>Capterra</w:t>
        </w:r>
        <w:proofErr w:type="spellEnd"/>
        <w:r w:rsidRPr="004D1C4C">
          <w:rPr>
            <w:rFonts w:eastAsiaTheme="minorHAnsi"/>
            <w:rPrChange w:id="8649" w:author="ilia kassianenko" w:date="2019-03-21T22:36:00Z">
              <w:rPr>
                <w:rFonts w:eastAsiaTheme="minorHAnsi"/>
              </w:rPr>
            </w:rPrChange>
          </w:rPr>
          <w:t xml:space="preserve">); risks related individual start-up and venture backed companies as well as systemic risks (e.g. </w:t>
        </w:r>
        <w:proofErr w:type="spellStart"/>
        <w:r w:rsidRPr="004D1C4C">
          <w:rPr>
            <w:rFonts w:eastAsiaTheme="minorHAnsi"/>
            <w:rPrChange w:id="8650" w:author="ilia kassianenko" w:date="2019-03-21T22:36:00Z">
              <w:rPr>
                <w:rFonts w:eastAsiaTheme="minorHAnsi"/>
              </w:rPr>
            </w:rPrChange>
          </w:rPr>
          <w:t>Nasdaq</w:t>
        </w:r>
        <w:proofErr w:type="spellEnd"/>
        <w:r w:rsidRPr="004D1C4C">
          <w:rPr>
            <w:rFonts w:eastAsiaTheme="minorHAnsi"/>
            <w:rPrChange w:id="8651" w:author="ilia kassianenko" w:date="2019-03-21T22:36:00Z">
              <w:rPr>
                <w:rFonts w:eastAsiaTheme="minorHAnsi"/>
              </w:rPr>
            </w:rPrChange>
          </w:rPr>
          <w:t xml:space="preserve"> crash </w:t>
        </w:r>
        <w:proofErr w:type="spellStart"/>
        <w:r w:rsidRPr="004D1C4C">
          <w:rPr>
            <w:rFonts w:eastAsiaTheme="minorHAnsi"/>
            <w:rPrChange w:id="8652" w:author="ilia kassianenko" w:date="2019-03-21T22:36:00Z">
              <w:rPr>
                <w:rFonts w:eastAsiaTheme="minorHAnsi"/>
              </w:rPr>
            </w:rPrChange>
          </w:rPr>
          <w:t>fo</w:t>
        </w:r>
        <w:proofErr w:type="spellEnd"/>
        <w:r w:rsidRPr="004D1C4C">
          <w:rPr>
            <w:rFonts w:eastAsiaTheme="minorHAnsi"/>
            <w:rPrChange w:id="8653" w:author="ilia kassianenko" w:date="2019-03-21T22:36:00Z">
              <w:rPr>
                <w:rFonts w:eastAsiaTheme="minorHAnsi"/>
              </w:rPr>
            </w:rPrChange>
          </w:rPr>
          <w:t xml:space="preserve"> 2001) where funding is interrupted for the majority of software providers. The chosen company may increases prices to remain solvent, or the company may declare insolvency and announce an operational closure within two weeks. Theses risks are considered, since there is no credit rate or other means to gage the </w:t>
        </w:r>
        <w:proofErr w:type="spellStart"/>
        <w:r w:rsidRPr="004D1C4C">
          <w:rPr>
            <w:rFonts w:eastAsiaTheme="minorHAnsi"/>
            <w:rPrChange w:id="8654" w:author="ilia kassianenko" w:date="2019-03-21T22:36:00Z">
              <w:rPr>
                <w:rFonts w:eastAsiaTheme="minorHAnsi"/>
              </w:rPr>
            </w:rPrChange>
          </w:rPr>
          <w:t>longterm</w:t>
        </w:r>
        <w:proofErr w:type="spellEnd"/>
        <w:r w:rsidRPr="004D1C4C">
          <w:rPr>
            <w:rFonts w:eastAsiaTheme="minorHAnsi"/>
            <w:rPrChange w:id="8655" w:author="ilia kassianenko" w:date="2019-03-21T22:36:00Z">
              <w:rPr>
                <w:rFonts w:eastAsiaTheme="minorHAnsi"/>
              </w:rPr>
            </w:rPrChange>
          </w:rPr>
          <w:t xml:space="preserve"> reliability of the company. In case of solvency, the operational stability of the company servers is assumed to be acceptable.</w:t>
        </w:r>
      </w:ins>
    </w:p>
    <w:p w14:paraId="651C7243" w14:textId="77777777" w:rsidR="00BD430C" w:rsidRPr="004D1C4C" w:rsidRDefault="00BD430C" w:rsidP="004D1C4C">
      <w:pPr>
        <w:jc w:val="both"/>
        <w:rPr>
          <w:ins w:id="8656" w:author="ilia kassianenko" w:date="2019-03-21T22:35:00Z"/>
          <w:rFonts w:eastAsiaTheme="minorHAnsi"/>
          <w:rPrChange w:id="8657" w:author="ilia kassianenko" w:date="2019-03-21T22:36:00Z">
            <w:rPr>
              <w:ins w:id="8658" w:author="ilia kassianenko" w:date="2019-03-21T22:35:00Z"/>
              <w:rFonts w:eastAsiaTheme="minorHAnsi"/>
            </w:rPr>
          </w:rPrChange>
        </w:rPr>
        <w:pPrChange w:id="8659" w:author="ilia kassianenko" w:date="2019-03-21T22:36:00Z">
          <w:pPr>
            <w:widowControl w:val="0"/>
            <w:autoSpaceDE w:val="0"/>
            <w:autoSpaceDN w:val="0"/>
            <w:adjustRightInd w:val="0"/>
            <w:spacing w:before="0" w:after="0"/>
          </w:pPr>
        </w:pPrChange>
      </w:pPr>
    </w:p>
    <w:p w14:paraId="1A06D10A" w14:textId="4AD981FD" w:rsidR="00BD430C" w:rsidRPr="004D1C4C" w:rsidRDefault="00BD430C" w:rsidP="004D1C4C">
      <w:pPr>
        <w:jc w:val="both"/>
        <w:rPr>
          <w:ins w:id="8660" w:author="ilia kassianenko" w:date="2019-03-21T22:35:00Z"/>
          <w:rFonts w:eastAsiaTheme="minorHAnsi"/>
          <w:rPrChange w:id="8661" w:author="ilia kassianenko" w:date="2019-03-21T22:36:00Z">
            <w:rPr>
              <w:ins w:id="8662" w:author="ilia kassianenko" w:date="2019-03-21T22:35:00Z"/>
              <w:rFonts w:eastAsiaTheme="minorHAnsi"/>
            </w:rPr>
          </w:rPrChange>
        </w:rPr>
        <w:pPrChange w:id="8663" w:author="ilia kassianenko" w:date="2019-03-21T22:36:00Z">
          <w:pPr>
            <w:widowControl w:val="0"/>
            <w:autoSpaceDE w:val="0"/>
            <w:autoSpaceDN w:val="0"/>
            <w:adjustRightInd w:val="0"/>
            <w:spacing w:before="0" w:after="0"/>
          </w:pPr>
        </w:pPrChange>
      </w:pPr>
      <w:ins w:id="8664" w:author="ilia kassianenko" w:date="2019-03-21T22:35:00Z">
        <w:r w:rsidRPr="004D1C4C">
          <w:rPr>
            <w:rFonts w:eastAsiaTheme="minorHAnsi"/>
            <w:rPrChange w:id="8665" w:author="ilia kassianenko" w:date="2019-03-21T22:36:00Z">
              <w:rPr>
                <w:rFonts w:eastAsiaTheme="minorHAnsi"/>
              </w:rPr>
            </w:rPrChange>
          </w:rPr>
          <w:t xml:space="preserve">March 11th: Transition to Python as an ETL language rather than Tableau public, which can be hidden behind a </w:t>
        </w:r>
        <w:proofErr w:type="spellStart"/>
        <w:r w:rsidRPr="004D1C4C">
          <w:rPr>
            <w:rFonts w:eastAsiaTheme="minorHAnsi"/>
            <w:rPrChange w:id="8666" w:author="ilia kassianenko" w:date="2019-03-21T22:36:00Z">
              <w:rPr>
                <w:rFonts w:eastAsiaTheme="minorHAnsi"/>
              </w:rPr>
            </w:rPrChange>
          </w:rPr>
          <w:t>paywall</w:t>
        </w:r>
        <w:proofErr w:type="spellEnd"/>
        <w:r w:rsidRPr="004D1C4C">
          <w:rPr>
            <w:rFonts w:eastAsiaTheme="minorHAnsi"/>
            <w:rPrChange w:id="8667" w:author="ilia kassianenko" w:date="2019-03-21T22:36:00Z">
              <w:rPr>
                <w:rFonts w:eastAsiaTheme="minorHAnsi"/>
              </w:rPr>
            </w:rPrChange>
          </w:rPr>
          <w:t xml:space="preserve"> for public users. For further analysis, python can also help prepare the data entering into </w:t>
        </w:r>
        <w:proofErr w:type="spellStart"/>
        <w:r w:rsidRPr="004D1C4C">
          <w:rPr>
            <w:rFonts w:eastAsiaTheme="minorHAnsi"/>
            <w:rPrChange w:id="8668" w:author="ilia kassianenko" w:date="2019-03-21T22:36:00Z">
              <w:rPr>
                <w:rFonts w:eastAsiaTheme="minorHAnsi"/>
              </w:rPr>
            </w:rPrChange>
          </w:rPr>
          <w:t>Hadoop</w:t>
        </w:r>
        <w:proofErr w:type="spellEnd"/>
        <w:r w:rsidRPr="004D1C4C">
          <w:rPr>
            <w:rFonts w:eastAsiaTheme="minorHAnsi"/>
            <w:rPrChange w:id="8669" w:author="ilia kassianenko" w:date="2019-03-21T22:36:00Z">
              <w:rPr>
                <w:rFonts w:eastAsiaTheme="minorHAnsi"/>
              </w:rPr>
            </w:rPrChange>
          </w:rPr>
          <w:t>.</w:t>
        </w:r>
      </w:ins>
      <w:ins w:id="8670" w:author="ilia kassianenko" w:date="2019-03-21T22:36:00Z">
        <w:r w:rsidRPr="004D1C4C">
          <w:rPr>
            <w:rFonts w:eastAsiaTheme="minorHAnsi"/>
            <w:rPrChange w:id="8671" w:author="ilia kassianenko" w:date="2019-03-21T22:36:00Z">
              <w:rPr>
                <w:rFonts w:eastAsiaTheme="minorHAnsi"/>
              </w:rPr>
            </w:rPrChange>
          </w:rPr>
          <w:t xml:space="preserve"> Server access to URL </w:t>
        </w:r>
        <w:r w:rsidRPr="004D1C4C">
          <w:rPr>
            <w:rFonts w:eastAsiaTheme="minorHAnsi"/>
            <w:rPrChange w:id="8672" w:author="ilia kassianenko" w:date="2019-03-21T22:36:00Z">
              <w:rPr>
                <w:rFonts w:ascii="AppleSystemUIFont" w:eastAsiaTheme="minorHAnsi" w:hAnsi="AppleSystemUIFont" w:cs="AppleSystemUIFont"/>
                <w:sz w:val="24"/>
                <w:szCs w:val="24"/>
              </w:rPr>
            </w:rPrChange>
          </w:rPr>
          <w:fldChar w:fldCharType="begin"/>
        </w:r>
        <w:r w:rsidRPr="004D1C4C">
          <w:rPr>
            <w:rFonts w:eastAsiaTheme="minorHAnsi"/>
            <w:rPrChange w:id="8673" w:author="ilia kassianenko" w:date="2019-03-21T22:36:00Z">
              <w:rPr>
                <w:rFonts w:ascii="AppleSystemUIFont" w:eastAsiaTheme="minorHAnsi" w:hAnsi="AppleSystemUIFont" w:cs="AppleSystemUIFont"/>
                <w:sz w:val="24"/>
                <w:szCs w:val="24"/>
              </w:rPr>
            </w:rPrChange>
          </w:rPr>
          <w:instrText>HYPERLINK "http://ftp.tor.ec.gc.ca"</w:instrText>
        </w:r>
        <w:r w:rsidRPr="004D1C4C">
          <w:rPr>
            <w:rFonts w:eastAsiaTheme="minorHAnsi"/>
            <w:rPrChange w:id="8674" w:author="ilia kassianenko" w:date="2019-03-21T22:36:00Z">
              <w:rPr>
                <w:rFonts w:ascii="AppleSystemUIFont" w:eastAsiaTheme="minorHAnsi" w:hAnsi="AppleSystemUIFont" w:cs="AppleSystemUIFont"/>
                <w:sz w:val="24"/>
                <w:szCs w:val="24"/>
              </w:rPr>
            </w:rPrChange>
          </w:rPr>
        </w:r>
        <w:r w:rsidRPr="004D1C4C">
          <w:rPr>
            <w:rFonts w:eastAsiaTheme="minorHAnsi"/>
            <w:rPrChange w:id="8675" w:author="ilia kassianenko" w:date="2019-03-21T22:36:00Z">
              <w:rPr>
                <w:rFonts w:ascii="AppleSystemUIFont" w:eastAsiaTheme="minorHAnsi" w:hAnsi="AppleSystemUIFont" w:cs="AppleSystemUIFont"/>
                <w:sz w:val="24"/>
                <w:szCs w:val="24"/>
              </w:rPr>
            </w:rPrChange>
          </w:rPr>
          <w:fldChar w:fldCharType="separate"/>
        </w:r>
        <w:r w:rsidRPr="004D1C4C">
          <w:rPr>
            <w:rFonts w:eastAsiaTheme="minorHAnsi"/>
            <w:rPrChange w:id="8676" w:author="ilia kassianenko" w:date="2019-03-21T22:36:00Z">
              <w:rPr>
                <w:rFonts w:ascii="AppleSystemUIFont" w:eastAsiaTheme="minorHAnsi" w:hAnsi="AppleSystemUIFont" w:cs="AppleSystemUIFont"/>
                <w:color w:val="DCA10D"/>
                <w:sz w:val="24"/>
                <w:szCs w:val="24"/>
              </w:rPr>
            </w:rPrChange>
          </w:rPr>
          <w:t>ftp.tor.ec.gc.ca</w:t>
        </w:r>
        <w:r w:rsidRPr="004D1C4C">
          <w:rPr>
            <w:rFonts w:eastAsiaTheme="minorHAnsi"/>
            <w:rPrChange w:id="8677" w:author="ilia kassianenko" w:date="2019-03-21T22:36:00Z">
              <w:rPr>
                <w:rFonts w:ascii="AppleSystemUIFont" w:eastAsiaTheme="minorHAnsi" w:hAnsi="AppleSystemUIFont" w:cs="AppleSystemUIFont"/>
                <w:sz w:val="24"/>
                <w:szCs w:val="24"/>
              </w:rPr>
            </w:rPrChange>
          </w:rPr>
          <w:fldChar w:fldCharType="end"/>
        </w:r>
        <w:r w:rsidRPr="004D1C4C">
          <w:rPr>
            <w:rFonts w:eastAsiaTheme="minorHAnsi"/>
            <w:rPrChange w:id="8678" w:author="ilia kassianenko" w:date="2019-03-21T22:36:00Z">
              <w:rPr>
                <w:rFonts w:eastAsiaTheme="minorHAnsi"/>
              </w:rPr>
            </w:rPrChange>
          </w:rPr>
          <w:t xml:space="preserve"> is not permitted as a guest; unknown process for becoming a registered users, in order to access historical records other than in XML or CSV format</w:t>
        </w:r>
        <w:r w:rsidR="004D1C4C" w:rsidRPr="004D1C4C">
          <w:rPr>
            <w:rFonts w:eastAsiaTheme="minorHAnsi"/>
            <w:rPrChange w:id="8679" w:author="ilia kassianenko" w:date="2019-03-21T22:36:00Z">
              <w:rPr>
                <w:rFonts w:eastAsiaTheme="minorHAnsi"/>
              </w:rPr>
            </w:rPrChange>
          </w:rPr>
          <w:t>.</w:t>
        </w:r>
      </w:ins>
    </w:p>
    <w:p w14:paraId="0F5853E0" w14:textId="77777777" w:rsidR="00BD430C" w:rsidRPr="004D1C4C" w:rsidRDefault="00BD430C" w:rsidP="004D1C4C">
      <w:pPr>
        <w:jc w:val="both"/>
        <w:rPr>
          <w:rFonts w:eastAsiaTheme="minorHAnsi"/>
          <w:rPrChange w:id="8680" w:author="ilia kassianenko" w:date="2019-03-21T22:36:00Z">
            <w:rPr>
              <w:rFonts w:ascii="AppleSystemUIFont" w:eastAsiaTheme="minorHAnsi" w:hAnsi="AppleSystemUIFont" w:cs="AppleSystemUIFont"/>
              <w:sz w:val="24"/>
              <w:szCs w:val="24"/>
            </w:rPr>
          </w:rPrChange>
        </w:rPr>
        <w:pPrChange w:id="8681" w:author="ilia kassianenko" w:date="2019-03-21T22:36:00Z">
          <w:pPr>
            <w:widowControl w:val="0"/>
            <w:autoSpaceDE w:val="0"/>
            <w:autoSpaceDN w:val="0"/>
            <w:adjustRightInd w:val="0"/>
            <w:spacing w:before="0" w:after="0"/>
          </w:pPr>
        </w:pPrChange>
      </w:pPr>
    </w:p>
    <w:p w14:paraId="5F35B405" w14:textId="77777777" w:rsidR="00CA79C3" w:rsidRPr="004D1C4C" w:rsidRDefault="00CA79C3" w:rsidP="004D1C4C">
      <w:pPr>
        <w:jc w:val="both"/>
        <w:rPr>
          <w:ins w:id="8682" w:author="ilia kassianenko" w:date="2019-03-10T08:54:00Z"/>
          <w:rFonts w:eastAsiaTheme="minorHAnsi"/>
          <w:rPrChange w:id="8683" w:author="ilia kassianenko" w:date="2019-03-21T22:36:00Z">
            <w:rPr>
              <w:ins w:id="8684" w:author="ilia kassianenko" w:date="2019-03-10T08:54:00Z"/>
              <w:rFonts w:eastAsiaTheme="minorHAnsi"/>
            </w:rPr>
          </w:rPrChange>
        </w:rPr>
        <w:pPrChange w:id="8685" w:author="ilia kassianenko" w:date="2019-03-21T22:36:00Z">
          <w:pPr>
            <w:widowControl w:val="0"/>
            <w:autoSpaceDE w:val="0"/>
            <w:autoSpaceDN w:val="0"/>
            <w:adjustRightInd w:val="0"/>
            <w:spacing w:before="0" w:after="0"/>
          </w:pPr>
        </w:pPrChange>
      </w:pPr>
      <w:ins w:id="8686" w:author="ilia kassianenko" w:date="2019-03-10T08:54:00Z">
        <w:r w:rsidRPr="004D1C4C">
          <w:rPr>
            <w:rFonts w:eastAsiaTheme="minorHAnsi"/>
            <w:rPrChange w:id="8687" w:author="ilia kassianenko" w:date="2019-03-21T22:36:00Z">
              <w:rPr>
                <w:rFonts w:eastAsiaTheme="minorHAnsi"/>
              </w:rPr>
            </w:rPrChange>
          </w:rPr>
          <w:t xml:space="preserve">March 7th: Review of Daniel’s feedback on Slack concerning the report. </w:t>
        </w:r>
        <w:proofErr w:type="gramStart"/>
        <w:r w:rsidRPr="004D1C4C">
          <w:rPr>
            <w:rFonts w:eastAsiaTheme="minorHAnsi"/>
            <w:rPrChange w:id="8688" w:author="ilia kassianenko" w:date="2019-03-21T22:36:00Z">
              <w:rPr>
                <w:rFonts w:eastAsiaTheme="minorHAnsi"/>
              </w:rPr>
            </w:rPrChange>
          </w:rPr>
          <w:t>Update of milestones.</w:t>
        </w:r>
        <w:proofErr w:type="gramEnd"/>
        <w:r w:rsidRPr="004D1C4C">
          <w:rPr>
            <w:rFonts w:eastAsiaTheme="minorHAnsi"/>
            <w:rPrChange w:id="8689" w:author="ilia kassianenko" w:date="2019-03-21T22:36:00Z">
              <w:rPr>
                <w:rFonts w:eastAsiaTheme="minorHAnsi"/>
              </w:rPr>
            </w:rPrChange>
          </w:rPr>
          <w:t xml:space="preserve"> </w:t>
        </w:r>
        <w:proofErr w:type="gramStart"/>
        <w:r w:rsidRPr="004D1C4C">
          <w:rPr>
            <w:rFonts w:eastAsiaTheme="minorHAnsi"/>
            <w:rPrChange w:id="8690" w:author="ilia kassianenko" w:date="2019-03-21T22:36:00Z">
              <w:rPr>
                <w:rFonts w:eastAsiaTheme="minorHAnsi"/>
              </w:rPr>
            </w:rPrChange>
          </w:rPr>
          <w:t>Review of Digital Ocean and Microsoft Azure’s pricing.</w:t>
        </w:r>
        <w:proofErr w:type="gramEnd"/>
        <w:r w:rsidRPr="004D1C4C">
          <w:rPr>
            <w:rFonts w:eastAsiaTheme="minorHAnsi"/>
            <w:rPrChange w:id="8691" w:author="ilia kassianenko" w:date="2019-03-21T22:36:00Z">
              <w:rPr>
                <w:rFonts w:eastAsiaTheme="minorHAnsi"/>
              </w:rPr>
            </w:rPrChange>
          </w:rPr>
          <w:t xml:space="preserve"> Data flow diagram updated on Real Time board. </w:t>
        </w:r>
        <w:proofErr w:type="gramStart"/>
        <w:r w:rsidRPr="004D1C4C">
          <w:rPr>
            <w:rFonts w:eastAsiaTheme="minorHAnsi"/>
            <w:rPrChange w:id="8692" w:author="ilia kassianenko" w:date="2019-03-21T22:36:00Z">
              <w:rPr>
                <w:rFonts w:eastAsiaTheme="minorHAnsi"/>
              </w:rPr>
            </w:rPrChange>
          </w:rPr>
          <w:t>Discussion concerning the difference between the object-relational database and the entity relational database.</w:t>
        </w:r>
        <w:proofErr w:type="gramEnd"/>
      </w:ins>
    </w:p>
    <w:p w14:paraId="2A4811BD" w14:textId="77777777" w:rsidR="00CA79C3" w:rsidRPr="0047260E" w:rsidRDefault="00CA79C3">
      <w:pPr>
        <w:widowControl w:val="0"/>
        <w:autoSpaceDE w:val="0"/>
        <w:autoSpaceDN w:val="0"/>
        <w:adjustRightInd w:val="0"/>
        <w:spacing w:before="0" w:after="0"/>
        <w:jc w:val="both"/>
        <w:rPr>
          <w:ins w:id="8693" w:author="ilia kassianenko" w:date="2019-03-10T08:54:00Z"/>
          <w:rFonts w:ascii="AppleSystemUIFont" w:eastAsiaTheme="minorHAnsi" w:hAnsi="AppleSystemUIFont" w:cs="AppleSystemUIFont"/>
          <w:sz w:val="24"/>
          <w:szCs w:val="24"/>
          <w:lang w:val="en-CA"/>
          <w:rPrChange w:id="8694" w:author="ilia kassianenko" w:date="2019-03-21T21:37:00Z">
            <w:rPr>
              <w:ins w:id="8695" w:author="ilia kassianenko" w:date="2019-03-10T08:54:00Z"/>
              <w:rFonts w:ascii="AppleSystemUIFont" w:eastAsiaTheme="minorHAnsi" w:hAnsi="AppleSystemUIFont" w:cs="AppleSystemUIFont"/>
              <w:sz w:val="24"/>
              <w:szCs w:val="24"/>
            </w:rPr>
          </w:rPrChange>
        </w:rPr>
        <w:pPrChange w:id="8696" w:author="outpost" w:date="2019-03-18T20:55:00Z">
          <w:pPr>
            <w:widowControl w:val="0"/>
            <w:autoSpaceDE w:val="0"/>
            <w:autoSpaceDN w:val="0"/>
            <w:adjustRightInd w:val="0"/>
            <w:spacing w:before="0" w:after="0"/>
          </w:pPr>
        </w:pPrChange>
      </w:pPr>
    </w:p>
    <w:p w14:paraId="29DD450C" w14:textId="254B12CF" w:rsidR="00CA79C3" w:rsidRPr="004D1C4C" w:rsidRDefault="00CA79C3" w:rsidP="004D1C4C">
      <w:pPr>
        <w:jc w:val="both"/>
        <w:rPr>
          <w:ins w:id="8697" w:author="ilia kassianenko" w:date="2019-03-10T08:54:00Z"/>
          <w:rFonts w:eastAsiaTheme="minorHAnsi"/>
          <w:rPrChange w:id="8698" w:author="ilia kassianenko" w:date="2019-03-21T22:36:00Z">
            <w:rPr>
              <w:ins w:id="8699" w:author="ilia kassianenko" w:date="2019-03-10T08:54:00Z"/>
              <w:rFonts w:eastAsiaTheme="minorHAnsi"/>
            </w:rPr>
          </w:rPrChange>
        </w:rPr>
        <w:pPrChange w:id="8700" w:author="ilia kassianenko" w:date="2019-03-21T22:36:00Z">
          <w:pPr>
            <w:widowControl w:val="0"/>
            <w:autoSpaceDE w:val="0"/>
            <w:autoSpaceDN w:val="0"/>
            <w:adjustRightInd w:val="0"/>
            <w:spacing w:before="0" w:after="0"/>
          </w:pPr>
        </w:pPrChange>
      </w:pPr>
      <w:ins w:id="8701" w:author="ilia kassianenko" w:date="2019-03-10T08:54:00Z">
        <w:r w:rsidRPr="004D1C4C">
          <w:rPr>
            <w:rFonts w:eastAsiaTheme="minorHAnsi"/>
            <w:rPrChange w:id="8702" w:author="ilia kassianenko" w:date="2019-03-21T22:36:00Z">
              <w:rPr>
                <w:rFonts w:eastAsiaTheme="minorHAnsi"/>
              </w:rPr>
            </w:rPrChange>
          </w:rPr>
          <w:t xml:space="preserve">March 5th: Debrief following comments from Daniel in class concerning chosen path for Acid and Relation </w:t>
        </w:r>
        <w:del w:id="8703" w:author="Fritz Gyger" w:date="2019-03-11T20:25:00Z">
          <w:r w:rsidRPr="004D1C4C" w:rsidDel="002B1DBF">
            <w:rPr>
              <w:rFonts w:eastAsiaTheme="minorHAnsi"/>
              <w:rPrChange w:id="8704" w:author="ilia kassianenko" w:date="2019-03-21T22:36:00Z">
                <w:rPr>
                  <w:rFonts w:eastAsiaTheme="minorHAnsi"/>
                </w:rPr>
              </w:rPrChange>
            </w:rPr>
            <w:delText>db</w:delText>
          </w:r>
        </w:del>
      </w:ins>
      <w:ins w:id="8705" w:author="Fritz Gyger" w:date="2019-03-11T20:25:00Z">
        <w:r w:rsidR="002B1DBF" w:rsidRPr="004D1C4C">
          <w:rPr>
            <w:rFonts w:eastAsiaTheme="minorHAnsi"/>
            <w:rPrChange w:id="8706" w:author="ilia kassianenko" w:date="2019-03-21T22:36:00Z">
              <w:rPr>
                <w:rFonts w:eastAsiaTheme="minorHAnsi"/>
              </w:rPr>
            </w:rPrChange>
          </w:rPr>
          <w:t>database</w:t>
        </w:r>
      </w:ins>
      <w:ins w:id="8707" w:author="ilia kassianenko" w:date="2019-03-10T08:54:00Z">
        <w:r w:rsidRPr="004D1C4C">
          <w:rPr>
            <w:rFonts w:eastAsiaTheme="minorHAnsi"/>
            <w:rPrChange w:id="8708" w:author="ilia kassianenko" w:date="2019-03-21T22:36:00Z">
              <w:rPr>
                <w:rFonts w:eastAsiaTheme="minorHAnsi"/>
              </w:rPr>
            </w:rPrChange>
          </w:rPr>
          <w:t xml:space="preserve"> with SQL. </w:t>
        </w:r>
        <w:proofErr w:type="gramStart"/>
        <w:r w:rsidRPr="004D1C4C">
          <w:rPr>
            <w:rFonts w:eastAsiaTheme="minorHAnsi"/>
            <w:rPrChange w:id="8709" w:author="ilia kassianenko" w:date="2019-03-21T22:36:00Z">
              <w:rPr>
                <w:rFonts w:eastAsiaTheme="minorHAnsi"/>
              </w:rPr>
            </w:rPrChange>
          </w:rPr>
          <w:t>Review of undefined sections.</w:t>
        </w:r>
        <w:proofErr w:type="gramEnd"/>
        <w:r w:rsidRPr="004D1C4C">
          <w:rPr>
            <w:rFonts w:eastAsiaTheme="minorHAnsi"/>
            <w:rPrChange w:id="8710" w:author="ilia kassianenko" w:date="2019-03-21T22:36:00Z">
              <w:rPr>
                <w:rFonts w:eastAsiaTheme="minorHAnsi"/>
              </w:rPr>
            </w:rPrChange>
          </w:rPr>
          <w:t xml:space="preserve"> No response from city of Montreal for measurement questions. Data flow diagram updated on Real Time board, and decision on the type of database (columnar, object </w:t>
        </w:r>
        <w:proofErr w:type="spellStart"/>
        <w:r w:rsidRPr="004D1C4C">
          <w:rPr>
            <w:rFonts w:eastAsiaTheme="minorHAnsi"/>
            <w:rPrChange w:id="8711" w:author="ilia kassianenko" w:date="2019-03-21T22:36:00Z">
              <w:rPr>
                <w:rFonts w:eastAsiaTheme="minorHAnsi"/>
              </w:rPr>
            </w:rPrChange>
          </w:rPr>
          <w:t>vs</w:t>
        </w:r>
        <w:proofErr w:type="spellEnd"/>
        <w:r w:rsidRPr="004D1C4C">
          <w:rPr>
            <w:rFonts w:eastAsiaTheme="minorHAnsi"/>
            <w:rPrChange w:id="8712" w:author="ilia kassianenko" w:date="2019-03-21T22:36:00Z">
              <w:rPr>
                <w:rFonts w:eastAsiaTheme="minorHAnsi"/>
              </w:rPr>
            </w:rPrChange>
          </w:rPr>
          <w:t xml:space="preserve"> relational).</w:t>
        </w:r>
      </w:ins>
    </w:p>
    <w:p w14:paraId="28AE987B" w14:textId="77777777" w:rsidR="00CA79C3" w:rsidRPr="004D1C4C" w:rsidRDefault="00CA79C3" w:rsidP="004D1C4C">
      <w:pPr>
        <w:jc w:val="both"/>
        <w:rPr>
          <w:ins w:id="8713" w:author="ilia kassianenko" w:date="2019-03-10T08:54:00Z"/>
          <w:rFonts w:eastAsiaTheme="minorHAnsi"/>
          <w:rPrChange w:id="8714" w:author="ilia kassianenko" w:date="2019-03-21T22:36:00Z">
            <w:rPr>
              <w:ins w:id="8715" w:author="ilia kassianenko" w:date="2019-03-10T08:54:00Z"/>
              <w:rFonts w:ascii="AppleSystemUIFont" w:eastAsiaTheme="minorHAnsi" w:hAnsi="AppleSystemUIFont" w:cs="AppleSystemUIFont"/>
              <w:sz w:val="24"/>
              <w:szCs w:val="24"/>
            </w:rPr>
          </w:rPrChange>
        </w:rPr>
        <w:pPrChange w:id="8716" w:author="ilia kassianenko" w:date="2019-03-21T22:36:00Z">
          <w:pPr>
            <w:widowControl w:val="0"/>
            <w:autoSpaceDE w:val="0"/>
            <w:autoSpaceDN w:val="0"/>
            <w:adjustRightInd w:val="0"/>
            <w:spacing w:before="0" w:after="0"/>
          </w:pPr>
        </w:pPrChange>
      </w:pPr>
    </w:p>
    <w:p w14:paraId="4D1C6639" w14:textId="5C25D991" w:rsidR="00CA79C3" w:rsidRPr="004D1C4C" w:rsidRDefault="00CA79C3" w:rsidP="004D1C4C">
      <w:pPr>
        <w:jc w:val="both"/>
        <w:rPr>
          <w:ins w:id="8717" w:author="ilia kassianenko" w:date="2019-03-10T08:54:00Z"/>
          <w:rFonts w:eastAsiaTheme="minorHAnsi"/>
          <w:rPrChange w:id="8718" w:author="ilia kassianenko" w:date="2019-03-21T22:36:00Z">
            <w:rPr>
              <w:ins w:id="8719" w:author="ilia kassianenko" w:date="2019-03-10T08:54:00Z"/>
              <w:rFonts w:eastAsiaTheme="minorHAnsi"/>
            </w:rPr>
          </w:rPrChange>
        </w:rPr>
        <w:pPrChange w:id="8720" w:author="ilia kassianenko" w:date="2019-03-21T22:36:00Z">
          <w:pPr>
            <w:widowControl w:val="0"/>
            <w:autoSpaceDE w:val="0"/>
            <w:autoSpaceDN w:val="0"/>
            <w:adjustRightInd w:val="0"/>
            <w:spacing w:before="0" w:after="0"/>
          </w:pPr>
        </w:pPrChange>
      </w:pPr>
      <w:ins w:id="8721" w:author="ilia kassianenko" w:date="2019-03-10T08:54:00Z">
        <w:r w:rsidRPr="004D1C4C">
          <w:rPr>
            <w:rFonts w:eastAsiaTheme="minorHAnsi"/>
            <w:rPrChange w:id="8722" w:author="ilia kassianenko" w:date="2019-03-21T22:36:00Z">
              <w:rPr>
                <w:rFonts w:eastAsiaTheme="minorHAnsi"/>
              </w:rPr>
            </w:rPrChange>
          </w:rPr>
          <w:t>February 28th: meeting to review Amazon and Google da</w:t>
        </w:r>
        <w:del w:id="8723" w:author="Fritz Gyger" w:date="2019-03-11T20:26:00Z">
          <w:r w:rsidRPr="004D1C4C" w:rsidDel="002B1DBF">
            <w:rPr>
              <w:rFonts w:eastAsiaTheme="minorHAnsi"/>
              <w:rPrChange w:id="8724" w:author="ilia kassianenko" w:date="2019-03-21T22:36:00Z">
                <w:rPr>
                  <w:rFonts w:eastAsiaTheme="minorHAnsi"/>
                </w:rPr>
              </w:rPrChange>
            </w:rPr>
            <w:delText>b</w:delText>
          </w:r>
        </w:del>
      </w:ins>
      <w:ins w:id="8725" w:author="Fritz Gyger" w:date="2019-03-11T20:26:00Z">
        <w:r w:rsidR="002B1DBF" w:rsidRPr="004D1C4C">
          <w:rPr>
            <w:rFonts w:eastAsiaTheme="minorHAnsi"/>
            <w:rPrChange w:id="8726" w:author="ilia kassianenko" w:date="2019-03-21T22:36:00Z">
              <w:rPr>
                <w:rFonts w:eastAsiaTheme="minorHAnsi"/>
              </w:rPr>
            </w:rPrChange>
          </w:rPr>
          <w:t>t</w:t>
        </w:r>
      </w:ins>
      <w:ins w:id="8727" w:author="ilia kassianenko" w:date="2019-03-10T08:54:00Z">
        <w:r w:rsidRPr="004D1C4C">
          <w:rPr>
            <w:rFonts w:eastAsiaTheme="minorHAnsi"/>
            <w:rPrChange w:id="8728" w:author="ilia kassianenko" w:date="2019-03-21T22:36:00Z">
              <w:rPr>
                <w:rFonts w:eastAsiaTheme="minorHAnsi"/>
              </w:rPr>
            </w:rPrChange>
          </w:rPr>
          <w:t>a</w:t>
        </w:r>
        <w:del w:id="8729" w:author="Fritz Gyger" w:date="2019-03-11T20:26:00Z">
          <w:r w:rsidRPr="004D1C4C" w:rsidDel="002B1DBF">
            <w:rPr>
              <w:rFonts w:eastAsiaTheme="minorHAnsi"/>
              <w:rPrChange w:id="8730" w:author="ilia kassianenko" w:date="2019-03-21T22:36:00Z">
                <w:rPr>
                  <w:rFonts w:eastAsiaTheme="minorHAnsi"/>
                </w:rPr>
              </w:rPrChange>
            </w:rPr>
            <w:delText xml:space="preserve"> </w:delText>
          </w:r>
        </w:del>
        <w:r w:rsidRPr="004D1C4C">
          <w:rPr>
            <w:rFonts w:eastAsiaTheme="minorHAnsi"/>
            <w:rPrChange w:id="8731" w:author="ilia kassianenko" w:date="2019-03-21T22:36:00Z">
              <w:rPr>
                <w:rFonts w:eastAsiaTheme="minorHAnsi"/>
              </w:rPr>
            </w:rPrChange>
          </w:rPr>
          <w:t>base options (storage, and Acid/Base characteristics), follow-up on next steps No response from city of Montreal for measurement questions. ER</w:t>
        </w:r>
        <w:del w:id="8732" w:author="Fritz Gyger" w:date="2019-03-11T20:25:00Z">
          <w:r w:rsidRPr="004D1C4C" w:rsidDel="002B1DBF">
            <w:rPr>
              <w:rFonts w:eastAsiaTheme="minorHAnsi"/>
              <w:rPrChange w:id="8733" w:author="ilia kassianenko" w:date="2019-03-21T22:36:00Z">
                <w:rPr>
                  <w:rFonts w:eastAsiaTheme="minorHAnsi"/>
                </w:rPr>
              </w:rPrChange>
            </w:rPr>
            <w:delText>P</w:delText>
          </w:r>
        </w:del>
      </w:ins>
      <w:ins w:id="8734" w:author="Fritz Gyger" w:date="2019-03-11T20:25:00Z">
        <w:r w:rsidR="002B1DBF" w:rsidRPr="004D1C4C">
          <w:rPr>
            <w:rFonts w:eastAsiaTheme="minorHAnsi"/>
            <w:rPrChange w:id="8735" w:author="ilia kassianenko" w:date="2019-03-21T22:36:00Z">
              <w:rPr>
                <w:rFonts w:eastAsiaTheme="minorHAnsi"/>
              </w:rPr>
            </w:rPrChange>
          </w:rPr>
          <w:t>D</w:t>
        </w:r>
      </w:ins>
      <w:ins w:id="8736" w:author="ilia kassianenko" w:date="2019-03-10T08:54:00Z">
        <w:r w:rsidRPr="004D1C4C">
          <w:rPr>
            <w:rFonts w:eastAsiaTheme="minorHAnsi"/>
            <w:rPrChange w:id="8737" w:author="ilia kassianenko" w:date="2019-03-21T22:36:00Z">
              <w:rPr>
                <w:rFonts w:eastAsiaTheme="minorHAnsi"/>
              </w:rPr>
            </w:rPrChange>
          </w:rPr>
          <w:t xml:space="preserve"> diagram added to the report. </w:t>
        </w:r>
        <w:proofErr w:type="gramStart"/>
        <w:r w:rsidRPr="004D1C4C">
          <w:rPr>
            <w:rFonts w:eastAsiaTheme="minorHAnsi"/>
            <w:rPrChange w:id="8738" w:author="ilia kassianenko" w:date="2019-03-21T22:36:00Z">
              <w:rPr>
                <w:rFonts w:eastAsiaTheme="minorHAnsi"/>
              </w:rPr>
            </w:rPrChange>
          </w:rPr>
          <w:t>Submission of our questions and report to Daniel on Slack.</w:t>
        </w:r>
        <w:proofErr w:type="gramEnd"/>
        <w:r w:rsidRPr="004D1C4C">
          <w:rPr>
            <w:rFonts w:eastAsiaTheme="minorHAnsi"/>
            <w:rPrChange w:id="8739" w:author="ilia kassianenko" w:date="2019-03-21T22:36:00Z">
              <w:rPr>
                <w:rFonts w:eastAsiaTheme="minorHAnsi"/>
              </w:rPr>
            </w:rPrChange>
          </w:rPr>
          <w:t xml:space="preserve"> </w:t>
        </w:r>
      </w:ins>
    </w:p>
    <w:p w14:paraId="558A73BE" w14:textId="77777777" w:rsidR="00CA79C3" w:rsidRPr="004D1C4C" w:rsidRDefault="00CA79C3" w:rsidP="004D1C4C">
      <w:pPr>
        <w:jc w:val="both"/>
        <w:rPr>
          <w:ins w:id="8740" w:author="ilia kassianenko" w:date="2019-03-10T08:54:00Z"/>
          <w:rFonts w:eastAsiaTheme="minorHAnsi"/>
          <w:rPrChange w:id="8741" w:author="ilia kassianenko" w:date="2019-03-21T22:36:00Z">
            <w:rPr>
              <w:ins w:id="8742" w:author="ilia kassianenko" w:date="2019-03-10T08:54:00Z"/>
              <w:rFonts w:ascii="AppleSystemUIFont" w:eastAsiaTheme="minorHAnsi" w:hAnsi="AppleSystemUIFont" w:cs="AppleSystemUIFont"/>
              <w:sz w:val="24"/>
              <w:szCs w:val="24"/>
            </w:rPr>
          </w:rPrChange>
        </w:rPr>
        <w:pPrChange w:id="8743" w:author="ilia kassianenko" w:date="2019-03-21T22:36:00Z">
          <w:pPr>
            <w:widowControl w:val="0"/>
            <w:autoSpaceDE w:val="0"/>
            <w:autoSpaceDN w:val="0"/>
            <w:adjustRightInd w:val="0"/>
            <w:spacing w:before="0" w:after="0"/>
          </w:pPr>
        </w:pPrChange>
      </w:pPr>
    </w:p>
    <w:p w14:paraId="3B873476" w14:textId="77777777" w:rsidR="00CA79C3" w:rsidRPr="004D1C4C" w:rsidRDefault="00CA79C3" w:rsidP="004D1C4C">
      <w:pPr>
        <w:jc w:val="both"/>
        <w:rPr>
          <w:ins w:id="8744" w:author="ilia kassianenko" w:date="2019-03-10T08:54:00Z"/>
          <w:rFonts w:eastAsiaTheme="minorHAnsi"/>
          <w:rPrChange w:id="8745" w:author="ilia kassianenko" w:date="2019-03-21T22:36:00Z">
            <w:rPr>
              <w:ins w:id="8746" w:author="ilia kassianenko" w:date="2019-03-10T08:54:00Z"/>
              <w:rFonts w:ascii="AppleSystemUIFont" w:eastAsiaTheme="minorHAnsi" w:hAnsi="AppleSystemUIFont" w:cs="AppleSystemUIFont"/>
              <w:sz w:val="24"/>
              <w:szCs w:val="24"/>
            </w:rPr>
          </w:rPrChange>
        </w:rPr>
        <w:pPrChange w:id="8747" w:author="ilia kassianenko" w:date="2019-03-21T22:36:00Z">
          <w:pPr>
            <w:widowControl w:val="0"/>
            <w:autoSpaceDE w:val="0"/>
            <w:autoSpaceDN w:val="0"/>
            <w:adjustRightInd w:val="0"/>
            <w:spacing w:before="0" w:after="0"/>
          </w:pPr>
        </w:pPrChange>
      </w:pPr>
      <w:ins w:id="8748" w:author="ilia kassianenko" w:date="2019-03-10T08:54:00Z">
        <w:r w:rsidRPr="004D1C4C">
          <w:rPr>
            <w:rFonts w:eastAsiaTheme="minorHAnsi"/>
            <w:rPrChange w:id="8749" w:author="ilia kassianenko" w:date="2019-03-21T22:36:00Z">
              <w:rPr>
                <w:rFonts w:ascii="AppleSystemUIFont" w:eastAsiaTheme="minorHAnsi" w:hAnsi="AppleSystemUIFont" w:cs="AppleSystemUIFont"/>
                <w:sz w:val="24"/>
                <w:szCs w:val="24"/>
              </w:rPr>
            </w:rPrChange>
          </w:rPr>
          <w:t xml:space="preserve">February 24th: Discuss open data resources available, similar projects, and streets of Montreal surface area. No response received from city of Montreal, following another attempt made using the data request form. </w:t>
        </w:r>
        <w:proofErr w:type="gramStart"/>
        <w:r w:rsidRPr="004D1C4C">
          <w:rPr>
            <w:rFonts w:eastAsiaTheme="minorHAnsi"/>
            <w:rPrChange w:id="8750" w:author="ilia kassianenko" w:date="2019-03-21T22:36:00Z">
              <w:rPr>
                <w:rFonts w:ascii="AppleSystemUIFont" w:eastAsiaTheme="minorHAnsi" w:hAnsi="AppleSystemUIFont" w:cs="AppleSystemUIFont"/>
                <w:sz w:val="24"/>
                <w:szCs w:val="24"/>
              </w:rPr>
            </w:rPrChange>
          </w:rPr>
          <w:t>Review of locations in Montreal without depots.</w:t>
        </w:r>
        <w:proofErr w:type="gramEnd"/>
        <w:r w:rsidRPr="004D1C4C">
          <w:rPr>
            <w:rFonts w:eastAsiaTheme="minorHAnsi"/>
            <w:rPrChange w:id="8751" w:author="ilia kassianenko" w:date="2019-03-21T22:36:00Z">
              <w:rPr>
                <w:rFonts w:ascii="AppleSystemUIFont" w:eastAsiaTheme="minorHAnsi" w:hAnsi="AppleSystemUIFont" w:cs="AppleSystemUIFont"/>
                <w:sz w:val="24"/>
                <w:szCs w:val="24"/>
              </w:rPr>
            </w:rPrChange>
          </w:rPr>
          <w:t xml:space="preserve"> Start and end dates of season for snow removal contracts are not confirmed by the city of Montreal. No response from city of Montreal for measurement questions.</w:t>
        </w:r>
      </w:ins>
    </w:p>
    <w:p w14:paraId="4CF4770C" w14:textId="77777777" w:rsidR="00CA79C3" w:rsidRPr="004D1C4C" w:rsidRDefault="00CA79C3" w:rsidP="004D1C4C">
      <w:pPr>
        <w:jc w:val="both"/>
        <w:rPr>
          <w:ins w:id="8752" w:author="ilia kassianenko" w:date="2019-03-10T08:54:00Z"/>
          <w:rFonts w:eastAsiaTheme="minorHAnsi"/>
          <w:rPrChange w:id="8753" w:author="ilia kassianenko" w:date="2019-03-21T22:36:00Z">
            <w:rPr>
              <w:ins w:id="8754" w:author="ilia kassianenko" w:date="2019-03-10T08:54:00Z"/>
              <w:rFonts w:ascii="AppleSystemUIFont" w:eastAsiaTheme="minorHAnsi" w:hAnsi="AppleSystemUIFont" w:cs="AppleSystemUIFont"/>
              <w:sz w:val="24"/>
              <w:szCs w:val="24"/>
            </w:rPr>
          </w:rPrChange>
        </w:rPr>
        <w:pPrChange w:id="8755" w:author="ilia kassianenko" w:date="2019-03-21T22:36:00Z">
          <w:pPr>
            <w:widowControl w:val="0"/>
            <w:autoSpaceDE w:val="0"/>
            <w:autoSpaceDN w:val="0"/>
            <w:adjustRightInd w:val="0"/>
            <w:spacing w:before="0" w:after="0"/>
          </w:pPr>
        </w:pPrChange>
      </w:pPr>
    </w:p>
    <w:p w14:paraId="5987DB94" w14:textId="77777777" w:rsidR="00CA79C3" w:rsidRPr="004D1C4C" w:rsidRDefault="00CA79C3" w:rsidP="004D1C4C">
      <w:pPr>
        <w:jc w:val="both"/>
        <w:rPr>
          <w:ins w:id="8756" w:author="ilia kassianenko" w:date="2019-03-10T08:54:00Z"/>
          <w:rFonts w:eastAsiaTheme="minorHAnsi"/>
          <w:rPrChange w:id="8757" w:author="ilia kassianenko" w:date="2019-03-21T22:36:00Z">
            <w:rPr>
              <w:ins w:id="8758" w:author="ilia kassianenko" w:date="2019-03-10T08:54:00Z"/>
              <w:rFonts w:ascii="AppleSystemUIFont" w:eastAsiaTheme="minorHAnsi" w:hAnsi="AppleSystemUIFont" w:cs="AppleSystemUIFont"/>
              <w:sz w:val="24"/>
              <w:szCs w:val="24"/>
            </w:rPr>
          </w:rPrChange>
        </w:rPr>
        <w:pPrChange w:id="8759" w:author="ilia kassianenko" w:date="2019-03-21T22:36:00Z">
          <w:pPr>
            <w:widowControl w:val="0"/>
            <w:autoSpaceDE w:val="0"/>
            <w:autoSpaceDN w:val="0"/>
            <w:adjustRightInd w:val="0"/>
            <w:spacing w:before="0" w:after="0"/>
          </w:pPr>
        </w:pPrChange>
      </w:pPr>
      <w:ins w:id="8760" w:author="ilia kassianenko" w:date="2019-03-10T08:54:00Z">
        <w:r w:rsidRPr="004D1C4C">
          <w:rPr>
            <w:rFonts w:eastAsiaTheme="minorHAnsi"/>
            <w:rPrChange w:id="8761" w:author="ilia kassianenko" w:date="2019-03-21T22:36:00Z">
              <w:rPr>
                <w:rFonts w:ascii="AppleSystemUIFont" w:eastAsiaTheme="minorHAnsi" w:hAnsi="AppleSystemUIFont" w:cs="AppleSystemUIFont"/>
                <w:sz w:val="24"/>
                <w:szCs w:val="24"/>
              </w:rPr>
            </w:rPrChange>
          </w:rPr>
          <w:t>February 22nd: No response from city of Montreal for measurement questions concerning the volume measure and the start of the season.</w:t>
        </w:r>
      </w:ins>
    </w:p>
    <w:p w14:paraId="4BFF9CE6" w14:textId="77777777" w:rsidR="00CA79C3" w:rsidRPr="004D1C4C" w:rsidRDefault="00CA79C3" w:rsidP="004D1C4C">
      <w:pPr>
        <w:jc w:val="both"/>
        <w:rPr>
          <w:ins w:id="8762" w:author="ilia kassianenko" w:date="2019-03-10T08:54:00Z"/>
          <w:rFonts w:eastAsiaTheme="minorHAnsi"/>
          <w:rPrChange w:id="8763" w:author="ilia kassianenko" w:date="2019-03-21T22:36:00Z">
            <w:rPr>
              <w:ins w:id="8764" w:author="ilia kassianenko" w:date="2019-03-10T08:54:00Z"/>
              <w:rFonts w:ascii="AppleSystemUIFont" w:eastAsiaTheme="minorHAnsi" w:hAnsi="AppleSystemUIFont" w:cs="AppleSystemUIFont"/>
              <w:sz w:val="24"/>
              <w:szCs w:val="24"/>
            </w:rPr>
          </w:rPrChange>
        </w:rPr>
        <w:pPrChange w:id="8765" w:author="ilia kassianenko" w:date="2019-03-21T22:36:00Z">
          <w:pPr>
            <w:widowControl w:val="0"/>
            <w:autoSpaceDE w:val="0"/>
            <w:autoSpaceDN w:val="0"/>
            <w:adjustRightInd w:val="0"/>
            <w:spacing w:before="0" w:after="0"/>
          </w:pPr>
        </w:pPrChange>
      </w:pPr>
    </w:p>
    <w:p w14:paraId="2832FF1E" w14:textId="77777777" w:rsidR="00CA79C3" w:rsidRPr="004D1C4C" w:rsidRDefault="00CA79C3" w:rsidP="004D1C4C">
      <w:pPr>
        <w:jc w:val="both"/>
        <w:rPr>
          <w:ins w:id="8766" w:author="ilia kassianenko" w:date="2019-03-10T08:54:00Z"/>
          <w:rFonts w:eastAsiaTheme="minorHAnsi"/>
          <w:rPrChange w:id="8767" w:author="ilia kassianenko" w:date="2019-03-21T22:36:00Z">
            <w:rPr>
              <w:ins w:id="8768" w:author="ilia kassianenko" w:date="2019-03-10T08:54:00Z"/>
              <w:rFonts w:ascii="AppleSystemUIFont" w:eastAsiaTheme="minorHAnsi" w:hAnsi="AppleSystemUIFont" w:cs="AppleSystemUIFont"/>
              <w:sz w:val="24"/>
              <w:szCs w:val="24"/>
            </w:rPr>
          </w:rPrChange>
        </w:rPr>
        <w:pPrChange w:id="8769" w:author="ilia kassianenko" w:date="2019-03-21T22:36:00Z">
          <w:pPr>
            <w:widowControl w:val="0"/>
            <w:autoSpaceDE w:val="0"/>
            <w:autoSpaceDN w:val="0"/>
            <w:adjustRightInd w:val="0"/>
            <w:spacing w:before="0" w:after="0"/>
          </w:pPr>
        </w:pPrChange>
      </w:pPr>
      <w:ins w:id="8770" w:author="ilia kassianenko" w:date="2019-03-10T08:54:00Z">
        <w:r w:rsidRPr="004D1C4C">
          <w:rPr>
            <w:rFonts w:eastAsiaTheme="minorHAnsi"/>
            <w:rPrChange w:id="8771" w:author="ilia kassianenko" w:date="2019-03-21T22:36:00Z">
              <w:rPr>
                <w:rFonts w:ascii="AppleSystemUIFont" w:eastAsiaTheme="minorHAnsi" w:hAnsi="AppleSystemUIFont" w:cs="AppleSystemUIFont"/>
                <w:sz w:val="24"/>
                <w:szCs w:val="24"/>
              </w:rPr>
            </w:rPrChange>
          </w:rPr>
          <w:t>February 19th: Review of video communicated by the city of Montreal concerning the snow collection.</w:t>
        </w:r>
      </w:ins>
    </w:p>
    <w:p w14:paraId="4771FA63" w14:textId="77777777" w:rsidR="00CA79C3" w:rsidRPr="004D1C4C" w:rsidRDefault="00CA79C3" w:rsidP="004D1C4C">
      <w:pPr>
        <w:jc w:val="both"/>
        <w:rPr>
          <w:ins w:id="8772" w:author="ilia kassianenko" w:date="2019-03-10T08:54:00Z"/>
          <w:rFonts w:eastAsiaTheme="minorHAnsi"/>
          <w:rPrChange w:id="8773" w:author="ilia kassianenko" w:date="2019-03-21T22:36:00Z">
            <w:rPr>
              <w:ins w:id="8774" w:author="ilia kassianenko" w:date="2019-03-10T08:54:00Z"/>
              <w:rFonts w:ascii="AppleSystemUIFont" w:eastAsiaTheme="minorHAnsi" w:hAnsi="AppleSystemUIFont" w:cs="AppleSystemUIFont"/>
              <w:sz w:val="24"/>
              <w:szCs w:val="24"/>
            </w:rPr>
          </w:rPrChange>
        </w:rPr>
        <w:pPrChange w:id="8775" w:author="ilia kassianenko" w:date="2019-03-21T22:36:00Z">
          <w:pPr>
            <w:widowControl w:val="0"/>
            <w:autoSpaceDE w:val="0"/>
            <w:autoSpaceDN w:val="0"/>
            <w:adjustRightInd w:val="0"/>
            <w:spacing w:before="0" w:after="0"/>
          </w:pPr>
        </w:pPrChange>
      </w:pPr>
    </w:p>
    <w:p w14:paraId="7A9F95A8" w14:textId="77777777" w:rsidR="00CA79C3" w:rsidRPr="004D1C4C" w:rsidRDefault="00CA79C3" w:rsidP="004D1C4C">
      <w:pPr>
        <w:jc w:val="both"/>
        <w:rPr>
          <w:ins w:id="8776" w:author="ilia kassianenko" w:date="2019-03-10T08:54:00Z"/>
          <w:rFonts w:eastAsiaTheme="minorHAnsi"/>
          <w:rPrChange w:id="8777" w:author="ilia kassianenko" w:date="2019-03-21T22:36:00Z">
            <w:rPr>
              <w:ins w:id="8778" w:author="ilia kassianenko" w:date="2019-03-10T08:54:00Z"/>
              <w:rFonts w:ascii="AppleSystemUIFont" w:eastAsiaTheme="minorHAnsi" w:hAnsi="AppleSystemUIFont" w:cs="AppleSystemUIFont"/>
              <w:sz w:val="24"/>
              <w:szCs w:val="24"/>
            </w:rPr>
          </w:rPrChange>
        </w:rPr>
        <w:pPrChange w:id="8779" w:author="ilia kassianenko" w:date="2019-03-21T22:36:00Z">
          <w:pPr>
            <w:widowControl w:val="0"/>
            <w:autoSpaceDE w:val="0"/>
            <w:autoSpaceDN w:val="0"/>
            <w:adjustRightInd w:val="0"/>
            <w:spacing w:before="0" w:after="0"/>
          </w:pPr>
        </w:pPrChange>
      </w:pPr>
      <w:ins w:id="8780" w:author="ilia kassianenko" w:date="2019-03-10T08:54:00Z">
        <w:r w:rsidRPr="004D1C4C">
          <w:rPr>
            <w:rFonts w:eastAsiaTheme="minorHAnsi"/>
            <w:rPrChange w:id="8781" w:author="ilia kassianenko" w:date="2019-03-21T22:36:00Z">
              <w:rPr>
                <w:rFonts w:ascii="AppleSystemUIFont" w:eastAsiaTheme="minorHAnsi" w:hAnsi="AppleSystemUIFont" w:cs="AppleSystemUIFont"/>
                <w:sz w:val="24"/>
                <w:szCs w:val="24"/>
              </w:rPr>
            </w:rPrChange>
          </w:rPr>
          <w:t xml:space="preserve">February 13th: Discussion concerning license for city of Montreal data and realism in the application of the proposed solution. Review of </w:t>
        </w:r>
        <w:proofErr w:type="spellStart"/>
        <w:r w:rsidRPr="004D1C4C">
          <w:rPr>
            <w:rFonts w:eastAsiaTheme="minorHAnsi"/>
            <w:rPrChange w:id="8782" w:author="ilia kassianenko" w:date="2019-03-21T22:36:00Z">
              <w:rPr>
                <w:rFonts w:ascii="AppleSystemUIFont" w:eastAsiaTheme="minorHAnsi" w:hAnsi="AppleSystemUIFont" w:cs="AppleSystemUIFont"/>
                <w:sz w:val="24"/>
                <w:szCs w:val="24"/>
              </w:rPr>
            </w:rPrChange>
          </w:rPr>
          <w:t>Système</w:t>
        </w:r>
        <w:proofErr w:type="spellEnd"/>
        <w:r w:rsidRPr="004D1C4C">
          <w:rPr>
            <w:rFonts w:eastAsiaTheme="minorHAnsi"/>
            <w:rPrChange w:id="8783" w:author="ilia kassianenko" w:date="2019-03-21T22:36:00Z">
              <w:rPr>
                <w:rFonts w:ascii="AppleSystemUIFont" w:eastAsiaTheme="minorHAnsi" w:hAnsi="AppleSystemUIFont" w:cs="AppleSystemUIFont"/>
                <w:sz w:val="24"/>
                <w:szCs w:val="24"/>
              </w:rPr>
            </w:rPrChange>
          </w:rPr>
          <w:t xml:space="preserve"> </w:t>
        </w:r>
        <w:proofErr w:type="spellStart"/>
        <w:r w:rsidRPr="004D1C4C">
          <w:rPr>
            <w:rFonts w:eastAsiaTheme="minorHAnsi"/>
            <w:rPrChange w:id="8784" w:author="ilia kassianenko" w:date="2019-03-21T22:36:00Z">
              <w:rPr>
                <w:rFonts w:ascii="AppleSystemUIFont" w:eastAsiaTheme="minorHAnsi" w:hAnsi="AppleSystemUIFont" w:cs="AppleSystemUIFont"/>
                <w:sz w:val="24"/>
                <w:szCs w:val="24"/>
              </w:rPr>
            </w:rPrChange>
          </w:rPr>
          <w:t>Planif-Neige</w:t>
        </w:r>
        <w:proofErr w:type="spellEnd"/>
        <w:r w:rsidRPr="004D1C4C">
          <w:rPr>
            <w:rFonts w:eastAsiaTheme="minorHAnsi"/>
            <w:rPrChange w:id="8785" w:author="ilia kassianenko" w:date="2019-03-21T22:36:00Z">
              <w:rPr>
                <w:rFonts w:ascii="AppleSystemUIFont" w:eastAsiaTheme="minorHAnsi" w:hAnsi="AppleSystemUIFont" w:cs="AppleSystemUIFont"/>
                <w:sz w:val="24"/>
                <w:szCs w:val="24"/>
              </w:rPr>
            </w:rPrChange>
          </w:rPr>
          <w:t xml:space="preserve"> API document. </w:t>
        </w:r>
        <w:proofErr w:type="gramStart"/>
        <w:r w:rsidRPr="004D1C4C">
          <w:rPr>
            <w:rFonts w:eastAsiaTheme="minorHAnsi"/>
            <w:rPrChange w:id="8786" w:author="ilia kassianenko" w:date="2019-03-21T22:36:00Z">
              <w:rPr>
                <w:rFonts w:ascii="AppleSystemUIFont" w:eastAsiaTheme="minorHAnsi" w:hAnsi="AppleSystemUIFont" w:cs="AppleSystemUIFont"/>
                <w:sz w:val="24"/>
                <w:szCs w:val="24"/>
              </w:rPr>
            </w:rPrChange>
          </w:rPr>
          <w:t>Discussion concerning the hierarchy of the data and the data dictionary.</w:t>
        </w:r>
        <w:proofErr w:type="gramEnd"/>
        <w:r w:rsidRPr="004D1C4C">
          <w:rPr>
            <w:rFonts w:eastAsiaTheme="minorHAnsi"/>
            <w:rPrChange w:id="8787" w:author="ilia kassianenko" w:date="2019-03-21T22:36:00Z">
              <w:rPr>
                <w:rFonts w:ascii="AppleSystemUIFont" w:eastAsiaTheme="minorHAnsi" w:hAnsi="AppleSystemUIFont" w:cs="AppleSystemUIFont"/>
                <w:sz w:val="24"/>
                <w:szCs w:val="24"/>
              </w:rPr>
            </w:rPrChange>
          </w:rPr>
          <w:t xml:space="preserve"> </w:t>
        </w:r>
        <w:proofErr w:type="gramStart"/>
        <w:r w:rsidRPr="004D1C4C">
          <w:rPr>
            <w:rFonts w:eastAsiaTheme="minorHAnsi"/>
            <w:rPrChange w:id="8788" w:author="ilia kassianenko" w:date="2019-03-21T22:36:00Z">
              <w:rPr>
                <w:rFonts w:ascii="AppleSystemUIFont" w:eastAsiaTheme="minorHAnsi" w:hAnsi="AppleSystemUIFont" w:cs="AppleSystemUIFont"/>
                <w:sz w:val="24"/>
                <w:szCs w:val="24"/>
              </w:rPr>
            </w:rPrChange>
          </w:rPr>
          <w:t>Data dictionary including data type updated in project document.</w:t>
        </w:r>
        <w:proofErr w:type="gramEnd"/>
        <w:r w:rsidRPr="004D1C4C">
          <w:rPr>
            <w:rFonts w:eastAsiaTheme="minorHAnsi"/>
            <w:rPrChange w:id="8789" w:author="ilia kassianenko" w:date="2019-03-21T22:36:00Z">
              <w:rPr>
                <w:rFonts w:ascii="AppleSystemUIFont" w:eastAsiaTheme="minorHAnsi" w:hAnsi="AppleSystemUIFont" w:cs="AppleSystemUIFont"/>
                <w:sz w:val="24"/>
                <w:szCs w:val="24"/>
              </w:rPr>
            </w:rPrChange>
          </w:rPr>
          <w:t xml:space="preserve"> </w:t>
        </w:r>
        <w:proofErr w:type="gramStart"/>
        <w:r w:rsidRPr="004D1C4C">
          <w:rPr>
            <w:rFonts w:eastAsiaTheme="minorHAnsi"/>
            <w:rPrChange w:id="8790" w:author="ilia kassianenko" w:date="2019-03-21T22:36:00Z">
              <w:rPr>
                <w:rFonts w:ascii="AppleSystemUIFont" w:eastAsiaTheme="minorHAnsi" w:hAnsi="AppleSystemUIFont" w:cs="AppleSystemUIFont"/>
                <w:sz w:val="24"/>
                <w:szCs w:val="24"/>
              </w:rPr>
            </w:rPrChange>
          </w:rPr>
          <w:t>Use of Tableau to visualize the boroughs were</w:t>
        </w:r>
        <w:proofErr w:type="gramEnd"/>
        <w:r w:rsidRPr="004D1C4C">
          <w:rPr>
            <w:rFonts w:eastAsiaTheme="minorHAnsi"/>
            <w:rPrChange w:id="8791" w:author="ilia kassianenko" w:date="2019-03-21T22:36:00Z">
              <w:rPr>
                <w:rFonts w:ascii="AppleSystemUIFont" w:eastAsiaTheme="minorHAnsi" w:hAnsi="AppleSystemUIFont" w:cs="AppleSystemUIFont"/>
                <w:sz w:val="24"/>
                <w:szCs w:val="24"/>
              </w:rPr>
            </w:rPrChange>
          </w:rPr>
          <w:t xml:space="preserve"> depots and snow collection transactions are being recorded.</w:t>
        </w:r>
      </w:ins>
    </w:p>
    <w:p w14:paraId="573D4B3C" w14:textId="77777777" w:rsidR="00CA79C3" w:rsidRPr="004D1C4C" w:rsidRDefault="00CA79C3" w:rsidP="004D1C4C">
      <w:pPr>
        <w:jc w:val="both"/>
        <w:rPr>
          <w:ins w:id="8792" w:author="ilia kassianenko" w:date="2019-03-10T08:54:00Z"/>
          <w:rFonts w:eastAsiaTheme="minorHAnsi"/>
          <w:rPrChange w:id="8793" w:author="ilia kassianenko" w:date="2019-03-21T22:36:00Z">
            <w:rPr>
              <w:ins w:id="8794" w:author="ilia kassianenko" w:date="2019-03-10T08:54:00Z"/>
              <w:rFonts w:ascii="AppleSystemUIFont" w:eastAsiaTheme="minorHAnsi" w:hAnsi="AppleSystemUIFont" w:cs="AppleSystemUIFont"/>
              <w:sz w:val="24"/>
              <w:szCs w:val="24"/>
            </w:rPr>
          </w:rPrChange>
        </w:rPr>
        <w:pPrChange w:id="8795" w:author="ilia kassianenko" w:date="2019-03-21T22:36:00Z">
          <w:pPr>
            <w:widowControl w:val="0"/>
            <w:autoSpaceDE w:val="0"/>
            <w:autoSpaceDN w:val="0"/>
            <w:adjustRightInd w:val="0"/>
            <w:spacing w:before="0" w:after="0"/>
          </w:pPr>
        </w:pPrChange>
      </w:pPr>
    </w:p>
    <w:p w14:paraId="4E696E7E" w14:textId="76969AF8" w:rsidR="007A292C" w:rsidRPr="004D1C4C" w:rsidDel="00173FA5" w:rsidRDefault="00CA79C3" w:rsidP="004D1C4C">
      <w:pPr>
        <w:jc w:val="both"/>
        <w:rPr>
          <w:del w:id="8796" w:author="ilia kassianenko" w:date="2019-03-10T08:54:00Z"/>
          <w:rFonts w:eastAsiaTheme="minorHAnsi"/>
          <w:rPrChange w:id="8797" w:author="ilia kassianenko" w:date="2019-03-21T22:36:00Z">
            <w:rPr>
              <w:del w:id="8798" w:author="ilia kassianenko" w:date="2019-03-10T08:54:00Z"/>
              <w:rFonts w:ascii="AppleSystemUIFont" w:eastAsiaTheme="minorHAnsi" w:hAnsi="AppleSystemUIFont" w:cs="AppleSystemUIFont"/>
              <w:sz w:val="24"/>
              <w:szCs w:val="24"/>
            </w:rPr>
          </w:rPrChange>
        </w:rPr>
        <w:pPrChange w:id="8799" w:author="ilia kassianenko" w:date="2019-03-21T22:36:00Z">
          <w:pPr/>
        </w:pPrChange>
      </w:pPr>
      <w:ins w:id="8800" w:author="ilia kassianenko" w:date="2019-03-10T08:54:00Z">
        <w:r w:rsidRPr="004D1C4C">
          <w:rPr>
            <w:rFonts w:eastAsiaTheme="minorHAnsi"/>
            <w:rPrChange w:id="8801" w:author="ilia kassianenko" w:date="2019-03-21T22:36:00Z">
              <w:rPr>
                <w:rFonts w:ascii="AppleSystemUIFont" w:eastAsiaTheme="minorHAnsi" w:hAnsi="AppleSystemUIFont" w:cs="AppleSystemUIFont"/>
                <w:sz w:val="24"/>
                <w:szCs w:val="24"/>
              </w:rPr>
            </w:rPrChange>
          </w:rPr>
          <w:t xml:space="preserve">February 11th: meeting kick-off and review of Real Time board contents. Sample of database downloaded, and conducted data profiling, in order to access which data to keep. </w:t>
        </w:r>
        <w:proofErr w:type="gramStart"/>
        <w:r w:rsidRPr="004D1C4C">
          <w:rPr>
            <w:rFonts w:eastAsiaTheme="minorHAnsi"/>
            <w:rPrChange w:id="8802" w:author="ilia kassianenko" w:date="2019-03-21T22:36:00Z">
              <w:rPr>
                <w:rFonts w:ascii="AppleSystemUIFont" w:eastAsiaTheme="minorHAnsi" w:hAnsi="AppleSystemUIFont" w:cs="AppleSystemUIFont"/>
                <w:sz w:val="24"/>
                <w:szCs w:val="24"/>
              </w:rPr>
            </w:rPrChange>
          </w:rPr>
          <w:t>Initial preparation of the data dictionary.</w:t>
        </w:r>
      </w:ins>
      <w:proofErr w:type="gramEnd"/>
      <w:del w:id="8803" w:author="ilia kassianenko" w:date="2019-03-10T08:54:00Z">
        <w:r w:rsidR="007A292C" w:rsidRPr="004D1C4C" w:rsidDel="00CA79C3">
          <w:rPr>
            <w:rFonts w:eastAsiaTheme="minorHAnsi"/>
            <w:rPrChange w:id="8804" w:author="ilia kassianenko" w:date="2019-03-21T22:36:00Z">
              <w:rPr>
                <w:rFonts w:ascii="AppleSystemUIFont" w:eastAsiaTheme="minorHAnsi" w:hAnsi="AppleSystemUIFont" w:cs="AppleSystemUIFont"/>
                <w:sz w:val="24"/>
                <w:szCs w:val="24"/>
              </w:rPr>
            </w:rPrChange>
          </w:rPr>
          <w:delText>March 5th: Debrief following comments from Daniel concerning chosen path for Acid and Relation db with SQL. Review of undefined sections. No response from city of Montreal for measurement questions.</w:delText>
        </w:r>
      </w:del>
    </w:p>
    <w:p w14:paraId="0AC40C61" w14:textId="1E1B8CE1" w:rsidR="00173FA5" w:rsidRPr="004D1C4C" w:rsidRDefault="00173FA5" w:rsidP="004D1C4C">
      <w:pPr>
        <w:jc w:val="both"/>
        <w:rPr>
          <w:ins w:id="8805" w:author="Pawel Kaluski" w:date="2019-03-13T21:35:00Z"/>
          <w:rFonts w:eastAsiaTheme="minorHAnsi"/>
          <w:rPrChange w:id="8806" w:author="ilia kassianenko" w:date="2019-03-21T22:36:00Z">
            <w:rPr>
              <w:ins w:id="8807" w:author="Pawel Kaluski" w:date="2019-03-13T21:35:00Z"/>
              <w:rFonts w:ascii="AppleSystemUIFont" w:eastAsiaTheme="minorHAnsi" w:hAnsi="AppleSystemUIFont" w:cs="AppleSystemUIFont"/>
              <w:sz w:val="24"/>
              <w:szCs w:val="24"/>
            </w:rPr>
          </w:rPrChange>
        </w:rPr>
        <w:pPrChange w:id="8808" w:author="ilia kassianenko" w:date="2019-03-21T22:36:00Z">
          <w:pPr>
            <w:widowControl w:val="0"/>
            <w:autoSpaceDE w:val="0"/>
            <w:autoSpaceDN w:val="0"/>
            <w:adjustRightInd w:val="0"/>
            <w:spacing w:before="0" w:after="0"/>
          </w:pPr>
        </w:pPrChange>
      </w:pPr>
    </w:p>
    <w:p w14:paraId="21F84A97" w14:textId="155CA8FF" w:rsidR="00173FA5" w:rsidRPr="0047260E" w:rsidDel="004D1C4C" w:rsidRDefault="00173FA5" w:rsidP="00CA79C3">
      <w:pPr>
        <w:widowControl w:val="0"/>
        <w:autoSpaceDE w:val="0"/>
        <w:autoSpaceDN w:val="0"/>
        <w:adjustRightInd w:val="0"/>
        <w:spacing w:before="0" w:after="0"/>
        <w:rPr>
          <w:ins w:id="8809" w:author="Pawel Kaluski" w:date="2019-03-13T21:35:00Z"/>
          <w:del w:id="8810" w:author="ilia kassianenko" w:date="2019-03-21T22:36:00Z"/>
          <w:rFonts w:ascii="AppleSystemUIFont" w:eastAsiaTheme="minorHAnsi" w:hAnsi="AppleSystemUIFont" w:cs="AppleSystemUIFont"/>
          <w:sz w:val="24"/>
          <w:szCs w:val="24"/>
          <w:lang w:val="en-CA"/>
          <w:rPrChange w:id="8811" w:author="ilia kassianenko" w:date="2019-03-21T21:37:00Z">
            <w:rPr>
              <w:ins w:id="8812" w:author="Pawel Kaluski" w:date="2019-03-13T21:35:00Z"/>
              <w:del w:id="8813" w:author="ilia kassianenko" w:date="2019-03-21T22:36:00Z"/>
              <w:rFonts w:ascii="AppleSystemUIFont" w:eastAsiaTheme="minorHAnsi" w:hAnsi="AppleSystemUIFont" w:cs="AppleSystemUIFont"/>
              <w:sz w:val="24"/>
              <w:szCs w:val="24"/>
            </w:rPr>
          </w:rPrChange>
        </w:rPr>
      </w:pPr>
      <w:bookmarkStart w:id="8814" w:name="_GoBack"/>
      <w:bookmarkEnd w:id="8814"/>
    </w:p>
    <w:p w14:paraId="65C1AF23" w14:textId="1ECBE933" w:rsidR="00173FA5" w:rsidRPr="0047260E" w:rsidDel="004D1C4C" w:rsidRDefault="00173FA5" w:rsidP="00CA79C3">
      <w:pPr>
        <w:widowControl w:val="0"/>
        <w:autoSpaceDE w:val="0"/>
        <w:autoSpaceDN w:val="0"/>
        <w:adjustRightInd w:val="0"/>
        <w:spacing w:before="0" w:after="0"/>
        <w:rPr>
          <w:ins w:id="8815" w:author="Pawel Kaluski" w:date="2019-03-13T21:35:00Z"/>
          <w:del w:id="8816" w:author="ilia kassianenko" w:date="2019-03-21T22:36:00Z"/>
          <w:rFonts w:ascii="AppleSystemUIFont" w:eastAsiaTheme="minorHAnsi" w:hAnsi="AppleSystemUIFont" w:cs="AppleSystemUIFont"/>
          <w:sz w:val="24"/>
          <w:szCs w:val="24"/>
          <w:lang w:val="en-CA"/>
          <w:rPrChange w:id="8817" w:author="ilia kassianenko" w:date="2019-03-21T21:37:00Z">
            <w:rPr>
              <w:ins w:id="8818" w:author="Pawel Kaluski" w:date="2019-03-13T21:35:00Z"/>
              <w:del w:id="8819" w:author="ilia kassianenko" w:date="2019-03-21T22:36:00Z"/>
              <w:rFonts w:ascii="AppleSystemUIFont" w:eastAsiaTheme="minorHAnsi" w:hAnsi="AppleSystemUIFont" w:cs="AppleSystemUIFont"/>
              <w:sz w:val="24"/>
              <w:szCs w:val="24"/>
            </w:rPr>
          </w:rPrChange>
        </w:rPr>
      </w:pPr>
    </w:p>
    <w:p w14:paraId="15536F35" w14:textId="0FBE039A" w:rsidR="00173FA5" w:rsidRPr="0047260E" w:rsidDel="004D1C4C" w:rsidRDefault="00173FA5" w:rsidP="00CA79C3">
      <w:pPr>
        <w:widowControl w:val="0"/>
        <w:autoSpaceDE w:val="0"/>
        <w:autoSpaceDN w:val="0"/>
        <w:adjustRightInd w:val="0"/>
        <w:spacing w:before="0" w:after="0"/>
        <w:rPr>
          <w:ins w:id="8820" w:author="Pawel Kaluski" w:date="2019-03-13T21:35:00Z"/>
          <w:del w:id="8821" w:author="ilia kassianenko" w:date="2019-03-21T22:36:00Z"/>
          <w:rFonts w:ascii="AppleSystemUIFont" w:eastAsiaTheme="minorHAnsi" w:hAnsi="AppleSystemUIFont" w:cs="AppleSystemUIFont"/>
          <w:sz w:val="24"/>
          <w:szCs w:val="24"/>
          <w:lang w:val="en-CA"/>
          <w:rPrChange w:id="8822" w:author="ilia kassianenko" w:date="2019-03-21T21:37:00Z">
            <w:rPr>
              <w:ins w:id="8823" w:author="Pawel Kaluski" w:date="2019-03-13T21:35:00Z"/>
              <w:del w:id="8824" w:author="ilia kassianenko" w:date="2019-03-21T22:36:00Z"/>
              <w:rFonts w:ascii="AppleSystemUIFont" w:eastAsiaTheme="minorHAnsi" w:hAnsi="AppleSystemUIFont" w:cs="AppleSystemUIFont"/>
              <w:sz w:val="24"/>
              <w:szCs w:val="24"/>
            </w:rPr>
          </w:rPrChange>
        </w:rPr>
      </w:pPr>
    </w:p>
    <w:p w14:paraId="2D277392" w14:textId="079CD5A9" w:rsidR="00173FA5" w:rsidRPr="0047260E" w:rsidDel="004D1C4C" w:rsidRDefault="00173FA5" w:rsidP="00CA79C3">
      <w:pPr>
        <w:widowControl w:val="0"/>
        <w:autoSpaceDE w:val="0"/>
        <w:autoSpaceDN w:val="0"/>
        <w:adjustRightInd w:val="0"/>
        <w:spacing w:before="0" w:after="0"/>
        <w:rPr>
          <w:ins w:id="8825" w:author="Pawel Kaluski" w:date="2019-03-13T21:35:00Z"/>
          <w:del w:id="8826" w:author="ilia kassianenko" w:date="2019-03-21T22:36:00Z"/>
          <w:rFonts w:ascii="AppleSystemUIFont" w:eastAsiaTheme="minorHAnsi" w:hAnsi="AppleSystemUIFont" w:cs="AppleSystemUIFont"/>
          <w:sz w:val="24"/>
          <w:szCs w:val="24"/>
          <w:lang w:val="en-CA"/>
          <w:rPrChange w:id="8827" w:author="ilia kassianenko" w:date="2019-03-21T21:37:00Z">
            <w:rPr>
              <w:ins w:id="8828" w:author="Pawel Kaluski" w:date="2019-03-13T21:35:00Z"/>
              <w:del w:id="8829" w:author="ilia kassianenko" w:date="2019-03-21T22:36:00Z"/>
              <w:rFonts w:ascii="AppleSystemUIFont" w:eastAsiaTheme="minorHAnsi" w:hAnsi="AppleSystemUIFont" w:cs="AppleSystemUIFont"/>
              <w:sz w:val="24"/>
              <w:szCs w:val="24"/>
            </w:rPr>
          </w:rPrChange>
        </w:rPr>
      </w:pPr>
    </w:p>
    <w:p w14:paraId="7AB95AEA" w14:textId="26BD560A" w:rsidR="00173FA5" w:rsidRPr="0047260E" w:rsidDel="004D1C4C" w:rsidRDefault="00173FA5" w:rsidP="00CA79C3">
      <w:pPr>
        <w:widowControl w:val="0"/>
        <w:autoSpaceDE w:val="0"/>
        <w:autoSpaceDN w:val="0"/>
        <w:adjustRightInd w:val="0"/>
        <w:spacing w:before="0" w:after="0"/>
        <w:rPr>
          <w:ins w:id="8830" w:author="Pawel Kaluski" w:date="2019-03-13T21:35:00Z"/>
          <w:del w:id="8831" w:author="ilia kassianenko" w:date="2019-03-21T22:36:00Z"/>
          <w:rFonts w:ascii="AppleSystemUIFont" w:eastAsiaTheme="minorHAnsi" w:hAnsi="AppleSystemUIFont" w:cs="AppleSystemUIFont"/>
          <w:sz w:val="24"/>
          <w:szCs w:val="24"/>
          <w:lang w:val="en-CA"/>
          <w:rPrChange w:id="8832" w:author="ilia kassianenko" w:date="2019-03-21T21:37:00Z">
            <w:rPr>
              <w:ins w:id="8833" w:author="Pawel Kaluski" w:date="2019-03-13T21:35:00Z"/>
              <w:del w:id="8834" w:author="ilia kassianenko" w:date="2019-03-21T22:36:00Z"/>
              <w:rFonts w:ascii="AppleSystemUIFont" w:eastAsiaTheme="minorHAnsi" w:hAnsi="AppleSystemUIFont" w:cs="AppleSystemUIFont"/>
              <w:sz w:val="24"/>
              <w:szCs w:val="24"/>
            </w:rPr>
          </w:rPrChange>
        </w:rPr>
      </w:pPr>
    </w:p>
    <w:p w14:paraId="164719A0" w14:textId="77777777" w:rsidR="00173FA5" w:rsidRPr="0047260E" w:rsidRDefault="00173FA5" w:rsidP="00CA79C3">
      <w:pPr>
        <w:widowControl w:val="0"/>
        <w:autoSpaceDE w:val="0"/>
        <w:autoSpaceDN w:val="0"/>
        <w:adjustRightInd w:val="0"/>
        <w:spacing w:before="0" w:after="0"/>
        <w:rPr>
          <w:ins w:id="8835" w:author="Pawel Kaluski" w:date="2019-03-13T21:35:00Z"/>
          <w:rFonts w:ascii="AppleSystemUIFont" w:eastAsiaTheme="minorHAnsi" w:hAnsi="AppleSystemUIFont" w:cs="AppleSystemUIFont"/>
          <w:sz w:val="24"/>
          <w:szCs w:val="24"/>
          <w:lang w:val="en-CA"/>
          <w:rPrChange w:id="8836" w:author="ilia kassianenko" w:date="2019-03-21T21:37:00Z">
            <w:rPr>
              <w:ins w:id="8837" w:author="Pawel Kaluski" w:date="2019-03-13T21:35:00Z"/>
              <w:rFonts w:ascii="AppleSystemUIFont" w:eastAsiaTheme="minorHAnsi" w:hAnsi="AppleSystemUIFont" w:cs="AppleSystemUIFont"/>
              <w:sz w:val="24"/>
              <w:szCs w:val="24"/>
            </w:rPr>
          </w:rPrChange>
        </w:rPr>
      </w:pPr>
    </w:p>
    <w:p w14:paraId="74C05ABE" w14:textId="06D4DA26" w:rsidR="00173FA5" w:rsidRPr="0047260E" w:rsidRDefault="00173FA5">
      <w:pPr>
        <w:pStyle w:val="Heading2"/>
        <w:rPr>
          <w:ins w:id="8838" w:author="Pawel Kaluski" w:date="2019-03-13T21:36:00Z"/>
          <w:lang w:val="en-CA"/>
          <w:rPrChange w:id="8839" w:author="ilia kassianenko" w:date="2019-03-21T21:37:00Z">
            <w:rPr>
              <w:ins w:id="8840" w:author="Pawel Kaluski" w:date="2019-03-13T21:36:00Z"/>
              <w:rFonts w:ascii="AppleSystemUIFont" w:eastAsiaTheme="minorHAnsi" w:hAnsi="AppleSystemUIFont" w:cs="AppleSystemUIFont"/>
              <w:sz w:val="24"/>
              <w:szCs w:val="24"/>
            </w:rPr>
          </w:rPrChange>
        </w:rPr>
        <w:pPrChange w:id="8841" w:author="outpost" w:date="2019-03-18T21:38:00Z">
          <w:pPr>
            <w:widowControl w:val="0"/>
            <w:autoSpaceDE w:val="0"/>
            <w:autoSpaceDN w:val="0"/>
            <w:adjustRightInd w:val="0"/>
            <w:spacing w:before="0" w:after="0"/>
          </w:pPr>
        </w:pPrChange>
      </w:pPr>
      <w:bookmarkStart w:id="8842" w:name="_Toc4082466"/>
      <w:ins w:id="8843" w:author="Pawel Kaluski" w:date="2019-03-13T21:35:00Z">
        <w:r w:rsidRPr="0047260E">
          <w:rPr>
            <w:lang w:val="en-CA"/>
            <w:rPrChange w:id="8844" w:author="ilia kassianenko" w:date="2019-03-21T21:37:00Z">
              <w:rPr>
                <w:rFonts w:ascii="AppleSystemUIFont" w:eastAsiaTheme="minorHAnsi" w:hAnsi="AppleSystemUIFont" w:cs="AppleSystemUIFont"/>
                <w:b/>
                <w:sz w:val="24"/>
                <w:szCs w:val="24"/>
              </w:rPr>
            </w:rPrChange>
          </w:rPr>
          <w:t>Appendix F: Decision Chart Storage</w:t>
        </w:r>
      </w:ins>
      <w:bookmarkEnd w:id="8842"/>
    </w:p>
    <w:p w14:paraId="52E9C16F" w14:textId="190F5C34" w:rsidR="00173FA5" w:rsidRPr="0047260E" w:rsidDel="00B10556" w:rsidRDefault="00173FA5" w:rsidP="00173FA5">
      <w:pPr>
        <w:pStyle w:val="BodyText"/>
        <w:rPr>
          <w:ins w:id="8845" w:author="Pawel Kaluski" w:date="2019-03-13T21:36:00Z"/>
          <w:del w:id="8846" w:author="outpost" w:date="2019-03-20T22:05:00Z"/>
          <w:color w:val="000000" w:themeColor="text1"/>
          <w:lang w:val="en-CA"/>
          <w:rPrChange w:id="8847" w:author="ilia kassianenko" w:date="2019-03-21T21:37:00Z">
            <w:rPr>
              <w:ins w:id="8848" w:author="Pawel Kaluski" w:date="2019-03-13T21:36:00Z"/>
              <w:del w:id="8849" w:author="outpost" w:date="2019-03-20T22:05:00Z"/>
              <w:color w:val="FFC000"/>
            </w:rPr>
          </w:rPrChange>
        </w:rPr>
      </w:pPr>
    </w:p>
    <w:moveFromRangeStart w:id="8850" w:author="outpost" w:date="2019-03-20T20:25:00Z" w:name="move4005970"/>
    <w:p w14:paraId="000BBF62" w14:textId="1DACB702" w:rsidR="00173FA5" w:rsidRPr="0047260E" w:rsidDel="00081C3A" w:rsidRDefault="00173FA5" w:rsidP="00173FA5">
      <w:pPr>
        <w:pStyle w:val="BodyText"/>
        <w:rPr>
          <w:ins w:id="8851" w:author="Pawel Kaluski" w:date="2019-03-13T21:36:00Z"/>
          <w:del w:id="8852" w:author="ilia kassianenko" w:date="2019-03-21T20:48:00Z"/>
          <w:color w:val="000000" w:themeColor="text1"/>
          <w:highlight w:val="yellow"/>
          <w:lang w:val="en-CA"/>
          <w:rPrChange w:id="8853" w:author="ilia kassianenko" w:date="2019-03-21T21:37:00Z">
            <w:rPr>
              <w:ins w:id="8854" w:author="Pawel Kaluski" w:date="2019-03-13T21:36:00Z"/>
              <w:del w:id="8855" w:author="ilia kassianenko" w:date="2019-03-21T20:48:00Z"/>
              <w:color w:val="FFC000"/>
              <w:highlight w:val="yellow"/>
            </w:rPr>
          </w:rPrChange>
        </w:rPr>
      </w:pPr>
      <w:moveFrom w:id="8856" w:author="outpost" w:date="2019-03-20T20:25:00Z">
        <w:ins w:id="8857" w:author="Pawel Kaluski" w:date="2019-03-13T21:36:00Z">
          <w:del w:id="8858" w:author="ilia kassianenko" w:date="2019-03-21T20:48:00Z">
            <w:r w:rsidRPr="0047260E" w:rsidDel="00081C3A">
              <w:rPr>
                <w:color w:val="000000" w:themeColor="text1"/>
                <w:highlight w:val="yellow"/>
                <w:lang w:val="en-CA"/>
                <w:rPrChange w:id="8859" w:author="ilia kassianenko" w:date="2019-03-21T21:37:00Z">
                  <w:rPr>
                    <w:color w:val="FFC000"/>
                    <w:highlight w:val="yellow"/>
                  </w:rPr>
                </w:rPrChange>
              </w:rPr>
              <w:fldChar w:fldCharType="begin"/>
            </w:r>
            <w:r w:rsidRPr="0047260E" w:rsidDel="00081C3A">
              <w:rPr>
                <w:color w:val="000000" w:themeColor="text1"/>
                <w:highlight w:val="yellow"/>
                <w:lang w:val="en-CA"/>
                <w:rPrChange w:id="8860" w:author="ilia kassianenko" w:date="2019-03-21T21:37:00Z">
                  <w:rPr>
                    <w:color w:val="FFC000"/>
                    <w:highlight w:val="yellow"/>
                  </w:rPr>
                </w:rPrChange>
              </w:rPr>
              <w:delInstrText xml:space="preserve"> HYPERLINK "https://www.capterra.com" </w:delInstrText>
            </w:r>
            <w:r w:rsidRPr="0047260E" w:rsidDel="00081C3A">
              <w:rPr>
                <w:color w:val="000000" w:themeColor="text1"/>
                <w:highlight w:val="yellow"/>
                <w:lang w:val="en-CA"/>
                <w:rPrChange w:id="8861" w:author="ilia kassianenko" w:date="2019-03-21T21:37:00Z">
                  <w:rPr>
                    <w:color w:val="FFC000"/>
                    <w:highlight w:val="yellow"/>
                  </w:rPr>
                </w:rPrChange>
              </w:rPr>
              <w:fldChar w:fldCharType="separate"/>
            </w:r>
            <w:r w:rsidRPr="0047260E" w:rsidDel="00081C3A">
              <w:rPr>
                <w:rStyle w:val="Hyperlink"/>
                <w:color w:val="000000" w:themeColor="text1"/>
                <w:highlight w:val="yellow"/>
                <w:lang w:val="en-CA"/>
                <w:rPrChange w:id="8862" w:author="ilia kassianenko" w:date="2019-03-21T21:37:00Z">
                  <w:rPr>
                    <w:rStyle w:val="Hyperlink"/>
                    <w:highlight w:val="yellow"/>
                  </w:rPr>
                </w:rPrChange>
              </w:rPr>
              <w:delText>https://www.capterra.com</w:delText>
            </w:r>
            <w:r w:rsidRPr="0047260E" w:rsidDel="00081C3A">
              <w:rPr>
                <w:color w:val="000000" w:themeColor="text1"/>
                <w:highlight w:val="yellow"/>
                <w:lang w:val="en-CA"/>
                <w:rPrChange w:id="8863" w:author="ilia kassianenko" w:date="2019-03-21T21:37:00Z">
                  <w:rPr>
                    <w:color w:val="FFC000"/>
                    <w:highlight w:val="yellow"/>
                  </w:rPr>
                </w:rPrChange>
              </w:rPr>
              <w:fldChar w:fldCharType="end"/>
            </w:r>
          </w:del>
        </w:ins>
      </w:moveFrom>
    </w:p>
    <w:moveFromRangeEnd w:id="8850"/>
    <w:p w14:paraId="0F450CD1" w14:textId="56A35ED3" w:rsidR="00173FA5" w:rsidRPr="0047260E" w:rsidDel="00081C3A" w:rsidRDefault="00173FA5" w:rsidP="00173FA5">
      <w:pPr>
        <w:pStyle w:val="BodyText"/>
        <w:rPr>
          <w:ins w:id="8864" w:author="Pawel Kaluski" w:date="2019-03-13T21:38:00Z"/>
          <w:del w:id="8865" w:author="ilia kassianenko" w:date="2019-03-21T20:48:00Z"/>
          <w:color w:val="000000" w:themeColor="text1"/>
          <w:highlight w:val="yellow"/>
          <w:lang w:val="en-CA"/>
          <w:rPrChange w:id="8866" w:author="ilia kassianenko" w:date="2019-03-21T21:37:00Z">
            <w:rPr>
              <w:ins w:id="8867" w:author="Pawel Kaluski" w:date="2019-03-13T21:38:00Z"/>
              <w:del w:id="8868" w:author="ilia kassianenko" w:date="2019-03-21T20:48:00Z"/>
              <w:color w:val="000000" w:themeColor="text1"/>
              <w:highlight w:val="yellow"/>
            </w:rPr>
          </w:rPrChange>
        </w:rPr>
      </w:pPr>
      <w:ins w:id="8869" w:author="Pawel Kaluski" w:date="2019-03-13T21:36:00Z">
        <w:del w:id="8870" w:author="ilia kassianenko" w:date="2019-03-21T20:48:00Z">
          <w:r w:rsidRPr="0047260E" w:rsidDel="00081C3A">
            <w:rPr>
              <w:color w:val="000000" w:themeColor="text1"/>
              <w:highlight w:val="yellow"/>
              <w:lang w:val="en-CA"/>
              <w:rPrChange w:id="8871" w:author="ilia kassianenko" w:date="2019-03-21T21:37:00Z">
                <w:rPr>
                  <w:color w:val="FFC000"/>
                </w:rPr>
              </w:rPrChange>
            </w:rPr>
            <w:fldChar w:fldCharType="begin"/>
          </w:r>
          <w:r w:rsidRPr="0047260E" w:rsidDel="00081C3A">
            <w:rPr>
              <w:color w:val="000000" w:themeColor="text1"/>
              <w:highlight w:val="yellow"/>
              <w:lang w:val="en-CA"/>
              <w:rPrChange w:id="8872" w:author="ilia kassianenko" w:date="2019-03-21T21:37:00Z">
                <w:rPr>
                  <w:color w:val="FFC000"/>
                </w:rPr>
              </w:rPrChange>
            </w:rPr>
            <w:delInstrText xml:space="preserve"> HYPERLINK "https://www.cloudways.com/en/pricing.php#digitalocean" </w:delInstrText>
          </w:r>
          <w:r w:rsidRPr="0047260E" w:rsidDel="00081C3A">
            <w:rPr>
              <w:color w:val="000000" w:themeColor="text1"/>
              <w:highlight w:val="yellow"/>
              <w:lang w:val="en-CA"/>
              <w:rPrChange w:id="8873" w:author="ilia kassianenko" w:date="2019-03-21T21:37:00Z">
                <w:rPr>
                  <w:color w:val="FFC000"/>
                </w:rPr>
              </w:rPrChange>
            </w:rPr>
            <w:fldChar w:fldCharType="separate"/>
          </w:r>
          <w:r w:rsidRPr="0047260E" w:rsidDel="00081C3A">
            <w:rPr>
              <w:rStyle w:val="Hyperlink"/>
              <w:color w:val="000000" w:themeColor="text1"/>
              <w:highlight w:val="yellow"/>
              <w:lang w:val="en-CA"/>
              <w:rPrChange w:id="8874" w:author="ilia kassianenko" w:date="2019-03-21T21:37:00Z">
                <w:rPr>
                  <w:rStyle w:val="Hyperlink"/>
                </w:rPr>
              </w:rPrChange>
            </w:rPr>
            <w:delText>https://www.cloudways.com/en/pricing.php#digitalocean</w:delText>
          </w:r>
          <w:r w:rsidRPr="0047260E" w:rsidDel="00081C3A">
            <w:rPr>
              <w:color w:val="000000" w:themeColor="text1"/>
              <w:highlight w:val="yellow"/>
              <w:lang w:val="en-CA"/>
              <w:rPrChange w:id="8875" w:author="ilia kassianenko" w:date="2019-03-21T21:37:00Z">
                <w:rPr>
                  <w:color w:val="FFC000"/>
                </w:rPr>
              </w:rPrChange>
            </w:rPr>
            <w:fldChar w:fldCharType="end"/>
          </w:r>
        </w:del>
      </w:ins>
    </w:p>
    <w:moveFromRangeStart w:id="8876" w:author="outpost" w:date="2019-03-20T20:26:00Z" w:name="move4005998"/>
    <w:p w14:paraId="7F300589" w14:textId="543DBCD7" w:rsidR="00A60E4A" w:rsidRPr="0047260E" w:rsidDel="00081C3A" w:rsidRDefault="00A60E4A" w:rsidP="00173FA5">
      <w:pPr>
        <w:pStyle w:val="BodyText"/>
        <w:rPr>
          <w:ins w:id="8877" w:author="Pawel Kaluski" w:date="2019-03-13T21:38:00Z"/>
          <w:del w:id="8878" w:author="ilia kassianenko" w:date="2019-03-21T20:48:00Z"/>
          <w:color w:val="000000" w:themeColor="text1"/>
          <w:highlight w:val="yellow"/>
          <w:lang w:val="en-CA"/>
          <w:rPrChange w:id="8879" w:author="ilia kassianenko" w:date="2019-03-21T21:37:00Z">
            <w:rPr>
              <w:ins w:id="8880" w:author="Pawel Kaluski" w:date="2019-03-13T21:38:00Z"/>
              <w:del w:id="8881" w:author="ilia kassianenko" w:date="2019-03-21T20:48:00Z"/>
              <w:color w:val="000000" w:themeColor="text1"/>
            </w:rPr>
          </w:rPrChange>
        </w:rPr>
      </w:pPr>
      <w:moveFrom w:id="8882" w:author="outpost" w:date="2019-03-20T20:26:00Z">
        <w:ins w:id="8883" w:author="Pawel Kaluski" w:date="2019-03-13T21:38:00Z">
          <w:del w:id="8884" w:author="ilia kassianenko" w:date="2019-03-21T20:48:00Z">
            <w:r w:rsidRPr="0047260E" w:rsidDel="00081C3A">
              <w:rPr>
                <w:color w:val="000000" w:themeColor="text1"/>
                <w:highlight w:val="yellow"/>
                <w:lang w:val="en-CA"/>
                <w:rPrChange w:id="8885" w:author="ilia kassianenko" w:date="2019-03-21T21:37:00Z">
                  <w:rPr>
                    <w:color w:val="000000" w:themeColor="text1"/>
                  </w:rPr>
                </w:rPrChange>
              </w:rPr>
              <w:fldChar w:fldCharType="begin"/>
            </w:r>
            <w:r w:rsidRPr="0047260E" w:rsidDel="00081C3A">
              <w:rPr>
                <w:color w:val="000000" w:themeColor="text1"/>
                <w:highlight w:val="yellow"/>
                <w:lang w:val="en-CA"/>
                <w:rPrChange w:id="8886" w:author="ilia kassianenko" w:date="2019-03-21T21:37:00Z">
                  <w:rPr>
                    <w:color w:val="000000" w:themeColor="text1"/>
                  </w:rPr>
                </w:rPrChange>
              </w:rPr>
              <w:delInstrText xml:space="preserve"> HYPERLINK "https://www.digitalocean.com/pricing/#Tools" </w:delInstrText>
            </w:r>
            <w:r w:rsidRPr="0047260E" w:rsidDel="00081C3A">
              <w:rPr>
                <w:color w:val="000000" w:themeColor="text1"/>
                <w:highlight w:val="yellow"/>
                <w:lang w:val="en-CA"/>
                <w:rPrChange w:id="8887" w:author="ilia kassianenko" w:date="2019-03-21T21:37:00Z">
                  <w:rPr>
                    <w:color w:val="000000" w:themeColor="text1"/>
                  </w:rPr>
                </w:rPrChange>
              </w:rPr>
              <w:fldChar w:fldCharType="separate"/>
            </w:r>
            <w:r w:rsidRPr="0047260E" w:rsidDel="00081C3A">
              <w:rPr>
                <w:rStyle w:val="Hyperlink"/>
                <w:color w:val="000000" w:themeColor="text1"/>
                <w:highlight w:val="yellow"/>
                <w:lang w:val="en-CA"/>
                <w:rPrChange w:id="8888" w:author="ilia kassianenko" w:date="2019-03-21T21:37:00Z">
                  <w:rPr>
                    <w:rStyle w:val="Hyperlink"/>
                  </w:rPr>
                </w:rPrChange>
              </w:rPr>
              <w:delText>https://www.digitalocean.com/pricing/#Tools</w:delText>
            </w:r>
            <w:r w:rsidRPr="0047260E" w:rsidDel="00081C3A">
              <w:rPr>
                <w:color w:val="000000" w:themeColor="text1"/>
                <w:highlight w:val="yellow"/>
                <w:lang w:val="en-CA"/>
                <w:rPrChange w:id="8889" w:author="ilia kassianenko" w:date="2019-03-21T21:37:00Z">
                  <w:rPr>
                    <w:color w:val="000000" w:themeColor="text1"/>
                  </w:rPr>
                </w:rPrChange>
              </w:rPr>
              <w:fldChar w:fldCharType="end"/>
            </w:r>
          </w:del>
        </w:ins>
      </w:moveFrom>
    </w:p>
    <w:moveFromRangeStart w:id="8890" w:author="outpost" w:date="2019-03-18T21:11:00Z" w:name="move3835932"/>
    <w:moveFromRangeEnd w:id="8876"/>
    <w:p w14:paraId="24F888A9" w14:textId="37B4D358" w:rsidR="00173FA5" w:rsidRPr="0047260E" w:rsidDel="00081C3A" w:rsidRDefault="00A60E4A" w:rsidP="00173FA5">
      <w:pPr>
        <w:pStyle w:val="BodyText"/>
        <w:rPr>
          <w:ins w:id="8891" w:author="Pawel Kaluski" w:date="2019-03-13T21:38:00Z"/>
          <w:del w:id="8892" w:author="ilia kassianenko" w:date="2019-03-21T20:48:00Z"/>
          <w:color w:val="000000" w:themeColor="text1"/>
          <w:lang w:val="en-CA"/>
          <w:rPrChange w:id="8893" w:author="ilia kassianenko" w:date="2019-03-21T21:37:00Z">
            <w:rPr>
              <w:ins w:id="8894" w:author="Pawel Kaluski" w:date="2019-03-13T21:38:00Z"/>
              <w:del w:id="8895" w:author="ilia kassianenko" w:date="2019-03-21T20:48:00Z"/>
              <w:color w:val="000000" w:themeColor="text1"/>
            </w:rPr>
          </w:rPrChange>
        </w:rPr>
      </w:pPr>
      <w:moveFrom w:id="8896" w:author="outpost" w:date="2019-03-18T21:11:00Z">
        <w:ins w:id="8897" w:author="Pawel Kaluski" w:date="2019-03-13T21:38:00Z">
          <w:del w:id="8898" w:author="ilia kassianenko" w:date="2019-03-21T20:48:00Z">
            <w:r w:rsidRPr="0047260E" w:rsidDel="00081C3A">
              <w:rPr>
                <w:color w:val="000000" w:themeColor="text1"/>
                <w:highlight w:val="yellow"/>
                <w:lang w:val="en-CA"/>
                <w:rPrChange w:id="8899" w:author="ilia kassianenko" w:date="2019-03-21T21:37:00Z">
                  <w:rPr>
                    <w:color w:val="000000" w:themeColor="text1"/>
                    <w:highlight w:val="yellow"/>
                  </w:rPr>
                </w:rPrChange>
              </w:rPr>
              <w:fldChar w:fldCharType="begin"/>
            </w:r>
            <w:r w:rsidRPr="0047260E" w:rsidDel="00081C3A">
              <w:rPr>
                <w:color w:val="000000" w:themeColor="text1"/>
                <w:highlight w:val="yellow"/>
                <w:lang w:val="en-CA"/>
                <w:rPrChange w:id="8900" w:author="ilia kassianenko" w:date="2019-03-21T21:37:00Z">
                  <w:rPr>
                    <w:color w:val="000000" w:themeColor="text1"/>
                    <w:highlight w:val="yellow"/>
                  </w:rPr>
                </w:rPrChange>
              </w:rPr>
              <w:delInstrText xml:space="preserve"> HYPERLINK "https://www.crunchbase.com/organization/digitalocean#section-overview" </w:delInstrText>
            </w:r>
            <w:r w:rsidRPr="0047260E" w:rsidDel="00081C3A">
              <w:rPr>
                <w:color w:val="000000" w:themeColor="text1"/>
                <w:highlight w:val="yellow"/>
                <w:lang w:val="en-CA"/>
                <w:rPrChange w:id="8901" w:author="ilia kassianenko" w:date="2019-03-21T21:37:00Z">
                  <w:rPr>
                    <w:color w:val="000000" w:themeColor="text1"/>
                    <w:highlight w:val="yellow"/>
                  </w:rPr>
                </w:rPrChange>
              </w:rPr>
              <w:fldChar w:fldCharType="separate"/>
            </w:r>
            <w:r w:rsidRPr="0047260E" w:rsidDel="00081C3A">
              <w:rPr>
                <w:rStyle w:val="Hyperlink"/>
                <w:color w:val="000000" w:themeColor="text1"/>
                <w:highlight w:val="yellow"/>
                <w:lang w:val="en-CA"/>
                <w:rPrChange w:id="8902" w:author="ilia kassianenko" w:date="2019-03-21T21:37:00Z">
                  <w:rPr>
                    <w:rStyle w:val="Hyperlink"/>
                  </w:rPr>
                </w:rPrChange>
              </w:rPr>
              <w:delText>https://www.crunchbase.com/organization/digitalocean#section-overview</w:delText>
            </w:r>
            <w:r w:rsidRPr="0047260E" w:rsidDel="00081C3A">
              <w:rPr>
                <w:color w:val="000000" w:themeColor="text1"/>
                <w:highlight w:val="yellow"/>
                <w:lang w:val="en-CA"/>
                <w:rPrChange w:id="8903" w:author="ilia kassianenko" w:date="2019-03-21T21:37:00Z">
                  <w:rPr>
                    <w:color w:val="000000" w:themeColor="text1"/>
                    <w:highlight w:val="yellow"/>
                  </w:rPr>
                </w:rPrChange>
              </w:rPr>
              <w:fldChar w:fldCharType="end"/>
            </w:r>
          </w:del>
        </w:ins>
      </w:moveFrom>
    </w:p>
    <w:moveFromRangeEnd w:id="8890"/>
    <w:p w14:paraId="653F872D" w14:textId="7D5108DC" w:rsidR="00A60E4A" w:rsidRPr="0047260E" w:rsidDel="00B10556" w:rsidRDefault="00A60E4A" w:rsidP="00173FA5">
      <w:pPr>
        <w:pStyle w:val="BodyText"/>
        <w:rPr>
          <w:ins w:id="8904" w:author="Pawel Kaluski" w:date="2019-03-13T21:36:00Z"/>
          <w:del w:id="8905" w:author="outpost" w:date="2019-03-20T22:05:00Z"/>
          <w:color w:val="000000" w:themeColor="text1"/>
          <w:lang w:val="en-CA"/>
          <w:rPrChange w:id="8906" w:author="ilia kassianenko" w:date="2019-03-21T21:37:00Z">
            <w:rPr>
              <w:ins w:id="8907" w:author="Pawel Kaluski" w:date="2019-03-13T21:36:00Z"/>
              <w:del w:id="8908" w:author="outpost" w:date="2019-03-20T22:05:00Z"/>
              <w:color w:val="FFC000"/>
            </w:rPr>
          </w:rPrChange>
        </w:rPr>
      </w:pPr>
    </w:p>
    <w:p w14:paraId="5896BBCF" w14:textId="1D1E0B97" w:rsidR="00173FA5" w:rsidRPr="0047260E" w:rsidRDefault="00AC2294" w:rsidP="00173FA5">
      <w:pPr>
        <w:pStyle w:val="BodyText"/>
        <w:rPr>
          <w:ins w:id="8909" w:author="Pawel Kaluski" w:date="2019-03-13T21:36:00Z"/>
          <w:lang w:val="en-CA"/>
          <w:rPrChange w:id="8910" w:author="ilia kassianenko" w:date="2019-03-21T21:37:00Z">
            <w:rPr>
              <w:ins w:id="8911" w:author="Pawel Kaluski" w:date="2019-03-13T21:36:00Z"/>
              <w:color w:val="FFC000"/>
              <w:highlight w:val="yellow"/>
            </w:rPr>
          </w:rPrChange>
        </w:rPr>
      </w:pPr>
      <w:ins w:id="8912" w:author="outpost" w:date="2019-03-20T20:24:00Z">
        <w:r w:rsidRPr="0047260E">
          <w:rPr>
            <w:lang w:val="en-CA"/>
            <w:rPrChange w:id="8913" w:author="ilia kassianenko" w:date="2019-03-21T21:37:00Z">
              <w:rPr>
                <w:color w:val="FFC000"/>
                <w:highlight w:val="yellow"/>
              </w:rPr>
            </w:rPrChange>
          </w:rPr>
          <w:t xml:space="preserve">Based on pricing and features shown on </w:t>
        </w:r>
        <w:proofErr w:type="spellStart"/>
        <w:r w:rsidRPr="0047260E">
          <w:rPr>
            <w:lang w:val="en-CA"/>
            <w:rPrChange w:id="8914" w:author="ilia kassianenko" w:date="2019-03-21T21:37:00Z">
              <w:rPr/>
            </w:rPrChange>
          </w:rPr>
          <w:t>Capterra</w:t>
        </w:r>
        <w:proofErr w:type="spellEnd"/>
        <w:r w:rsidRPr="0047260E">
          <w:rPr>
            <w:lang w:val="en-CA"/>
            <w:rPrChange w:id="8915" w:author="ilia kassianenko" w:date="2019-03-21T21:37:00Z">
              <w:rPr/>
            </w:rPrChange>
          </w:rPr>
          <w:t xml:space="preserve"> [7*]</w:t>
        </w:r>
      </w:ins>
      <w:ins w:id="8916" w:author="outpost" w:date="2019-03-20T20:26:00Z">
        <w:r w:rsidRPr="0047260E">
          <w:rPr>
            <w:lang w:val="en-CA"/>
            <w:rPrChange w:id="8917" w:author="ilia kassianenko" w:date="2019-03-21T21:37:00Z">
              <w:rPr>
                <w:lang w:val="en-CA"/>
              </w:rPr>
            </w:rPrChange>
          </w:rPr>
          <w:t xml:space="preserve">, Digital Ocean [8*], and </w:t>
        </w:r>
        <w:proofErr w:type="spellStart"/>
        <w:r w:rsidRPr="0047260E">
          <w:rPr>
            <w:lang w:val="en-CA"/>
            <w:rPrChange w:id="8918" w:author="ilia kassianenko" w:date="2019-03-21T21:37:00Z">
              <w:rPr>
                <w:lang w:val="en-CA"/>
              </w:rPr>
            </w:rPrChange>
          </w:rPr>
          <w:t>Cloudways</w:t>
        </w:r>
        <w:proofErr w:type="spellEnd"/>
        <w:r w:rsidRPr="0047260E">
          <w:rPr>
            <w:lang w:val="en-CA"/>
            <w:rPrChange w:id="8919" w:author="ilia kassianenko" w:date="2019-03-21T21:37:00Z">
              <w:rPr>
                <w:lang w:val="en-CA"/>
              </w:rPr>
            </w:rPrChange>
          </w:rPr>
          <w:t xml:space="preserve"> [9*].</w:t>
        </w:r>
      </w:ins>
    </w:p>
    <w:p w14:paraId="5DB9CC5F" w14:textId="77777777" w:rsidR="00173FA5" w:rsidRPr="0047260E" w:rsidRDefault="00173FA5" w:rsidP="00173FA5">
      <w:pPr>
        <w:pStyle w:val="BodyText"/>
        <w:rPr>
          <w:ins w:id="8920" w:author="Pawel Kaluski" w:date="2019-03-13T21:36:00Z"/>
          <w:rFonts w:cs="Arial"/>
          <w:color w:val="363A41"/>
          <w:lang w:val="en-CA"/>
          <w:rPrChange w:id="8921" w:author="ilia kassianenko" w:date="2019-03-21T21:37:00Z">
            <w:rPr>
              <w:ins w:id="8922" w:author="Pawel Kaluski" w:date="2019-03-13T21:36:00Z"/>
              <w:rFonts w:cs="Arial"/>
              <w:color w:val="363A41"/>
            </w:rPr>
          </w:rPrChange>
        </w:rPr>
      </w:pPr>
    </w:p>
    <w:p w14:paraId="1C9402B4" w14:textId="1B8D851D" w:rsidR="007B6C7E" w:rsidRDefault="007B6C7E" w:rsidP="007B6C7E">
      <w:pPr>
        <w:pStyle w:val="Caption"/>
        <w:jc w:val="center"/>
        <w:rPr>
          <w:ins w:id="8923" w:author="ilia kassianenko" w:date="2019-03-21T21:41:00Z"/>
        </w:rPr>
        <w:pPrChange w:id="8924" w:author="ilia kassianenko" w:date="2019-03-21T21:42:00Z">
          <w:pPr>
            <w:jc w:val="center"/>
          </w:pPr>
        </w:pPrChange>
      </w:pPr>
      <w:ins w:id="8925" w:author="ilia kassianenko" w:date="2019-03-21T21:41:00Z">
        <w:r>
          <w:t xml:space="preserve">Table </w:t>
        </w:r>
        <w:r>
          <w:fldChar w:fldCharType="begin"/>
        </w:r>
        <w:r>
          <w:instrText xml:space="preserve"> SEQ Table \* ARABIC </w:instrText>
        </w:r>
      </w:ins>
      <w:r>
        <w:fldChar w:fldCharType="separate"/>
      </w:r>
      <w:ins w:id="8926" w:author="ilia kassianenko" w:date="2019-03-21T21:41:00Z">
        <w:r>
          <w:rPr>
            <w:noProof/>
          </w:rPr>
          <w:t>13</w:t>
        </w:r>
        <w:r>
          <w:fldChar w:fldCharType="end"/>
        </w:r>
        <w:r>
          <w:t xml:space="preserve"> Decision Chart</w:t>
        </w:r>
      </w:ins>
    </w:p>
    <w:tbl>
      <w:tblPr>
        <w:tblStyle w:val="TableGrid"/>
        <w:tblW w:w="0" w:type="auto"/>
        <w:jc w:val="center"/>
        <w:tblLook w:val="04A0" w:firstRow="1" w:lastRow="0" w:firstColumn="1" w:lastColumn="0" w:noHBand="0" w:noVBand="1"/>
        <w:tblPrChange w:id="8927" w:author="ilia kassianenko" w:date="2019-03-21T20:49:00Z">
          <w:tblPr>
            <w:tblStyle w:val="TableGrid"/>
            <w:tblW w:w="0" w:type="auto"/>
            <w:tblLook w:val="04A0" w:firstRow="1" w:lastRow="0" w:firstColumn="1" w:lastColumn="0" w:noHBand="0" w:noVBand="1"/>
          </w:tblPr>
        </w:tblPrChange>
      </w:tblPr>
      <w:tblGrid>
        <w:gridCol w:w="2093"/>
        <w:gridCol w:w="1482"/>
        <w:gridCol w:w="1482"/>
        <w:gridCol w:w="1482"/>
        <w:gridCol w:w="1482"/>
        <w:tblGridChange w:id="8928">
          <w:tblGrid>
            <w:gridCol w:w="2093"/>
            <w:gridCol w:w="1737"/>
            <w:gridCol w:w="1915"/>
            <w:gridCol w:w="1915"/>
            <w:gridCol w:w="1916"/>
          </w:tblGrid>
        </w:tblGridChange>
      </w:tblGrid>
      <w:tr w:rsidR="00173FA5" w:rsidRPr="0047260E" w14:paraId="171F337D" w14:textId="77777777" w:rsidTr="00081C3A">
        <w:trPr>
          <w:jc w:val="center"/>
          <w:ins w:id="8929" w:author="Pawel Kaluski" w:date="2019-03-13T21:36:00Z"/>
        </w:trPr>
        <w:tc>
          <w:tcPr>
            <w:tcW w:w="2093" w:type="dxa"/>
            <w:tcBorders>
              <w:top w:val="nil"/>
              <w:left w:val="nil"/>
              <w:bottom w:val="single" w:sz="4" w:space="0" w:color="auto"/>
              <w:right w:val="single" w:sz="4" w:space="0" w:color="auto"/>
            </w:tcBorders>
            <w:tcPrChange w:id="8930" w:author="ilia kassianenko" w:date="2019-03-21T20:49:00Z">
              <w:tcPr>
                <w:tcW w:w="2093" w:type="dxa"/>
                <w:tcBorders>
                  <w:top w:val="nil"/>
                  <w:left w:val="nil"/>
                  <w:bottom w:val="single" w:sz="4" w:space="0" w:color="auto"/>
                  <w:right w:val="single" w:sz="4" w:space="0" w:color="auto"/>
                </w:tcBorders>
              </w:tcPr>
            </w:tcPrChange>
          </w:tcPr>
          <w:p w14:paraId="3BE23413" w14:textId="77777777" w:rsidR="00173FA5" w:rsidRPr="0047260E" w:rsidRDefault="00173FA5" w:rsidP="00613955">
            <w:pPr>
              <w:pStyle w:val="BodyText"/>
              <w:rPr>
                <w:ins w:id="8931" w:author="Pawel Kaluski" w:date="2019-03-13T21:36:00Z"/>
                <w:b/>
                <w:color w:val="000000" w:themeColor="text1"/>
                <w:lang w:val="en-CA"/>
                <w:rPrChange w:id="8932" w:author="ilia kassianenko" w:date="2019-03-21T21:37:00Z">
                  <w:rPr>
                    <w:ins w:id="8933" w:author="Pawel Kaluski" w:date="2019-03-13T21:36:00Z"/>
                    <w:b/>
                    <w:color w:val="000000" w:themeColor="text1"/>
                  </w:rPr>
                </w:rPrChange>
              </w:rPr>
            </w:pPr>
          </w:p>
        </w:tc>
        <w:tc>
          <w:tcPr>
            <w:tcW w:w="5928" w:type="dxa"/>
            <w:gridSpan w:val="4"/>
            <w:tcBorders>
              <w:left w:val="single" w:sz="4" w:space="0" w:color="auto"/>
            </w:tcBorders>
            <w:tcPrChange w:id="8934" w:author="ilia kassianenko" w:date="2019-03-21T20:49:00Z">
              <w:tcPr>
                <w:tcW w:w="7483" w:type="dxa"/>
                <w:gridSpan w:val="4"/>
                <w:tcBorders>
                  <w:left w:val="single" w:sz="4" w:space="0" w:color="auto"/>
                </w:tcBorders>
              </w:tcPr>
            </w:tcPrChange>
          </w:tcPr>
          <w:p w14:paraId="6FF4A307" w14:textId="77777777" w:rsidR="00173FA5" w:rsidRPr="0047260E" w:rsidRDefault="00173FA5" w:rsidP="00613955">
            <w:pPr>
              <w:pStyle w:val="BodyText"/>
              <w:jc w:val="center"/>
              <w:rPr>
                <w:ins w:id="8935" w:author="Pawel Kaluski" w:date="2019-03-13T21:36:00Z"/>
                <w:b/>
                <w:color w:val="000000" w:themeColor="text1"/>
                <w:lang w:val="en-CA"/>
                <w:rPrChange w:id="8936" w:author="ilia kassianenko" w:date="2019-03-21T21:37:00Z">
                  <w:rPr>
                    <w:ins w:id="8937" w:author="Pawel Kaluski" w:date="2019-03-13T21:36:00Z"/>
                    <w:b/>
                    <w:color w:val="000000" w:themeColor="text1"/>
                  </w:rPr>
                </w:rPrChange>
              </w:rPr>
            </w:pPr>
            <w:ins w:id="8938" w:author="Pawel Kaluski" w:date="2019-03-13T21:36:00Z">
              <w:r w:rsidRPr="0047260E">
                <w:rPr>
                  <w:b/>
                  <w:color w:val="000000" w:themeColor="text1"/>
                  <w:lang w:val="en-CA"/>
                  <w:rPrChange w:id="8939" w:author="ilia kassianenko" w:date="2019-03-21T21:37:00Z">
                    <w:rPr>
                      <w:b/>
                      <w:color w:val="000000" w:themeColor="text1"/>
                    </w:rPr>
                  </w:rPrChange>
                </w:rPr>
                <w:t>Solutions</w:t>
              </w:r>
            </w:ins>
          </w:p>
        </w:tc>
      </w:tr>
      <w:tr w:rsidR="00173FA5" w:rsidRPr="0047260E" w14:paraId="775C7A31" w14:textId="77777777" w:rsidTr="00081C3A">
        <w:trPr>
          <w:jc w:val="center"/>
          <w:ins w:id="8940" w:author="Pawel Kaluski" w:date="2019-03-13T21:36:00Z"/>
        </w:trPr>
        <w:tc>
          <w:tcPr>
            <w:tcW w:w="2093" w:type="dxa"/>
            <w:tcBorders>
              <w:top w:val="single" w:sz="4" w:space="0" w:color="auto"/>
            </w:tcBorders>
            <w:tcPrChange w:id="8941" w:author="ilia kassianenko" w:date="2019-03-21T20:49:00Z">
              <w:tcPr>
                <w:tcW w:w="2093" w:type="dxa"/>
                <w:tcBorders>
                  <w:top w:val="single" w:sz="4" w:space="0" w:color="auto"/>
                </w:tcBorders>
              </w:tcPr>
            </w:tcPrChange>
          </w:tcPr>
          <w:p w14:paraId="23070446" w14:textId="77777777" w:rsidR="00173FA5" w:rsidRPr="0047260E" w:rsidRDefault="00173FA5" w:rsidP="00613955">
            <w:pPr>
              <w:pStyle w:val="BodyText"/>
              <w:rPr>
                <w:ins w:id="8942" w:author="Pawel Kaluski" w:date="2019-03-13T21:36:00Z"/>
                <w:b/>
                <w:color w:val="000000" w:themeColor="text1"/>
                <w:lang w:val="en-CA"/>
                <w:rPrChange w:id="8943" w:author="ilia kassianenko" w:date="2019-03-21T21:37:00Z">
                  <w:rPr>
                    <w:ins w:id="8944" w:author="Pawel Kaluski" w:date="2019-03-13T21:36:00Z"/>
                    <w:b/>
                    <w:color w:val="000000" w:themeColor="text1"/>
                  </w:rPr>
                </w:rPrChange>
              </w:rPr>
            </w:pPr>
            <w:ins w:id="8945" w:author="Pawel Kaluski" w:date="2019-03-13T21:36:00Z">
              <w:r w:rsidRPr="0047260E">
                <w:rPr>
                  <w:b/>
                  <w:color w:val="000000" w:themeColor="text1"/>
                  <w:lang w:val="en-CA"/>
                  <w:rPrChange w:id="8946" w:author="ilia kassianenko" w:date="2019-03-21T21:37:00Z">
                    <w:rPr>
                      <w:b/>
                      <w:color w:val="000000" w:themeColor="text1"/>
                    </w:rPr>
                  </w:rPrChange>
                </w:rPr>
                <w:t>Features</w:t>
              </w:r>
            </w:ins>
          </w:p>
        </w:tc>
        <w:tc>
          <w:tcPr>
            <w:tcW w:w="1482" w:type="dxa"/>
            <w:tcPrChange w:id="8947" w:author="ilia kassianenko" w:date="2019-03-21T20:49:00Z">
              <w:tcPr>
                <w:tcW w:w="1737" w:type="dxa"/>
              </w:tcPr>
            </w:tcPrChange>
          </w:tcPr>
          <w:p w14:paraId="5F3BBE4E" w14:textId="77777777" w:rsidR="00173FA5" w:rsidRPr="0047260E" w:rsidRDefault="00173FA5" w:rsidP="00613955">
            <w:pPr>
              <w:pStyle w:val="BodyText"/>
              <w:jc w:val="center"/>
              <w:rPr>
                <w:ins w:id="8948" w:author="Pawel Kaluski" w:date="2019-03-13T21:36:00Z"/>
                <w:b/>
                <w:color w:val="000000" w:themeColor="text1"/>
                <w:lang w:val="en-CA"/>
                <w:rPrChange w:id="8949" w:author="ilia kassianenko" w:date="2019-03-21T21:37:00Z">
                  <w:rPr>
                    <w:ins w:id="8950" w:author="Pawel Kaluski" w:date="2019-03-13T21:36:00Z"/>
                    <w:b/>
                    <w:color w:val="000000" w:themeColor="text1"/>
                  </w:rPr>
                </w:rPrChange>
              </w:rPr>
            </w:pPr>
            <w:proofErr w:type="spellStart"/>
            <w:ins w:id="8951" w:author="Pawel Kaluski" w:date="2019-03-13T21:36:00Z">
              <w:r w:rsidRPr="0047260E">
                <w:rPr>
                  <w:b/>
                  <w:color w:val="000000" w:themeColor="text1"/>
                  <w:lang w:val="en-CA"/>
                  <w:rPrChange w:id="8952" w:author="ilia kassianenko" w:date="2019-03-21T21:37:00Z">
                    <w:rPr>
                      <w:b/>
                      <w:color w:val="000000" w:themeColor="text1"/>
                    </w:rPr>
                  </w:rPrChange>
                </w:rPr>
                <w:t>Zoho</w:t>
              </w:r>
              <w:proofErr w:type="spellEnd"/>
            </w:ins>
          </w:p>
        </w:tc>
        <w:tc>
          <w:tcPr>
            <w:tcW w:w="1482" w:type="dxa"/>
            <w:tcPrChange w:id="8953" w:author="ilia kassianenko" w:date="2019-03-21T20:49:00Z">
              <w:tcPr>
                <w:tcW w:w="1915" w:type="dxa"/>
              </w:tcPr>
            </w:tcPrChange>
          </w:tcPr>
          <w:p w14:paraId="12009E1D" w14:textId="77777777" w:rsidR="00173FA5" w:rsidRPr="0047260E" w:rsidRDefault="00173FA5" w:rsidP="00613955">
            <w:pPr>
              <w:pStyle w:val="BodyText"/>
              <w:jc w:val="center"/>
              <w:rPr>
                <w:ins w:id="8954" w:author="Pawel Kaluski" w:date="2019-03-13T21:36:00Z"/>
                <w:b/>
                <w:color w:val="000000" w:themeColor="text1"/>
                <w:lang w:val="en-CA"/>
                <w:rPrChange w:id="8955" w:author="ilia kassianenko" w:date="2019-03-21T21:37:00Z">
                  <w:rPr>
                    <w:ins w:id="8956" w:author="Pawel Kaluski" w:date="2019-03-13T21:36:00Z"/>
                    <w:b/>
                    <w:color w:val="000000" w:themeColor="text1"/>
                  </w:rPr>
                </w:rPrChange>
              </w:rPr>
            </w:pPr>
            <w:proofErr w:type="spellStart"/>
            <w:ins w:id="8957" w:author="Pawel Kaluski" w:date="2019-03-13T21:36:00Z">
              <w:r w:rsidRPr="0047260E">
                <w:rPr>
                  <w:b/>
                  <w:color w:val="000000" w:themeColor="text1"/>
                  <w:lang w:val="en-CA"/>
                  <w:rPrChange w:id="8958" w:author="ilia kassianenko" w:date="2019-03-21T21:37:00Z">
                    <w:rPr>
                      <w:b/>
                      <w:color w:val="000000" w:themeColor="text1"/>
                    </w:rPr>
                  </w:rPrChange>
                </w:rPr>
                <w:t>Ninox</w:t>
              </w:r>
              <w:proofErr w:type="spellEnd"/>
            </w:ins>
          </w:p>
        </w:tc>
        <w:tc>
          <w:tcPr>
            <w:tcW w:w="1482" w:type="dxa"/>
            <w:tcPrChange w:id="8959" w:author="ilia kassianenko" w:date="2019-03-21T20:49:00Z">
              <w:tcPr>
                <w:tcW w:w="1915" w:type="dxa"/>
              </w:tcPr>
            </w:tcPrChange>
          </w:tcPr>
          <w:p w14:paraId="3CBE87F7" w14:textId="77777777" w:rsidR="00173FA5" w:rsidRPr="0047260E" w:rsidRDefault="00173FA5" w:rsidP="00613955">
            <w:pPr>
              <w:pStyle w:val="BodyText"/>
              <w:jc w:val="center"/>
              <w:rPr>
                <w:ins w:id="8960" w:author="Pawel Kaluski" w:date="2019-03-13T21:36:00Z"/>
                <w:b/>
                <w:color w:val="000000" w:themeColor="text1"/>
                <w:lang w:val="en-CA"/>
                <w:rPrChange w:id="8961" w:author="ilia kassianenko" w:date="2019-03-21T21:37:00Z">
                  <w:rPr>
                    <w:ins w:id="8962" w:author="Pawel Kaluski" w:date="2019-03-13T21:36:00Z"/>
                    <w:b/>
                    <w:color w:val="000000" w:themeColor="text1"/>
                  </w:rPr>
                </w:rPrChange>
              </w:rPr>
            </w:pPr>
            <w:proofErr w:type="spellStart"/>
            <w:ins w:id="8963" w:author="Pawel Kaluski" w:date="2019-03-13T21:36:00Z">
              <w:r w:rsidRPr="0047260E">
                <w:rPr>
                  <w:b/>
                  <w:color w:val="000000" w:themeColor="text1"/>
                  <w:lang w:val="en-CA"/>
                  <w:rPrChange w:id="8964" w:author="ilia kassianenko" w:date="2019-03-21T21:37:00Z">
                    <w:rPr>
                      <w:b/>
                      <w:color w:val="000000" w:themeColor="text1"/>
                    </w:rPr>
                  </w:rPrChange>
                </w:rPr>
                <w:t>Caspio</w:t>
              </w:r>
              <w:proofErr w:type="spellEnd"/>
            </w:ins>
          </w:p>
        </w:tc>
        <w:tc>
          <w:tcPr>
            <w:tcW w:w="1482" w:type="dxa"/>
            <w:tcPrChange w:id="8965" w:author="ilia kassianenko" w:date="2019-03-21T20:49:00Z">
              <w:tcPr>
                <w:tcW w:w="1916" w:type="dxa"/>
              </w:tcPr>
            </w:tcPrChange>
          </w:tcPr>
          <w:p w14:paraId="7472E8DE" w14:textId="77777777" w:rsidR="00173FA5" w:rsidRPr="0047260E" w:rsidRDefault="00173FA5" w:rsidP="00613955">
            <w:pPr>
              <w:pStyle w:val="BodyText"/>
              <w:jc w:val="center"/>
              <w:rPr>
                <w:ins w:id="8966" w:author="Pawel Kaluski" w:date="2019-03-13T21:36:00Z"/>
                <w:b/>
                <w:color w:val="000000" w:themeColor="text1"/>
                <w:lang w:val="en-CA"/>
                <w:rPrChange w:id="8967" w:author="ilia kassianenko" w:date="2019-03-21T21:37:00Z">
                  <w:rPr>
                    <w:ins w:id="8968" w:author="Pawel Kaluski" w:date="2019-03-13T21:36:00Z"/>
                    <w:b/>
                    <w:color w:val="000000" w:themeColor="text1"/>
                  </w:rPr>
                </w:rPrChange>
              </w:rPr>
            </w:pPr>
            <w:ins w:id="8969" w:author="Pawel Kaluski" w:date="2019-03-13T21:36:00Z">
              <w:r w:rsidRPr="0047260E">
                <w:rPr>
                  <w:b/>
                  <w:color w:val="000000" w:themeColor="text1"/>
                  <w:lang w:val="en-CA"/>
                  <w:rPrChange w:id="8970" w:author="ilia kassianenko" w:date="2019-03-21T21:37:00Z">
                    <w:rPr>
                      <w:b/>
                      <w:color w:val="000000" w:themeColor="text1"/>
                    </w:rPr>
                  </w:rPrChange>
                </w:rPr>
                <w:t>Digital Ocean</w:t>
              </w:r>
            </w:ins>
          </w:p>
        </w:tc>
      </w:tr>
      <w:tr w:rsidR="00F6368B" w:rsidRPr="0047260E" w14:paraId="285E13E9" w14:textId="77777777" w:rsidTr="00081C3A">
        <w:trPr>
          <w:jc w:val="center"/>
          <w:ins w:id="8971" w:author="Pawel Kaluski" w:date="2019-03-13T21:36:00Z"/>
        </w:trPr>
        <w:tc>
          <w:tcPr>
            <w:tcW w:w="2093" w:type="dxa"/>
            <w:tcPrChange w:id="8972" w:author="ilia kassianenko" w:date="2019-03-21T20:49:00Z">
              <w:tcPr>
                <w:tcW w:w="2093" w:type="dxa"/>
              </w:tcPr>
            </w:tcPrChange>
          </w:tcPr>
          <w:p w14:paraId="31C89938" w14:textId="77777777" w:rsidR="00F6368B" w:rsidRPr="0047260E" w:rsidRDefault="00F6368B" w:rsidP="00613955">
            <w:pPr>
              <w:pStyle w:val="BodyText"/>
              <w:rPr>
                <w:ins w:id="8973" w:author="Pawel Kaluski" w:date="2019-03-13T21:36:00Z"/>
                <w:color w:val="000000" w:themeColor="text1"/>
                <w:sz w:val="18"/>
                <w:lang w:val="en-CA"/>
                <w:rPrChange w:id="8974" w:author="ilia kassianenko" w:date="2019-03-21T21:37:00Z">
                  <w:rPr>
                    <w:ins w:id="8975" w:author="Pawel Kaluski" w:date="2019-03-13T21:36:00Z"/>
                    <w:color w:val="000000" w:themeColor="text1"/>
                    <w:sz w:val="18"/>
                  </w:rPr>
                </w:rPrChange>
              </w:rPr>
            </w:pPr>
            <w:ins w:id="8976" w:author="Pawel Kaluski" w:date="2019-03-13T21:36:00Z">
              <w:r w:rsidRPr="0047260E">
                <w:rPr>
                  <w:color w:val="000000" w:themeColor="text1"/>
                  <w:sz w:val="18"/>
                  <w:lang w:val="en-CA"/>
                  <w:rPrChange w:id="8977" w:author="ilia kassianenko" w:date="2019-03-21T21:37:00Z">
                    <w:rPr>
                      <w:color w:val="000000" w:themeColor="text1"/>
                      <w:sz w:val="18"/>
                    </w:rPr>
                  </w:rPrChange>
                </w:rPr>
                <w:t>Backup &amp; Recovery</w:t>
              </w:r>
            </w:ins>
          </w:p>
        </w:tc>
        <w:tc>
          <w:tcPr>
            <w:tcW w:w="1482" w:type="dxa"/>
            <w:tcPrChange w:id="8978" w:author="ilia kassianenko" w:date="2019-03-21T20:49:00Z">
              <w:tcPr>
                <w:tcW w:w="1737" w:type="dxa"/>
              </w:tcPr>
            </w:tcPrChange>
          </w:tcPr>
          <w:p w14:paraId="77AAD713" w14:textId="1BDE705C" w:rsidR="00F6368B" w:rsidRPr="0047260E" w:rsidRDefault="00F6368B">
            <w:pPr>
              <w:jc w:val="center"/>
              <w:rPr>
                <w:ins w:id="8979" w:author="Pawel Kaluski" w:date="2019-03-13T21:36:00Z"/>
                <w:b/>
                <w:sz w:val="36"/>
                <w:lang w:val="en-CA"/>
                <w:rPrChange w:id="8980" w:author="ilia kassianenko" w:date="2019-03-21T21:37:00Z">
                  <w:rPr>
                    <w:ins w:id="8981" w:author="Pawel Kaluski" w:date="2019-03-13T21:36:00Z"/>
                    <w:color w:val="000000" w:themeColor="text1"/>
                    <w:sz w:val="18"/>
                  </w:rPr>
                </w:rPrChange>
              </w:rPr>
              <w:pPrChange w:id="8982" w:author="outpost" w:date="2019-03-18T20:51:00Z">
                <w:pPr>
                  <w:pStyle w:val="BodyText"/>
                  <w:jc w:val="center"/>
                </w:pPr>
              </w:pPrChange>
            </w:pPr>
            <w:ins w:id="8983" w:author="outpost" w:date="2019-03-18T20:50:00Z">
              <w:r w:rsidRPr="0047260E">
                <w:rPr>
                  <w:b/>
                  <w:sz w:val="36"/>
                  <w:lang w:val="en-CA"/>
                  <w:rPrChange w:id="8984" w:author="ilia kassianenko" w:date="2019-03-21T21:37:00Z">
                    <w:rPr/>
                  </w:rPrChange>
                </w:rPr>
                <w:sym w:font="Wingdings 2" w:char="F050"/>
              </w:r>
            </w:ins>
            <w:ins w:id="8985" w:author="Pawel Kaluski" w:date="2019-03-13T21:36:00Z">
              <w:del w:id="8986" w:author="Microsoft Office User" w:date="2019-03-17T12:10:00Z">
                <w:r w:rsidRPr="0047260E" w:rsidDel="00134CAF">
                  <w:rPr>
                    <w:b/>
                    <w:sz w:val="36"/>
                    <w:lang w:val="en-CA"/>
                    <w:rPrChange w:id="8987" w:author="ilia kassianenko" w:date="2019-03-21T21:37:00Z">
                      <w:rPr>
                        <w:color w:val="000000" w:themeColor="text1"/>
                        <w:sz w:val="18"/>
                      </w:rPr>
                    </w:rPrChange>
                  </w:rPr>
                  <w:delText>X</w:delText>
                </w:r>
              </w:del>
            </w:ins>
          </w:p>
        </w:tc>
        <w:tc>
          <w:tcPr>
            <w:tcW w:w="1482" w:type="dxa"/>
            <w:tcPrChange w:id="8988" w:author="ilia kassianenko" w:date="2019-03-21T20:49:00Z">
              <w:tcPr>
                <w:tcW w:w="1915" w:type="dxa"/>
              </w:tcPr>
            </w:tcPrChange>
          </w:tcPr>
          <w:p w14:paraId="7009FD05" w14:textId="57D98BCD" w:rsidR="00F6368B" w:rsidRPr="0047260E" w:rsidRDefault="00F6368B">
            <w:pPr>
              <w:jc w:val="center"/>
              <w:rPr>
                <w:ins w:id="8989" w:author="Pawel Kaluski" w:date="2019-03-13T21:36:00Z"/>
                <w:b/>
                <w:sz w:val="36"/>
                <w:lang w:val="en-CA"/>
                <w:rPrChange w:id="8990" w:author="ilia kassianenko" w:date="2019-03-21T21:37:00Z">
                  <w:rPr>
                    <w:ins w:id="8991" w:author="Pawel Kaluski" w:date="2019-03-13T21:36:00Z"/>
                    <w:color w:val="000000" w:themeColor="text1"/>
                    <w:sz w:val="18"/>
                  </w:rPr>
                </w:rPrChange>
              </w:rPr>
              <w:pPrChange w:id="8992" w:author="outpost" w:date="2019-03-18T20:51:00Z">
                <w:pPr>
                  <w:pStyle w:val="BodyText"/>
                  <w:keepNext/>
                  <w:numPr>
                    <w:ilvl w:val="8"/>
                    <w:numId w:val="1"/>
                  </w:numPr>
                  <w:ind w:left="360" w:hanging="360"/>
                  <w:jc w:val="center"/>
                  <w:outlineLvl w:val="8"/>
                </w:pPr>
              </w:pPrChange>
            </w:pPr>
            <w:ins w:id="8993" w:author="outpost" w:date="2019-03-18T20:50:00Z">
              <w:r w:rsidRPr="0047260E">
                <w:rPr>
                  <w:b/>
                  <w:sz w:val="36"/>
                  <w:lang w:val="en-CA"/>
                  <w:rPrChange w:id="8994" w:author="ilia kassianenko" w:date="2019-03-21T21:37:00Z">
                    <w:rPr/>
                  </w:rPrChange>
                </w:rPr>
                <w:sym w:font="Wingdings 2" w:char="F050"/>
              </w:r>
            </w:ins>
            <w:ins w:id="8995" w:author="Pawel Kaluski" w:date="2019-03-13T21:36:00Z">
              <w:del w:id="8996" w:author="outpost" w:date="2019-03-18T20:50:00Z">
                <w:r w:rsidRPr="0047260E" w:rsidDel="006A5AFD">
                  <w:rPr>
                    <w:b/>
                    <w:sz w:val="36"/>
                    <w:lang w:val="en-CA"/>
                    <w:rPrChange w:id="8997" w:author="ilia kassianenko" w:date="2019-03-21T21:37:00Z">
                      <w:rPr>
                        <w:color w:val="000000" w:themeColor="text1"/>
                        <w:sz w:val="18"/>
                      </w:rPr>
                    </w:rPrChange>
                  </w:rPr>
                  <w:delText>X</w:delText>
                </w:r>
              </w:del>
            </w:ins>
          </w:p>
        </w:tc>
        <w:tc>
          <w:tcPr>
            <w:tcW w:w="1482" w:type="dxa"/>
            <w:tcPrChange w:id="8998" w:author="ilia kassianenko" w:date="2019-03-21T20:49:00Z">
              <w:tcPr>
                <w:tcW w:w="1915" w:type="dxa"/>
              </w:tcPr>
            </w:tcPrChange>
          </w:tcPr>
          <w:p w14:paraId="4A3C923D" w14:textId="1E59EF3A" w:rsidR="00F6368B" w:rsidRPr="0047260E" w:rsidRDefault="00F6368B">
            <w:pPr>
              <w:jc w:val="center"/>
              <w:rPr>
                <w:ins w:id="8999" w:author="Pawel Kaluski" w:date="2019-03-13T21:36:00Z"/>
                <w:b/>
                <w:sz w:val="36"/>
                <w:lang w:val="en-CA"/>
                <w:rPrChange w:id="9000" w:author="ilia kassianenko" w:date="2019-03-21T21:37:00Z">
                  <w:rPr>
                    <w:ins w:id="9001" w:author="Pawel Kaluski" w:date="2019-03-13T21:36:00Z"/>
                    <w:color w:val="000000" w:themeColor="text1"/>
                    <w:sz w:val="18"/>
                  </w:rPr>
                </w:rPrChange>
              </w:rPr>
              <w:pPrChange w:id="9002" w:author="outpost" w:date="2019-03-18T20:51:00Z">
                <w:pPr>
                  <w:pStyle w:val="BodyText"/>
                  <w:keepNext/>
                  <w:numPr>
                    <w:ilvl w:val="8"/>
                    <w:numId w:val="1"/>
                  </w:numPr>
                  <w:ind w:left="360" w:hanging="360"/>
                  <w:jc w:val="center"/>
                  <w:outlineLvl w:val="8"/>
                </w:pPr>
              </w:pPrChange>
            </w:pPr>
            <w:ins w:id="9003" w:author="outpost" w:date="2019-03-18T20:50:00Z">
              <w:r w:rsidRPr="0047260E">
                <w:rPr>
                  <w:b/>
                  <w:sz w:val="36"/>
                  <w:lang w:val="en-CA"/>
                  <w:rPrChange w:id="9004" w:author="ilia kassianenko" w:date="2019-03-21T21:37:00Z">
                    <w:rPr/>
                  </w:rPrChange>
                </w:rPr>
                <w:sym w:font="Wingdings 2" w:char="F050"/>
              </w:r>
            </w:ins>
            <w:ins w:id="9005" w:author="Pawel Kaluski" w:date="2019-03-13T21:36:00Z">
              <w:del w:id="9006" w:author="outpost" w:date="2019-03-18T20:50:00Z">
                <w:r w:rsidRPr="0047260E" w:rsidDel="00FF2293">
                  <w:rPr>
                    <w:b/>
                    <w:sz w:val="36"/>
                    <w:lang w:val="en-CA"/>
                    <w:rPrChange w:id="9007" w:author="ilia kassianenko" w:date="2019-03-21T21:37:00Z">
                      <w:rPr>
                        <w:color w:val="000000" w:themeColor="text1"/>
                        <w:sz w:val="18"/>
                      </w:rPr>
                    </w:rPrChange>
                  </w:rPr>
                  <w:delText>X</w:delText>
                </w:r>
              </w:del>
            </w:ins>
          </w:p>
        </w:tc>
        <w:tc>
          <w:tcPr>
            <w:tcW w:w="1482" w:type="dxa"/>
            <w:tcPrChange w:id="9008" w:author="ilia kassianenko" w:date="2019-03-21T20:49:00Z">
              <w:tcPr>
                <w:tcW w:w="1916" w:type="dxa"/>
              </w:tcPr>
            </w:tcPrChange>
          </w:tcPr>
          <w:p w14:paraId="10C31DE2" w14:textId="6A3DB7B0" w:rsidR="00F6368B" w:rsidRPr="0047260E" w:rsidRDefault="00F6368B">
            <w:pPr>
              <w:jc w:val="center"/>
              <w:rPr>
                <w:ins w:id="9009" w:author="Pawel Kaluski" w:date="2019-03-13T21:36:00Z"/>
                <w:b/>
                <w:sz w:val="36"/>
                <w:lang w:val="en-CA"/>
                <w:rPrChange w:id="9010" w:author="ilia kassianenko" w:date="2019-03-21T21:37:00Z">
                  <w:rPr>
                    <w:ins w:id="9011" w:author="Pawel Kaluski" w:date="2019-03-13T21:36:00Z"/>
                    <w:color w:val="000000" w:themeColor="text1"/>
                    <w:sz w:val="18"/>
                  </w:rPr>
                </w:rPrChange>
              </w:rPr>
              <w:pPrChange w:id="9012" w:author="outpost" w:date="2019-03-18T20:51:00Z">
                <w:pPr>
                  <w:pStyle w:val="BodyText"/>
                  <w:keepNext/>
                  <w:numPr>
                    <w:ilvl w:val="8"/>
                    <w:numId w:val="1"/>
                  </w:numPr>
                  <w:ind w:left="360" w:hanging="360"/>
                  <w:jc w:val="center"/>
                  <w:outlineLvl w:val="8"/>
                </w:pPr>
              </w:pPrChange>
            </w:pPr>
            <w:ins w:id="9013" w:author="outpost" w:date="2019-03-18T20:50:00Z">
              <w:r w:rsidRPr="0047260E">
                <w:rPr>
                  <w:b/>
                  <w:sz w:val="36"/>
                  <w:lang w:val="en-CA"/>
                  <w:rPrChange w:id="9014" w:author="ilia kassianenko" w:date="2019-03-21T21:37:00Z">
                    <w:rPr/>
                  </w:rPrChange>
                </w:rPr>
                <w:sym w:font="Wingdings 2" w:char="F050"/>
              </w:r>
            </w:ins>
            <w:ins w:id="9015" w:author="Pawel Kaluski" w:date="2019-03-13T21:36:00Z">
              <w:del w:id="9016" w:author="outpost" w:date="2019-03-18T20:50:00Z">
                <w:r w:rsidRPr="0047260E" w:rsidDel="006C3D2F">
                  <w:rPr>
                    <w:b/>
                    <w:sz w:val="36"/>
                    <w:lang w:val="en-CA"/>
                    <w:rPrChange w:id="9017" w:author="ilia kassianenko" w:date="2019-03-21T21:37:00Z">
                      <w:rPr>
                        <w:color w:val="000000" w:themeColor="text1"/>
                        <w:sz w:val="18"/>
                      </w:rPr>
                    </w:rPrChange>
                  </w:rPr>
                  <w:delText>X</w:delText>
                </w:r>
              </w:del>
            </w:ins>
          </w:p>
        </w:tc>
      </w:tr>
      <w:tr w:rsidR="00F6368B" w:rsidRPr="0047260E" w14:paraId="074912F5" w14:textId="77777777" w:rsidTr="00081C3A">
        <w:trPr>
          <w:jc w:val="center"/>
          <w:ins w:id="9018" w:author="Pawel Kaluski" w:date="2019-03-13T21:36:00Z"/>
        </w:trPr>
        <w:tc>
          <w:tcPr>
            <w:tcW w:w="2093" w:type="dxa"/>
            <w:tcPrChange w:id="9019" w:author="ilia kassianenko" w:date="2019-03-21T20:49:00Z">
              <w:tcPr>
                <w:tcW w:w="2093" w:type="dxa"/>
              </w:tcPr>
            </w:tcPrChange>
          </w:tcPr>
          <w:p w14:paraId="3C2E9CF3" w14:textId="77777777" w:rsidR="00F6368B" w:rsidRPr="0047260E" w:rsidRDefault="00F6368B" w:rsidP="00613955">
            <w:pPr>
              <w:pStyle w:val="BodyText"/>
              <w:rPr>
                <w:ins w:id="9020" w:author="Pawel Kaluski" w:date="2019-03-13T21:36:00Z"/>
                <w:color w:val="000000" w:themeColor="text1"/>
                <w:sz w:val="18"/>
                <w:lang w:val="en-CA"/>
                <w:rPrChange w:id="9021" w:author="ilia kassianenko" w:date="2019-03-21T21:37:00Z">
                  <w:rPr>
                    <w:ins w:id="9022" w:author="Pawel Kaluski" w:date="2019-03-13T21:36:00Z"/>
                    <w:color w:val="000000" w:themeColor="text1"/>
                    <w:sz w:val="18"/>
                  </w:rPr>
                </w:rPrChange>
              </w:rPr>
            </w:pPr>
            <w:ins w:id="9023" w:author="Pawel Kaluski" w:date="2019-03-13T21:36:00Z">
              <w:r w:rsidRPr="0047260E">
                <w:rPr>
                  <w:color w:val="000000" w:themeColor="text1"/>
                  <w:sz w:val="18"/>
                  <w:lang w:val="en-CA"/>
                  <w:rPrChange w:id="9024" w:author="ilia kassianenko" w:date="2019-03-21T21:37:00Z">
                    <w:rPr>
                      <w:color w:val="000000" w:themeColor="text1"/>
                      <w:sz w:val="18"/>
                    </w:rPr>
                  </w:rPrChange>
                </w:rPr>
                <w:t>Data Migration</w:t>
              </w:r>
            </w:ins>
          </w:p>
        </w:tc>
        <w:tc>
          <w:tcPr>
            <w:tcW w:w="1482" w:type="dxa"/>
            <w:tcPrChange w:id="9025" w:author="ilia kassianenko" w:date="2019-03-21T20:49:00Z">
              <w:tcPr>
                <w:tcW w:w="1737" w:type="dxa"/>
              </w:tcPr>
            </w:tcPrChange>
          </w:tcPr>
          <w:p w14:paraId="6347DECE" w14:textId="74188E25" w:rsidR="00F6368B" w:rsidRPr="0047260E" w:rsidRDefault="00F6368B">
            <w:pPr>
              <w:jc w:val="center"/>
              <w:rPr>
                <w:ins w:id="9026" w:author="Pawel Kaluski" w:date="2019-03-13T21:36:00Z"/>
                <w:b/>
                <w:sz w:val="36"/>
                <w:lang w:val="en-CA"/>
                <w:rPrChange w:id="9027" w:author="ilia kassianenko" w:date="2019-03-21T21:37:00Z">
                  <w:rPr>
                    <w:ins w:id="9028" w:author="Pawel Kaluski" w:date="2019-03-13T21:36:00Z"/>
                    <w:color w:val="000000" w:themeColor="text1"/>
                    <w:sz w:val="18"/>
                  </w:rPr>
                </w:rPrChange>
              </w:rPr>
              <w:pPrChange w:id="9029" w:author="outpost" w:date="2019-03-18T20:51:00Z">
                <w:pPr>
                  <w:pStyle w:val="BodyText"/>
                  <w:keepNext/>
                  <w:numPr>
                    <w:ilvl w:val="8"/>
                    <w:numId w:val="1"/>
                  </w:numPr>
                  <w:ind w:left="360" w:hanging="360"/>
                  <w:jc w:val="center"/>
                  <w:outlineLvl w:val="8"/>
                </w:pPr>
              </w:pPrChange>
            </w:pPr>
            <w:ins w:id="9030" w:author="outpost" w:date="2019-03-18T20:50:00Z">
              <w:r w:rsidRPr="0047260E">
                <w:rPr>
                  <w:b/>
                  <w:sz w:val="36"/>
                  <w:lang w:val="en-CA"/>
                  <w:rPrChange w:id="9031" w:author="ilia kassianenko" w:date="2019-03-21T21:37:00Z">
                    <w:rPr/>
                  </w:rPrChange>
                </w:rPr>
                <w:sym w:font="Wingdings 2" w:char="F050"/>
              </w:r>
            </w:ins>
            <w:ins w:id="9032" w:author="Pawel Kaluski" w:date="2019-03-13T21:36:00Z">
              <w:del w:id="9033" w:author="outpost" w:date="2019-03-18T20:50:00Z">
                <w:r w:rsidRPr="0047260E" w:rsidDel="00881D17">
                  <w:rPr>
                    <w:b/>
                    <w:sz w:val="36"/>
                    <w:lang w:val="en-CA"/>
                    <w:rPrChange w:id="9034" w:author="ilia kassianenko" w:date="2019-03-21T21:37:00Z">
                      <w:rPr>
                        <w:color w:val="000000" w:themeColor="text1"/>
                        <w:sz w:val="18"/>
                      </w:rPr>
                    </w:rPrChange>
                  </w:rPr>
                  <w:delText>X</w:delText>
                </w:r>
              </w:del>
            </w:ins>
          </w:p>
        </w:tc>
        <w:tc>
          <w:tcPr>
            <w:tcW w:w="1482" w:type="dxa"/>
            <w:tcPrChange w:id="9035" w:author="ilia kassianenko" w:date="2019-03-21T20:49:00Z">
              <w:tcPr>
                <w:tcW w:w="1915" w:type="dxa"/>
              </w:tcPr>
            </w:tcPrChange>
          </w:tcPr>
          <w:p w14:paraId="573B7E72" w14:textId="3CF770DF" w:rsidR="00F6368B" w:rsidRPr="0047260E" w:rsidRDefault="00F6368B">
            <w:pPr>
              <w:jc w:val="center"/>
              <w:rPr>
                <w:ins w:id="9036" w:author="Pawel Kaluski" w:date="2019-03-13T21:36:00Z"/>
                <w:b/>
                <w:sz w:val="36"/>
                <w:lang w:val="en-CA"/>
                <w:rPrChange w:id="9037" w:author="ilia kassianenko" w:date="2019-03-21T21:37:00Z">
                  <w:rPr>
                    <w:ins w:id="9038" w:author="Pawel Kaluski" w:date="2019-03-13T21:36:00Z"/>
                    <w:color w:val="000000" w:themeColor="text1"/>
                    <w:sz w:val="18"/>
                  </w:rPr>
                </w:rPrChange>
              </w:rPr>
              <w:pPrChange w:id="9039" w:author="outpost" w:date="2019-03-18T20:51:00Z">
                <w:pPr>
                  <w:pStyle w:val="BodyText"/>
                  <w:keepNext/>
                  <w:numPr>
                    <w:ilvl w:val="8"/>
                    <w:numId w:val="1"/>
                  </w:numPr>
                  <w:ind w:left="360" w:hanging="360"/>
                  <w:jc w:val="center"/>
                  <w:outlineLvl w:val="8"/>
                </w:pPr>
              </w:pPrChange>
            </w:pPr>
            <w:ins w:id="9040" w:author="outpost" w:date="2019-03-18T20:50:00Z">
              <w:r w:rsidRPr="0047260E">
                <w:rPr>
                  <w:b/>
                  <w:sz w:val="36"/>
                  <w:lang w:val="en-CA"/>
                  <w:rPrChange w:id="9041" w:author="ilia kassianenko" w:date="2019-03-21T21:37:00Z">
                    <w:rPr/>
                  </w:rPrChange>
                </w:rPr>
                <w:sym w:font="Wingdings 2" w:char="F050"/>
              </w:r>
            </w:ins>
            <w:ins w:id="9042" w:author="Pawel Kaluski" w:date="2019-03-13T21:36:00Z">
              <w:del w:id="9043" w:author="outpost" w:date="2019-03-18T20:50:00Z">
                <w:r w:rsidRPr="0047260E" w:rsidDel="006A5AFD">
                  <w:rPr>
                    <w:b/>
                    <w:sz w:val="36"/>
                    <w:lang w:val="en-CA"/>
                    <w:rPrChange w:id="9044" w:author="ilia kassianenko" w:date="2019-03-21T21:37:00Z">
                      <w:rPr>
                        <w:color w:val="000000" w:themeColor="text1"/>
                        <w:sz w:val="18"/>
                      </w:rPr>
                    </w:rPrChange>
                  </w:rPr>
                  <w:delText>X</w:delText>
                </w:r>
              </w:del>
            </w:ins>
          </w:p>
        </w:tc>
        <w:tc>
          <w:tcPr>
            <w:tcW w:w="1482" w:type="dxa"/>
            <w:tcPrChange w:id="9045" w:author="ilia kassianenko" w:date="2019-03-21T20:49:00Z">
              <w:tcPr>
                <w:tcW w:w="1915" w:type="dxa"/>
              </w:tcPr>
            </w:tcPrChange>
          </w:tcPr>
          <w:p w14:paraId="206EADB0" w14:textId="2ADCFB60" w:rsidR="00F6368B" w:rsidRPr="0047260E" w:rsidRDefault="00F6368B">
            <w:pPr>
              <w:jc w:val="center"/>
              <w:rPr>
                <w:ins w:id="9046" w:author="Pawel Kaluski" w:date="2019-03-13T21:36:00Z"/>
                <w:b/>
                <w:sz w:val="36"/>
                <w:lang w:val="en-CA"/>
                <w:rPrChange w:id="9047" w:author="ilia kassianenko" w:date="2019-03-21T21:37:00Z">
                  <w:rPr>
                    <w:ins w:id="9048" w:author="Pawel Kaluski" w:date="2019-03-13T21:36:00Z"/>
                    <w:color w:val="000000" w:themeColor="text1"/>
                    <w:sz w:val="18"/>
                  </w:rPr>
                </w:rPrChange>
              </w:rPr>
              <w:pPrChange w:id="9049" w:author="outpost" w:date="2019-03-18T20:51:00Z">
                <w:pPr>
                  <w:pStyle w:val="BodyText"/>
                  <w:jc w:val="center"/>
                </w:pPr>
              </w:pPrChange>
            </w:pPr>
            <w:ins w:id="9050" w:author="outpost" w:date="2019-03-18T20:50:00Z">
              <w:r w:rsidRPr="0047260E">
                <w:rPr>
                  <w:b/>
                  <w:sz w:val="36"/>
                  <w:lang w:val="en-CA"/>
                  <w:rPrChange w:id="9051" w:author="ilia kassianenko" w:date="2019-03-21T21:37:00Z">
                    <w:rPr/>
                  </w:rPrChange>
                </w:rPr>
                <w:sym w:font="Wingdings 2" w:char="F050"/>
              </w:r>
            </w:ins>
            <w:ins w:id="9052" w:author="Pawel Kaluski" w:date="2019-03-13T21:36:00Z">
              <w:del w:id="9053" w:author="outpost" w:date="2019-03-18T20:50:00Z">
                <w:r w:rsidRPr="0047260E" w:rsidDel="00FF2293">
                  <w:rPr>
                    <w:b/>
                    <w:sz w:val="36"/>
                    <w:lang w:val="en-CA"/>
                    <w:rPrChange w:id="9054" w:author="ilia kassianenko" w:date="2019-03-21T21:37:00Z">
                      <w:rPr>
                        <w:color w:val="000000" w:themeColor="text1"/>
                        <w:sz w:val="18"/>
                      </w:rPr>
                    </w:rPrChange>
                  </w:rPr>
                  <w:delText>X</w:delText>
                </w:r>
              </w:del>
            </w:ins>
          </w:p>
        </w:tc>
        <w:tc>
          <w:tcPr>
            <w:tcW w:w="1482" w:type="dxa"/>
            <w:tcPrChange w:id="9055" w:author="ilia kassianenko" w:date="2019-03-21T20:49:00Z">
              <w:tcPr>
                <w:tcW w:w="1916" w:type="dxa"/>
              </w:tcPr>
            </w:tcPrChange>
          </w:tcPr>
          <w:p w14:paraId="5109FD59" w14:textId="503ED325" w:rsidR="00F6368B" w:rsidRPr="0047260E" w:rsidRDefault="00F6368B">
            <w:pPr>
              <w:jc w:val="center"/>
              <w:rPr>
                <w:ins w:id="9056" w:author="Pawel Kaluski" w:date="2019-03-13T21:36:00Z"/>
                <w:b/>
                <w:sz w:val="36"/>
                <w:lang w:val="en-CA"/>
                <w:rPrChange w:id="9057" w:author="ilia kassianenko" w:date="2019-03-21T21:37:00Z">
                  <w:rPr>
                    <w:ins w:id="9058" w:author="Pawel Kaluski" w:date="2019-03-13T21:36:00Z"/>
                    <w:color w:val="000000" w:themeColor="text1"/>
                    <w:sz w:val="18"/>
                  </w:rPr>
                </w:rPrChange>
              </w:rPr>
              <w:pPrChange w:id="9059" w:author="outpost" w:date="2019-03-18T20:51:00Z">
                <w:pPr>
                  <w:pStyle w:val="BodyText"/>
                  <w:keepNext/>
                  <w:numPr>
                    <w:ilvl w:val="8"/>
                    <w:numId w:val="1"/>
                  </w:numPr>
                  <w:ind w:left="360" w:hanging="360"/>
                  <w:jc w:val="center"/>
                  <w:outlineLvl w:val="8"/>
                </w:pPr>
              </w:pPrChange>
            </w:pPr>
            <w:ins w:id="9060" w:author="outpost" w:date="2019-03-18T20:50:00Z">
              <w:r w:rsidRPr="0047260E">
                <w:rPr>
                  <w:b/>
                  <w:sz w:val="36"/>
                  <w:lang w:val="en-CA"/>
                  <w:rPrChange w:id="9061" w:author="ilia kassianenko" w:date="2019-03-21T21:37:00Z">
                    <w:rPr/>
                  </w:rPrChange>
                </w:rPr>
                <w:sym w:font="Wingdings 2" w:char="F050"/>
              </w:r>
            </w:ins>
            <w:ins w:id="9062" w:author="Pawel Kaluski" w:date="2019-03-13T21:36:00Z">
              <w:del w:id="9063" w:author="outpost" w:date="2019-03-18T20:50:00Z">
                <w:r w:rsidRPr="0047260E" w:rsidDel="006C3D2F">
                  <w:rPr>
                    <w:b/>
                    <w:sz w:val="36"/>
                    <w:lang w:val="en-CA"/>
                    <w:rPrChange w:id="9064" w:author="ilia kassianenko" w:date="2019-03-21T21:37:00Z">
                      <w:rPr>
                        <w:color w:val="000000" w:themeColor="text1"/>
                        <w:sz w:val="18"/>
                      </w:rPr>
                    </w:rPrChange>
                  </w:rPr>
                  <w:delText>X</w:delText>
                </w:r>
              </w:del>
            </w:ins>
          </w:p>
        </w:tc>
      </w:tr>
      <w:tr w:rsidR="00F6368B" w:rsidRPr="0047260E" w14:paraId="028BF0BA" w14:textId="77777777" w:rsidTr="00081C3A">
        <w:trPr>
          <w:jc w:val="center"/>
          <w:ins w:id="9065" w:author="Pawel Kaluski" w:date="2019-03-13T21:36:00Z"/>
        </w:trPr>
        <w:tc>
          <w:tcPr>
            <w:tcW w:w="2093" w:type="dxa"/>
            <w:tcPrChange w:id="9066" w:author="ilia kassianenko" w:date="2019-03-21T20:49:00Z">
              <w:tcPr>
                <w:tcW w:w="2093" w:type="dxa"/>
              </w:tcPr>
            </w:tcPrChange>
          </w:tcPr>
          <w:p w14:paraId="1968E965" w14:textId="77777777" w:rsidR="00F6368B" w:rsidRPr="0047260E" w:rsidRDefault="00F6368B" w:rsidP="00613955">
            <w:pPr>
              <w:pStyle w:val="BodyText"/>
              <w:rPr>
                <w:ins w:id="9067" w:author="Pawel Kaluski" w:date="2019-03-13T21:36:00Z"/>
                <w:color w:val="000000" w:themeColor="text1"/>
                <w:sz w:val="18"/>
                <w:lang w:val="en-CA"/>
                <w:rPrChange w:id="9068" w:author="ilia kassianenko" w:date="2019-03-21T21:37:00Z">
                  <w:rPr>
                    <w:ins w:id="9069" w:author="Pawel Kaluski" w:date="2019-03-13T21:36:00Z"/>
                    <w:color w:val="000000" w:themeColor="text1"/>
                    <w:sz w:val="18"/>
                  </w:rPr>
                </w:rPrChange>
              </w:rPr>
            </w:pPr>
            <w:ins w:id="9070" w:author="Pawel Kaluski" w:date="2019-03-13T21:36:00Z">
              <w:r w:rsidRPr="0047260E">
                <w:rPr>
                  <w:color w:val="000000" w:themeColor="text1"/>
                  <w:sz w:val="18"/>
                  <w:lang w:val="en-CA"/>
                  <w:rPrChange w:id="9071" w:author="ilia kassianenko" w:date="2019-03-21T21:37:00Z">
                    <w:rPr>
                      <w:color w:val="000000" w:themeColor="text1"/>
                      <w:sz w:val="18"/>
                    </w:rPr>
                  </w:rPrChange>
                </w:rPr>
                <w:t>Data Replication</w:t>
              </w:r>
            </w:ins>
          </w:p>
        </w:tc>
        <w:tc>
          <w:tcPr>
            <w:tcW w:w="1482" w:type="dxa"/>
            <w:tcPrChange w:id="9072" w:author="ilia kassianenko" w:date="2019-03-21T20:49:00Z">
              <w:tcPr>
                <w:tcW w:w="1737" w:type="dxa"/>
              </w:tcPr>
            </w:tcPrChange>
          </w:tcPr>
          <w:p w14:paraId="68CE777E" w14:textId="6A6DF673" w:rsidR="00F6368B" w:rsidRPr="0047260E" w:rsidRDefault="00F6368B">
            <w:pPr>
              <w:jc w:val="center"/>
              <w:rPr>
                <w:ins w:id="9073" w:author="Pawel Kaluski" w:date="2019-03-13T21:36:00Z"/>
                <w:b/>
                <w:sz w:val="36"/>
                <w:lang w:val="en-CA"/>
                <w:rPrChange w:id="9074" w:author="ilia kassianenko" w:date="2019-03-21T21:37:00Z">
                  <w:rPr>
                    <w:ins w:id="9075" w:author="Pawel Kaluski" w:date="2019-03-13T21:36:00Z"/>
                    <w:color w:val="000000" w:themeColor="text1"/>
                    <w:sz w:val="18"/>
                  </w:rPr>
                </w:rPrChange>
              </w:rPr>
              <w:pPrChange w:id="9076" w:author="outpost" w:date="2019-03-18T20:51:00Z">
                <w:pPr>
                  <w:pStyle w:val="BodyText"/>
                  <w:keepNext/>
                  <w:numPr>
                    <w:ilvl w:val="8"/>
                    <w:numId w:val="1"/>
                  </w:numPr>
                  <w:ind w:left="360" w:hanging="360"/>
                  <w:jc w:val="center"/>
                  <w:outlineLvl w:val="8"/>
                </w:pPr>
              </w:pPrChange>
            </w:pPr>
            <w:ins w:id="9077" w:author="outpost" w:date="2019-03-18T20:50:00Z">
              <w:r w:rsidRPr="0047260E">
                <w:rPr>
                  <w:b/>
                  <w:sz w:val="36"/>
                  <w:lang w:val="en-CA"/>
                  <w:rPrChange w:id="9078" w:author="ilia kassianenko" w:date="2019-03-21T21:37:00Z">
                    <w:rPr/>
                  </w:rPrChange>
                </w:rPr>
                <w:sym w:font="Wingdings 2" w:char="F050"/>
              </w:r>
            </w:ins>
            <w:ins w:id="9079" w:author="Pawel Kaluski" w:date="2019-03-13T21:36:00Z">
              <w:del w:id="9080" w:author="outpost" w:date="2019-03-18T20:50:00Z">
                <w:r w:rsidRPr="0047260E" w:rsidDel="00881D17">
                  <w:rPr>
                    <w:b/>
                    <w:sz w:val="36"/>
                    <w:lang w:val="en-CA"/>
                    <w:rPrChange w:id="9081" w:author="ilia kassianenko" w:date="2019-03-21T21:37:00Z">
                      <w:rPr>
                        <w:color w:val="000000" w:themeColor="text1"/>
                        <w:sz w:val="18"/>
                      </w:rPr>
                    </w:rPrChange>
                  </w:rPr>
                  <w:delText>X</w:delText>
                </w:r>
              </w:del>
            </w:ins>
          </w:p>
        </w:tc>
        <w:tc>
          <w:tcPr>
            <w:tcW w:w="1482" w:type="dxa"/>
            <w:tcPrChange w:id="9082" w:author="ilia kassianenko" w:date="2019-03-21T20:49:00Z">
              <w:tcPr>
                <w:tcW w:w="1915" w:type="dxa"/>
              </w:tcPr>
            </w:tcPrChange>
          </w:tcPr>
          <w:p w14:paraId="53CB18A1" w14:textId="77777777" w:rsidR="00F6368B" w:rsidRPr="0047260E" w:rsidRDefault="00F6368B">
            <w:pPr>
              <w:jc w:val="center"/>
              <w:rPr>
                <w:ins w:id="9083" w:author="Pawel Kaluski" w:date="2019-03-13T21:36:00Z"/>
                <w:b/>
                <w:lang w:val="en-CA"/>
                <w:rPrChange w:id="9084" w:author="ilia kassianenko" w:date="2019-03-21T21:37:00Z">
                  <w:rPr>
                    <w:ins w:id="9085" w:author="Pawel Kaluski" w:date="2019-03-13T21:36:00Z"/>
                    <w:color w:val="000000" w:themeColor="text1"/>
                    <w:sz w:val="18"/>
                  </w:rPr>
                </w:rPrChange>
              </w:rPr>
              <w:pPrChange w:id="9086" w:author="outpost" w:date="2019-03-18T20:51:00Z">
                <w:pPr>
                  <w:pStyle w:val="BodyText"/>
                  <w:jc w:val="center"/>
                </w:pPr>
              </w:pPrChange>
            </w:pPr>
          </w:p>
        </w:tc>
        <w:tc>
          <w:tcPr>
            <w:tcW w:w="1482" w:type="dxa"/>
            <w:tcPrChange w:id="9087" w:author="ilia kassianenko" w:date="2019-03-21T20:49:00Z">
              <w:tcPr>
                <w:tcW w:w="1915" w:type="dxa"/>
              </w:tcPr>
            </w:tcPrChange>
          </w:tcPr>
          <w:p w14:paraId="317CBBFF" w14:textId="10242466" w:rsidR="00F6368B" w:rsidRPr="0047260E" w:rsidRDefault="00F6368B">
            <w:pPr>
              <w:jc w:val="center"/>
              <w:rPr>
                <w:ins w:id="9088" w:author="Pawel Kaluski" w:date="2019-03-13T21:36:00Z"/>
                <w:b/>
                <w:sz w:val="36"/>
                <w:lang w:val="en-CA"/>
                <w:rPrChange w:id="9089" w:author="ilia kassianenko" w:date="2019-03-21T21:37:00Z">
                  <w:rPr>
                    <w:ins w:id="9090" w:author="Pawel Kaluski" w:date="2019-03-13T21:36:00Z"/>
                    <w:color w:val="000000" w:themeColor="text1"/>
                    <w:sz w:val="18"/>
                  </w:rPr>
                </w:rPrChange>
              </w:rPr>
              <w:pPrChange w:id="9091" w:author="outpost" w:date="2019-03-18T20:51:00Z">
                <w:pPr>
                  <w:pStyle w:val="BodyText"/>
                  <w:keepNext/>
                  <w:numPr>
                    <w:ilvl w:val="8"/>
                    <w:numId w:val="1"/>
                  </w:numPr>
                  <w:ind w:left="360" w:hanging="360"/>
                  <w:jc w:val="center"/>
                  <w:outlineLvl w:val="8"/>
                </w:pPr>
              </w:pPrChange>
            </w:pPr>
            <w:ins w:id="9092" w:author="outpost" w:date="2019-03-18T20:50:00Z">
              <w:r w:rsidRPr="0047260E">
                <w:rPr>
                  <w:b/>
                  <w:sz w:val="36"/>
                  <w:lang w:val="en-CA"/>
                  <w:rPrChange w:id="9093" w:author="ilia kassianenko" w:date="2019-03-21T21:37:00Z">
                    <w:rPr/>
                  </w:rPrChange>
                </w:rPr>
                <w:sym w:font="Wingdings 2" w:char="F050"/>
              </w:r>
            </w:ins>
            <w:ins w:id="9094" w:author="Pawel Kaluski" w:date="2019-03-13T21:36:00Z">
              <w:del w:id="9095" w:author="outpost" w:date="2019-03-18T20:50:00Z">
                <w:r w:rsidRPr="0047260E" w:rsidDel="00FF2293">
                  <w:rPr>
                    <w:b/>
                    <w:sz w:val="36"/>
                    <w:lang w:val="en-CA"/>
                    <w:rPrChange w:id="9096" w:author="ilia kassianenko" w:date="2019-03-21T21:37:00Z">
                      <w:rPr>
                        <w:color w:val="000000" w:themeColor="text1"/>
                        <w:sz w:val="18"/>
                      </w:rPr>
                    </w:rPrChange>
                  </w:rPr>
                  <w:delText>X</w:delText>
                </w:r>
              </w:del>
            </w:ins>
          </w:p>
        </w:tc>
        <w:tc>
          <w:tcPr>
            <w:tcW w:w="1482" w:type="dxa"/>
            <w:tcPrChange w:id="9097" w:author="ilia kassianenko" w:date="2019-03-21T20:49:00Z">
              <w:tcPr>
                <w:tcW w:w="1916" w:type="dxa"/>
              </w:tcPr>
            </w:tcPrChange>
          </w:tcPr>
          <w:p w14:paraId="1944E182" w14:textId="7A1BAC21" w:rsidR="00F6368B" w:rsidRPr="0047260E" w:rsidRDefault="00F6368B">
            <w:pPr>
              <w:jc w:val="center"/>
              <w:rPr>
                <w:ins w:id="9098" w:author="Pawel Kaluski" w:date="2019-03-13T21:36:00Z"/>
                <w:b/>
                <w:sz w:val="36"/>
                <w:lang w:val="en-CA"/>
                <w:rPrChange w:id="9099" w:author="ilia kassianenko" w:date="2019-03-21T21:37:00Z">
                  <w:rPr>
                    <w:ins w:id="9100" w:author="Pawel Kaluski" w:date="2019-03-13T21:36:00Z"/>
                    <w:color w:val="000000" w:themeColor="text1"/>
                    <w:sz w:val="18"/>
                  </w:rPr>
                </w:rPrChange>
              </w:rPr>
              <w:pPrChange w:id="9101" w:author="outpost" w:date="2019-03-18T20:51:00Z">
                <w:pPr>
                  <w:pStyle w:val="BodyText"/>
                  <w:keepNext/>
                  <w:numPr>
                    <w:ilvl w:val="8"/>
                    <w:numId w:val="1"/>
                  </w:numPr>
                  <w:ind w:left="360" w:hanging="360"/>
                  <w:jc w:val="center"/>
                  <w:outlineLvl w:val="8"/>
                </w:pPr>
              </w:pPrChange>
            </w:pPr>
            <w:ins w:id="9102" w:author="outpost" w:date="2019-03-18T20:50:00Z">
              <w:r w:rsidRPr="0047260E">
                <w:rPr>
                  <w:b/>
                  <w:sz w:val="36"/>
                  <w:lang w:val="en-CA"/>
                  <w:rPrChange w:id="9103" w:author="ilia kassianenko" w:date="2019-03-21T21:37:00Z">
                    <w:rPr/>
                  </w:rPrChange>
                </w:rPr>
                <w:sym w:font="Wingdings 2" w:char="F050"/>
              </w:r>
            </w:ins>
            <w:ins w:id="9104" w:author="Pawel Kaluski" w:date="2019-03-13T21:36:00Z">
              <w:del w:id="9105" w:author="outpost" w:date="2019-03-18T20:50:00Z">
                <w:r w:rsidRPr="0047260E" w:rsidDel="006C3D2F">
                  <w:rPr>
                    <w:b/>
                    <w:sz w:val="36"/>
                    <w:lang w:val="en-CA"/>
                    <w:rPrChange w:id="9106" w:author="ilia kassianenko" w:date="2019-03-21T21:37:00Z">
                      <w:rPr>
                        <w:color w:val="000000" w:themeColor="text1"/>
                        <w:sz w:val="18"/>
                      </w:rPr>
                    </w:rPrChange>
                  </w:rPr>
                  <w:delText>X</w:delText>
                </w:r>
              </w:del>
            </w:ins>
          </w:p>
        </w:tc>
      </w:tr>
      <w:tr w:rsidR="00F6368B" w:rsidRPr="0047260E" w14:paraId="2A75C56C" w14:textId="77777777" w:rsidTr="00081C3A">
        <w:trPr>
          <w:jc w:val="center"/>
          <w:ins w:id="9107" w:author="Pawel Kaluski" w:date="2019-03-13T21:36:00Z"/>
        </w:trPr>
        <w:tc>
          <w:tcPr>
            <w:tcW w:w="2093" w:type="dxa"/>
            <w:tcPrChange w:id="9108" w:author="ilia kassianenko" w:date="2019-03-21T20:49:00Z">
              <w:tcPr>
                <w:tcW w:w="2093" w:type="dxa"/>
              </w:tcPr>
            </w:tcPrChange>
          </w:tcPr>
          <w:p w14:paraId="4D9EC166" w14:textId="77777777" w:rsidR="00F6368B" w:rsidRPr="0047260E" w:rsidRDefault="00F6368B" w:rsidP="00613955">
            <w:pPr>
              <w:pStyle w:val="BodyText"/>
              <w:rPr>
                <w:ins w:id="9109" w:author="Pawel Kaluski" w:date="2019-03-13T21:36:00Z"/>
                <w:color w:val="000000" w:themeColor="text1"/>
                <w:sz w:val="18"/>
                <w:lang w:val="en-CA"/>
                <w:rPrChange w:id="9110" w:author="ilia kassianenko" w:date="2019-03-21T21:37:00Z">
                  <w:rPr>
                    <w:ins w:id="9111" w:author="Pawel Kaluski" w:date="2019-03-13T21:36:00Z"/>
                    <w:color w:val="000000" w:themeColor="text1"/>
                    <w:sz w:val="18"/>
                  </w:rPr>
                </w:rPrChange>
              </w:rPr>
            </w:pPr>
            <w:ins w:id="9112" w:author="Pawel Kaluski" w:date="2019-03-13T21:36:00Z">
              <w:r w:rsidRPr="0047260E">
                <w:rPr>
                  <w:color w:val="000000" w:themeColor="text1"/>
                  <w:sz w:val="18"/>
                  <w:lang w:val="en-CA"/>
                  <w:rPrChange w:id="9113" w:author="ilia kassianenko" w:date="2019-03-21T21:37:00Z">
                    <w:rPr>
                      <w:color w:val="000000" w:themeColor="text1"/>
                      <w:sz w:val="18"/>
                    </w:rPr>
                  </w:rPrChange>
                </w:rPr>
                <w:t>Data Security</w:t>
              </w:r>
            </w:ins>
          </w:p>
        </w:tc>
        <w:tc>
          <w:tcPr>
            <w:tcW w:w="1482" w:type="dxa"/>
            <w:tcPrChange w:id="9114" w:author="ilia kassianenko" w:date="2019-03-21T20:49:00Z">
              <w:tcPr>
                <w:tcW w:w="1737" w:type="dxa"/>
              </w:tcPr>
            </w:tcPrChange>
          </w:tcPr>
          <w:p w14:paraId="5E6E37E1" w14:textId="37ED2600" w:rsidR="00F6368B" w:rsidRPr="0047260E" w:rsidRDefault="00F6368B">
            <w:pPr>
              <w:jc w:val="center"/>
              <w:rPr>
                <w:ins w:id="9115" w:author="Pawel Kaluski" w:date="2019-03-13T21:36:00Z"/>
                <w:b/>
                <w:sz w:val="36"/>
                <w:lang w:val="en-CA"/>
                <w:rPrChange w:id="9116" w:author="ilia kassianenko" w:date="2019-03-21T21:37:00Z">
                  <w:rPr>
                    <w:ins w:id="9117" w:author="Pawel Kaluski" w:date="2019-03-13T21:36:00Z"/>
                    <w:color w:val="000000" w:themeColor="text1"/>
                    <w:sz w:val="18"/>
                  </w:rPr>
                </w:rPrChange>
              </w:rPr>
              <w:pPrChange w:id="9118" w:author="outpost" w:date="2019-03-18T20:51:00Z">
                <w:pPr>
                  <w:pStyle w:val="BodyText"/>
                  <w:keepNext/>
                  <w:numPr>
                    <w:ilvl w:val="8"/>
                    <w:numId w:val="1"/>
                  </w:numPr>
                  <w:ind w:left="360" w:hanging="360"/>
                  <w:jc w:val="center"/>
                  <w:outlineLvl w:val="8"/>
                </w:pPr>
              </w:pPrChange>
            </w:pPr>
            <w:ins w:id="9119" w:author="outpost" w:date="2019-03-18T20:50:00Z">
              <w:r w:rsidRPr="0047260E">
                <w:rPr>
                  <w:b/>
                  <w:sz w:val="36"/>
                  <w:lang w:val="en-CA"/>
                  <w:rPrChange w:id="9120" w:author="ilia kassianenko" w:date="2019-03-21T21:37:00Z">
                    <w:rPr/>
                  </w:rPrChange>
                </w:rPr>
                <w:sym w:font="Wingdings 2" w:char="F050"/>
              </w:r>
            </w:ins>
            <w:ins w:id="9121" w:author="Pawel Kaluski" w:date="2019-03-13T21:36:00Z">
              <w:del w:id="9122" w:author="outpost" w:date="2019-03-18T20:50:00Z">
                <w:r w:rsidRPr="0047260E" w:rsidDel="00881D17">
                  <w:rPr>
                    <w:b/>
                    <w:sz w:val="36"/>
                    <w:lang w:val="en-CA"/>
                    <w:rPrChange w:id="9123" w:author="ilia kassianenko" w:date="2019-03-21T21:37:00Z">
                      <w:rPr>
                        <w:color w:val="000000" w:themeColor="text1"/>
                        <w:sz w:val="18"/>
                      </w:rPr>
                    </w:rPrChange>
                  </w:rPr>
                  <w:delText>X</w:delText>
                </w:r>
              </w:del>
            </w:ins>
          </w:p>
        </w:tc>
        <w:tc>
          <w:tcPr>
            <w:tcW w:w="1482" w:type="dxa"/>
            <w:tcPrChange w:id="9124" w:author="ilia kassianenko" w:date="2019-03-21T20:49:00Z">
              <w:tcPr>
                <w:tcW w:w="1915" w:type="dxa"/>
              </w:tcPr>
            </w:tcPrChange>
          </w:tcPr>
          <w:p w14:paraId="45628AB4" w14:textId="77777777" w:rsidR="00F6368B" w:rsidRPr="0047260E" w:rsidRDefault="00F6368B">
            <w:pPr>
              <w:jc w:val="center"/>
              <w:rPr>
                <w:ins w:id="9125" w:author="Pawel Kaluski" w:date="2019-03-13T21:36:00Z"/>
                <w:b/>
                <w:lang w:val="en-CA"/>
                <w:rPrChange w:id="9126" w:author="ilia kassianenko" w:date="2019-03-21T21:37:00Z">
                  <w:rPr>
                    <w:ins w:id="9127" w:author="Pawel Kaluski" w:date="2019-03-13T21:36:00Z"/>
                    <w:color w:val="000000" w:themeColor="text1"/>
                    <w:sz w:val="18"/>
                  </w:rPr>
                </w:rPrChange>
              </w:rPr>
              <w:pPrChange w:id="9128" w:author="outpost" w:date="2019-03-18T20:51:00Z">
                <w:pPr>
                  <w:pStyle w:val="BodyText"/>
                  <w:jc w:val="center"/>
                </w:pPr>
              </w:pPrChange>
            </w:pPr>
          </w:p>
        </w:tc>
        <w:tc>
          <w:tcPr>
            <w:tcW w:w="1482" w:type="dxa"/>
            <w:tcPrChange w:id="9129" w:author="ilia kassianenko" w:date="2019-03-21T20:49:00Z">
              <w:tcPr>
                <w:tcW w:w="1915" w:type="dxa"/>
              </w:tcPr>
            </w:tcPrChange>
          </w:tcPr>
          <w:p w14:paraId="706FFEAB" w14:textId="52ADC2D2" w:rsidR="00F6368B" w:rsidRPr="0047260E" w:rsidRDefault="00F6368B">
            <w:pPr>
              <w:jc w:val="center"/>
              <w:rPr>
                <w:ins w:id="9130" w:author="Pawel Kaluski" w:date="2019-03-13T21:36:00Z"/>
                <w:b/>
                <w:sz w:val="36"/>
                <w:lang w:val="en-CA"/>
                <w:rPrChange w:id="9131" w:author="ilia kassianenko" w:date="2019-03-21T21:37:00Z">
                  <w:rPr>
                    <w:ins w:id="9132" w:author="Pawel Kaluski" w:date="2019-03-13T21:36:00Z"/>
                    <w:color w:val="000000" w:themeColor="text1"/>
                    <w:sz w:val="18"/>
                  </w:rPr>
                </w:rPrChange>
              </w:rPr>
              <w:pPrChange w:id="9133" w:author="outpost" w:date="2019-03-18T20:51:00Z">
                <w:pPr>
                  <w:pStyle w:val="BodyText"/>
                  <w:keepNext/>
                  <w:numPr>
                    <w:ilvl w:val="8"/>
                    <w:numId w:val="1"/>
                  </w:numPr>
                  <w:ind w:left="360" w:hanging="360"/>
                  <w:jc w:val="center"/>
                  <w:outlineLvl w:val="8"/>
                </w:pPr>
              </w:pPrChange>
            </w:pPr>
            <w:ins w:id="9134" w:author="outpost" w:date="2019-03-18T20:50:00Z">
              <w:r w:rsidRPr="0047260E">
                <w:rPr>
                  <w:b/>
                  <w:sz w:val="36"/>
                  <w:lang w:val="en-CA"/>
                  <w:rPrChange w:id="9135" w:author="ilia kassianenko" w:date="2019-03-21T21:37:00Z">
                    <w:rPr/>
                  </w:rPrChange>
                </w:rPr>
                <w:sym w:font="Wingdings 2" w:char="F050"/>
              </w:r>
            </w:ins>
            <w:ins w:id="9136" w:author="Pawel Kaluski" w:date="2019-03-13T21:36:00Z">
              <w:del w:id="9137" w:author="outpost" w:date="2019-03-18T20:50:00Z">
                <w:r w:rsidRPr="0047260E" w:rsidDel="00FF2293">
                  <w:rPr>
                    <w:b/>
                    <w:sz w:val="36"/>
                    <w:lang w:val="en-CA"/>
                    <w:rPrChange w:id="9138" w:author="ilia kassianenko" w:date="2019-03-21T21:37:00Z">
                      <w:rPr>
                        <w:color w:val="000000" w:themeColor="text1"/>
                        <w:sz w:val="18"/>
                      </w:rPr>
                    </w:rPrChange>
                  </w:rPr>
                  <w:delText>X</w:delText>
                </w:r>
              </w:del>
            </w:ins>
          </w:p>
        </w:tc>
        <w:tc>
          <w:tcPr>
            <w:tcW w:w="1482" w:type="dxa"/>
            <w:tcPrChange w:id="9139" w:author="ilia kassianenko" w:date="2019-03-21T20:49:00Z">
              <w:tcPr>
                <w:tcW w:w="1916" w:type="dxa"/>
              </w:tcPr>
            </w:tcPrChange>
          </w:tcPr>
          <w:p w14:paraId="1389D9D0" w14:textId="3B63892C" w:rsidR="00F6368B" w:rsidRPr="0047260E" w:rsidRDefault="00F6368B">
            <w:pPr>
              <w:jc w:val="center"/>
              <w:rPr>
                <w:ins w:id="9140" w:author="Pawel Kaluski" w:date="2019-03-13T21:36:00Z"/>
                <w:b/>
                <w:sz w:val="36"/>
                <w:lang w:val="en-CA"/>
                <w:rPrChange w:id="9141" w:author="ilia kassianenko" w:date="2019-03-21T21:37:00Z">
                  <w:rPr>
                    <w:ins w:id="9142" w:author="Pawel Kaluski" w:date="2019-03-13T21:36:00Z"/>
                    <w:color w:val="000000" w:themeColor="text1"/>
                    <w:sz w:val="18"/>
                  </w:rPr>
                </w:rPrChange>
              </w:rPr>
              <w:pPrChange w:id="9143" w:author="outpost" w:date="2019-03-18T20:51:00Z">
                <w:pPr>
                  <w:pStyle w:val="BodyText"/>
                  <w:keepNext/>
                  <w:numPr>
                    <w:ilvl w:val="8"/>
                    <w:numId w:val="1"/>
                  </w:numPr>
                  <w:ind w:left="360" w:hanging="360"/>
                  <w:jc w:val="center"/>
                  <w:outlineLvl w:val="8"/>
                </w:pPr>
              </w:pPrChange>
            </w:pPr>
            <w:ins w:id="9144" w:author="outpost" w:date="2019-03-18T20:50:00Z">
              <w:r w:rsidRPr="0047260E">
                <w:rPr>
                  <w:b/>
                  <w:sz w:val="36"/>
                  <w:lang w:val="en-CA"/>
                  <w:rPrChange w:id="9145" w:author="ilia kassianenko" w:date="2019-03-21T21:37:00Z">
                    <w:rPr/>
                  </w:rPrChange>
                </w:rPr>
                <w:sym w:font="Wingdings 2" w:char="F050"/>
              </w:r>
            </w:ins>
            <w:ins w:id="9146" w:author="Pawel Kaluski" w:date="2019-03-13T21:36:00Z">
              <w:del w:id="9147" w:author="outpost" w:date="2019-03-18T20:50:00Z">
                <w:r w:rsidRPr="0047260E" w:rsidDel="006C3D2F">
                  <w:rPr>
                    <w:b/>
                    <w:sz w:val="36"/>
                    <w:lang w:val="en-CA"/>
                    <w:rPrChange w:id="9148" w:author="ilia kassianenko" w:date="2019-03-21T21:37:00Z">
                      <w:rPr>
                        <w:color w:val="000000" w:themeColor="text1"/>
                        <w:sz w:val="18"/>
                      </w:rPr>
                    </w:rPrChange>
                  </w:rPr>
                  <w:delText>X</w:delText>
                </w:r>
              </w:del>
            </w:ins>
          </w:p>
        </w:tc>
      </w:tr>
      <w:tr w:rsidR="00F6368B" w:rsidRPr="0047260E" w14:paraId="3046BC0B" w14:textId="77777777" w:rsidTr="00081C3A">
        <w:trPr>
          <w:jc w:val="center"/>
          <w:ins w:id="9149" w:author="Pawel Kaluski" w:date="2019-03-13T21:36:00Z"/>
        </w:trPr>
        <w:tc>
          <w:tcPr>
            <w:tcW w:w="2093" w:type="dxa"/>
            <w:tcPrChange w:id="9150" w:author="ilia kassianenko" w:date="2019-03-21T20:49:00Z">
              <w:tcPr>
                <w:tcW w:w="2093" w:type="dxa"/>
              </w:tcPr>
            </w:tcPrChange>
          </w:tcPr>
          <w:p w14:paraId="0323974E" w14:textId="77777777" w:rsidR="00F6368B" w:rsidRPr="0047260E" w:rsidRDefault="00F6368B" w:rsidP="00613955">
            <w:pPr>
              <w:pStyle w:val="BodyText"/>
              <w:rPr>
                <w:ins w:id="9151" w:author="Pawel Kaluski" w:date="2019-03-13T21:36:00Z"/>
                <w:color w:val="000000" w:themeColor="text1"/>
                <w:sz w:val="18"/>
                <w:lang w:val="en-CA"/>
                <w:rPrChange w:id="9152" w:author="ilia kassianenko" w:date="2019-03-21T21:37:00Z">
                  <w:rPr>
                    <w:ins w:id="9153" w:author="Pawel Kaluski" w:date="2019-03-13T21:36:00Z"/>
                    <w:color w:val="000000" w:themeColor="text1"/>
                    <w:sz w:val="18"/>
                  </w:rPr>
                </w:rPrChange>
              </w:rPr>
            </w:pPr>
            <w:ins w:id="9154" w:author="Pawel Kaluski" w:date="2019-03-13T21:36:00Z">
              <w:r w:rsidRPr="0047260E">
                <w:rPr>
                  <w:color w:val="000000" w:themeColor="text1"/>
                  <w:sz w:val="18"/>
                  <w:lang w:val="en-CA"/>
                  <w:rPrChange w:id="9155" w:author="ilia kassianenko" w:date="2019-03-21T21:37:00Z">
                    <w:rPr>
                      <w:color w:val="000000" w:themeColor="text1"/>
                      <w:sz w:val="18"/>
                    </w:rPr>
                  </w:rPrChange>
                </w:rPr>
                <w:t>Database Conversion</w:t>
              </w:r>
            </w:ins>
          </w:p>
        </w:tc>
        <w:tc>
          <w:tcPr>
            <w:tcW w:w="1482" w:type="dxa"/>
            <w:tcPrChange w:id="9156" w:author="ilia kassianenko" w:date="2019-03-21T20:49:00Z">
              <w:tcPr>
                <w:tcW w:w="1737" w:type="dxa"/>
              </w:tcPr>
            </w:tcPrChange>
          </w:tcPr>
          <w:p w14:paraId="0770415D" w14:textId="2B8E9FF9" w:rsidR="00F6368B" w:rsidRPr="0047260E" w:rsidRDefault="00F6368B">
            <w:pPr>
              <w:jc w:val="center"/>
              <w:rPr>
                <w:ins w:id="9157" w:author="Pawel Kaluski" w:date="2019-03-13T21:36:00Z"/>
                <w:b/>
                <w:sz w:val="36"/>
                <w:lang w:val="en-CA"/>
                <w:rPrChange w:id="9158" w:author="ilia kassianenko" w:date="2019-03-21T21:37:00Z">
                  <w:rPr>
                    <w:ins w:id="9159" w:author="Pawel Kaluski" w:date="2019-03-13T21:36:00Z"/>
                    <w:color w:val="000000" w:themeColor="text1"/>
                    <w:sz w:val="18"/>
                  </w:rPr>
                </w:rPrChange>
              </w:rPr>
              <w:pPrChange w:id="9160" w:author="outpost" w:date="2019-03-18T20:51:00Z">
                <w:pPr>
                  <w:pStyle w:val="BodyText"/>
                  <w:jc w:val="center"/>
                </w:pPr>
              </w:pPrChange>
            </w:pPr>
            <w:ins w:id="9161" w:author="outpost" w:date="2019-03-18T20:50:00Z">
              <w:r w:rsidRPr="0047260E">
                <w:rPr>
                  <w:b/>
                  <w:sz w:val="36"/>
                  <w:lang w:val="en-CA"/>
                  <w:rPrChange w:id="9162" w:author="ilia kassianenko" w:date="2019-03-21T21:37:00Z">
                    <w:rPr/>
                  </w:rPrChange>
                </w:rPr>
                <w:sym w:font="Wingdings 2" w:char="F050"/>
              </w:r>
            </w:ins>
            <w:ins w:id="9163" w:author="Pawel Kaluski" w:date="2019-03-13T21:36:00Z">
              <w:del w:id="9164" w:author="outpost" w:date="2019-03-18T20:50:00Z">
                <w:r w:rsidRPr="0047260E" w:rsidDel="00881D17">
                  <w:rPr>
                    <w:b/>
                    <w:sz w:val="36"/>
                    <w:lang w:val="en-CA"/>
                    <w:rPrChange w:id="9165" w:author="ilia kassianenko" w:date="2019-03-21T21:37:00Z">
                      <w:rPr>
                        <w:color w:val="000000" w:themeColor="text1"/>
                        <w:sz w:val="18"/>
                      </w:rPr>
                    </w:rPrChange>
                  </w:rPr>
                  <w:delText>X</w:delText>
                </w:r>
              </w:del>
            </w:ins>
          </w:p>
        </w:tc>
        <w:tc>
          <w:tcPr>
            <w:tcW w:w="1482" w:type="dxa"/>
            <w:tcPrChange w:id="9166" w:author="ilia kassianenko" w:date="2019-03-21T20:49:00Z">
              <w:tcPr>
                <w:tcW w:w="1915" w:type="dxa"/>
              </w:tcPr>
            </w:tcPrChange>
          </w:tcPr>
          <w:p w14:paraId="78883ED6" w14:textId="77777777" w:rsidR="00F6368B" w:rsidRPr="0047260E" w:rsidRDefault="00F6368B">
            <w:pPr>
              <w:jc w:val="center"/>
              <w:rPr>
                <w:ins w:id="9167" w:author="Pawel Kaluski" w:date="2019-03-13T21:36:00Z"/>
                <w:b/>
                <w:lang w:val="en-CA"/>
                <w:rPrChange w:id="9168" w:author="ilia kassianenko" w:date="2019-03-21T21:37:00Z">
                  <w:rPr>
                    <w:ins w:id="9169" w:author="Pawel Kaluski" w:date="2019-03-13T21:36:00Z"/>
                    <w:color w:val="000000" w:themeColor="text1"/>
                    <w:sz w:val="18"/>
                  </w:rPr>
                </w:rPrChange>
              </w:rPr>
              <w:pPrChange w:id="9170" w:author="outpost" w:date="2019-03-18T20:51:00Z">
                <w:pPr>
                  <w:pStyle w:val="BodyText"/>
                  <w:jc w:val="center"/>
                </w:pPr>
              </w:pPrChange>
            </w:pPr>
          </w:p>
        </w:tc>
        <w:tc>
          <w:tcPr>
            <w:tcW w:w="1482" w:type="dxa"/>
            <w:tcPrChange w:id="9171" w:author="ilia kassianenko" w:date="2019-03-21T20:49:00Z">
              <w:tcPr>
                <w:tcW w:w="1915" w:type="dxa"/>
              </w:tcPr>
            </w:tcPrChange>
          </w:tcPr>
          <w:p w14:paraId="1DDF9577" w14:textId="7DB16EA9" w:rsidR="00F6368B" w:rsidRPr="0047260E" w:rsidRDefault="00F6368B">
            <w:pPr>
              <w:jc w:val="center"/>
              <w:rPr>
                <w:ins w:id="9172" w:author="Pawel Kaluski" w:date="2019-03-13T21:36:00Z"/>
                <w:b/>
                <w:sz w:val="36"/>
                <w:lang w:val="en-CA"/>
                <w:rPrChange w:id="9173" w:author="ilia kassianenko" w:date="2019-03-21T21:37:00Z">
                  <w:rPr>
                    <w:ins w:id="9174" w:author="Pawel Kaluski" w:date="2019-03-13T21:36:00Z"/>
                    <w:color w:val="000000" w:themeColor="text1"/>
                    <w:sz w:val="18"/>
                  </w:rPr>
                </w:rPrChange>
              </w:rPr>
              <w:pPrChange w:id="9175" w:author="outpost" w:date="2019-03-18T20:51:00Z">
                <w:pPr>
                  <w:pStyle w:val="BodyText"/>
                  <w:keepNext/>
                  <w:numPr>
                    <w:ilvl w:val="8"/>
                    <w:numId w:val="1"/>
                  </w:numPr>
                  <w:ind w:left="360" w:hanging="360"/>
                  <w:jc w:val="center"/>
                  <w:outlineLvl w:val="8"/>
                </w:pPr>
              </w:pPrChange>
            </w:pPr>
            <w:ins w:id="9176" w:author="outpost" w:date="2019-03-18T20:50:00Z">
              <w:r w:rsidRPr="0047260E">
                <w:rPr>
                  <w:b/>
                  <w:sz w:val="36"/>
                  <w:lang w:val="en-CA"/>
                  <w:rPrChange w:id="9177" w:author="ilia kassianenko" w:date="2019-03-21T21:37:00Z">
                    <w:rPr/>
                  </w:rPrChange>
                </w:rPr>
                <w:sym w:font="Wingdings 2" w:char="F050"/>
              </w:r>
            </w:ins>
            <w:ins w:id="9178" w:author="Pawel Kaluski" w:date="2019-03-13T21:36:00Z">
              <w:del w:id="9179" w:author="outpost" w:date="2019-03-18T20:50:00Z">
                <w:r w:rsidRPr="0047260E" w:rsidDel="00FF2293">
                  <w:rPr>
                    <w:b/>
                    <w:sz w:val="36"/>
                    <w:lang w:val="en-CA"/>
                    <w:rPrChange w:id="9180" w:author="ilia kassianenko" w:date="2019-03-21T21:37:00Z">
                      <w:rPr>
                        <w:color w:val="000000" w:themeColor="text1"/>
                        <w:sz w:val="18"/>
                      </w:rPr>
                    </w:rPrChange>
                  </w:rPr>
                  <w:delText>X</w:delText>
                </w:r>
              </w:del>
            </w:ins>
          </w:p>
        </w:tc>
        <w:tc>
          <w:tcPr>
            <w:tcW w:w="1482" w:type="dxa"/>
            <w:tcPrChange w:id="9181" w:author="ilia kassianenko" w:date="2019-03-21T20:49:00Z">
              <w:tcPr>
                <w:tcW w:w="1916" w:type="dxa"/>
              </w:tcPr>
            </w:tcPrChange>
          </w:tcPr>
          <w:p w14:paraId="2575B8FE" w14:textId="77777777" w:rsidR="00F6368B" w:rsidRPr="0047260E" w:rsidRDefault="00F6368B">
            <w:pPr>
              <w:jc w:val="center"/>
              <w:rPr>
                <w:ins w:id="9182" w:author="Pawel Kaluski" w:date="2019-03-13T21:36:00Z"/>
                <w:b/>
                <w:lang w:val="en-CA"/>
                <w:rPrChange w:id="9183" w:author="ilia kassianenko" w:date="2019-03-21T21:37:00Z">
                  <w:rPr>
                    <w:ins w:id="9184" w:author="Pawel Kaluski" w:date="2019-03-13T21:36:00Z"/>
                    <w:color w:val="000000" w:themeColor="text1"/>
                    <w:sz w:val="18"/>
                  </w:rPr>
                </w:rPrChange>
              </w:rPr>
              <w:pPrChange w:id="9185" w:author="outpost" w:date="2019-03-18T20:51:00Z">
                <w:pPr>
                  <w:pStyle w:val="BodyText"/>
                  <w:jc w:val="center"/>
                </w:pPr>
              </w:pPrChange>
            </w:pPr>
          </w:p>
        </w:tc>
      </w:tr>
      <w:tr w:rsidR="00173FA5" w:rsidRPr="0047260E" w14:paraId="523A2A9B" w14:textId="77777777" w:rsidTr="00081C3A">
        <w:trPr>
          <w:jc w:val="center"/>
          <w:ins w:id="9186" w:author="Pawel Kaluski" w:date="2019-03-13T21:36:00Z"/>
        </w:trPr>
        <w:tc>
          <w:tcPr>
            <w:tcW w:w="2093" w:type="dxa"/>
            <w:tcPrChange w:id="9187" w:author="ilia kassianenko" w:date="2019-03-21T20:49:00Z">
              <w:tcPr>
                <w:tcW w:w="2093" w:type="dxa"/>
              </w:tcPr>
            </w:tcPrChange>
          </w:tcPr>
          <w:p w14:paraId="24A8CEAF" w14:textId="77777777" w:rsidR="00173FA5" w:rsidRPr="0047260E" w:rsidRDefault="00173FA5" w:rsidP="00613955">
            <w:pPr>
              <w:pStyle w:val="BodyText"/>
              <w:rPr>
                <w:ins w:id="9188" w:author="Pawel Kaluski" w:date="2019-03-13T21:36:00Z"/>
                <w:color w:val="000000" w:themeColor="text1"/>
                <w:sz w:val="18"/>
                <w:lang w:val="en-CA"/>
                <w:rPrChange w:id="9189" w:author="ilia kassianenko" w:date="2019-03-21T21:37:00Z">
                  <w:rPr>
                    <w:ins w:id="9190" w:author="Pawel Kaluski" w:date="2019-03-13T21:36:00Z"/>
                    <w:color w:val="000000" w:themeColor="text1"/>
                    <w:sz w:val="18"/>
                  </w:rPr>
                </w:rPrChange>
              </w:rPr>
            </w:pPr>
            <w:ins w:id="9191" w:author="Pawel Kaluski" w:date="2019-03-13T21:36:00Z">
              <w:r w:rsidRPr="0047260E">
                <w:rPr>
                  <w:color w:val="000000" w:themeColor="text1"/>
                  <w:sz w:val="18"/>
                  <w:lang w:val="en-CA"/>
                  <w:rPrChange w:id="9192" w:author="ilia kassianenko" w:date="2019-03-21T21:37:00Z">
                    <w:rPr>
                      <w:color w:val="000000" w:themeColor="text1"/>
                      <w:sz w:val="18"/>
                    </w:rPr>
                  </w:rPrChange>
                </w:rPr>
                <w:t>Mobile Access</w:t>
              </w:r>
            </w:ins>
          </w:p>
        </w:tc>
        <w:tc>
          <w:tcPr>
            <w:tcW w:w="1482" w:type="dxa"/>
            <w:tcPrChange w:id="9193" w:author="ilia kassianenko" w:date="2019-03-21T20:49:00Z">
              <w:tcPr>
                <w:tcW w:w="1737" w:type="dxa"/>
              </w:tcPr>
            </w:tcPrChange>
          </w:tcPr>
          <w:p w14:paraId="7B0DDD7F" w14:textId="77777777" w:rsidR="00173FA5" w:rsidRPr="0047260E" w:rsidRDefault="00173FA5">
            <w:pPr>
              <w:jc w:val="center"/>
              <w:rPr>
                <w:ins w:id="9194" w:author="Pawel Kaluski" w:date="2019-03-13T21:36:00Z"/>
                <w:b/>
                <w:lang w:val="en-CA"/>
                <w:rPrChange w:id="9195" w:author="ilia kassianenko" w:date="2019-03-21T21:37:00Z">
                  <w:rPr>
                    <w:ins w:id="9196" w:author="Pawel Kaluski" w:date="2019-03-13T21:36:00Z"/>
                    <w:color w:val="000000" w:themeColor="text1"/>
                    <w:sz w:val="18"/>
                  </w:rPr>
                </w:rPrChange>
              </w:rPr>
              <w:pPrChange w:id="9197" w:author="outpost" w:date="2019-03-18T20:51:00Z">
                <w:pPr>
                  <w:pStyle w:val="BodyText"/>
                  <w:jc w:val="center"/>
                </w:pPr>
              </w:pPrChange>
            </w:pPr>
          </w:p>
        </w:tc>
        <w:tc>
          <w:tcPr>
            <w:tcW w:w="1482" w:type="dxa"/>
            <w:tcPrChange w:id="9198" w:author="ilia kassianenko" w:date="2019-03-21T20:49:00Z">
              <w:tcPr>
                <w:tcW w:w="1915" w:type="dxa"/>
              </w:tcPr>
            </w:tcPrChange>
          </w:tcPr>
          <w:p w14:paraId="5DF74DBE" w14:textId="0CC87B93" w:rsidR="00173FA5" w:rsidRPr="0047260E" w:rsidRDefault="00F6368B">
            <w:pPr>
              <w:jc w:val="center"/>
              <w:rPr>
                <w:ins w:id="9199" w:author="Pawel Kaluski" w:date="2019-03-13T21:36:00Z"/>
                <w:b/>
                <w:sz w:val="36"/>
                <w:lang w:val="en-CA"/>
                <w:rPrChange w:id="9200" w:author="ilia kassianenko" w:date="2019-03-21T21:37:00Z">
                  <w:rPr>
                    <w:ins w:id="9201" w:author="Pawel Kaluski" w:date="2019-03-13T21:36:00Z"/>
                    <w:color w:val="000000" w:themeColor="text1"/>
                    <w:sz w:val="18"/>
                  </w:rPr>
                </w:rPrChange>
              </w:rPr>
              <w:pPrChange w:id="9202" w:author="outpost" w:date="2019-03-18T20:51:00Z">
                <w:pPr>
                  <w:pStyle w:val="BodyText"/>
                  <w:keepNext/>
                  <w:numPr>
                    <w:ilvl w:val="8"/>
                    <w:numId w:val="1"/>
                  </w:numPr>
                  <w:ind w:left="360" w:hanging="360"/>
                  <w:jc w:val="center"/>
                  <w:outlineLvl w:val="8"/>
                </w:pPr>
              </w:pPrChange>
            </w:pPr>
            <w:ins w:id="9203" w:author="outpost" w:date="2019-03-18T20:50:00Z">
              <w:r w:rsidRPr="0047260E">
                <w:rPr>
                  <w:b/>
                  <w:sz w:val="36"/>
                  <w:lang w:val="en-CA"/>
                  <w:rPrChange w:id="9204" w:author="ilia kassianenko" w:date="2019-03-21T21:37:00Z">
                    <w:rPr/>
                  </w:rPrChange>
                </w:rPr>
                <w:sym w:font="Wingdings 2" w:char="F050"/>
              </w:r>
            </w:ins>
            <w:ins w:id="9205" w:author="Pawel Kaluski" w:date="2019-03-13T21:36:00Z">
              <w:del w:id="9206" w:author="Microsoft Office User" w:date="2019-03-17T12:13:00Z">
                <w:r w:rsidR="00173FA5" w:rsidRPr="0047260E" w:rsidDel="00134CAF">
                  <w:rPr>
                    <w:b/>
                    <w:sz w:val="36"/>
                    <w:lang w:val="en-CA"/>
                    <w:rPrChange w:id="9207" w:author="ilia kassianenko" w:date="2019-03-21T21:37:00Z">
                      <w:rPr>
                        <w:color w:val="000000" w:themeColor="text1"/>
                        <w:sz w:val="18"/>
                      </w:rPr>
                    </w:rPrChange>
                  </w:rPr>
                  <w:delText>X</w:delText>
                </w:r>
              </w:del>
            </w:ins>
          </w:p>
        </w:tc>
        <w:tc>
          <w:tcPr>
            <w:tcW w:w="1482" w:type="dxa"/>
            <w:tcPrChange w:id="9208" w:author="ilia kassianenko" w:date="2019-03-21T20:49:00Z">
              <w:tcPr>
                <w:tcW w:w="1915" w:type="dxa"/>
              </w:tcPr>
            </w:tcPrChange>
          </w:tcPr>
          <w:p w14:paraId="736E4E8F" w14:textId="77777777" w:rsidR="00173FA5" w:rsidRPr="0047260E" w:rsidRDefault="00173FA5">
            <w:pPr>
              <w:jc w:val="center"/>
              <w:rPr>
                <w:ins w:id="9209" w:author="Pawel Kaluski" w:date="2019-03-13T21:36:00Z"/>
                <w:b/>
                <w:lang w:val="en-CA"/>
                <w:rPrChange w:id="9210" w:author="ilia kassianenko" w:date="2019-03-21T21:37:00Z">
                  <w:rPr>
                    <w:ins w:id="9211" w:author="Pawel Kaluski" w:date="2019-03-13T21:36:00Z"/>
                    <w:color w:val="000000" w:themeColor="text1"/>
                    <w:sz w:val="18"/>
                  </w:rPr>
                </w:rPrChange>
              </w:rPr>
              <w:pPrChange w:id="9212" w:author="outpost" w:date="2019-03-18T20:51:00Z">
                <w:pPr>
                  <w:pStyle w:val="BodyText"/>
                  <w:jc w:val="center"/>
                </w:pPr>
              </w:pPrChange>
            </w:pPr>
          </w:p>
        </w:tc>
        <w:tc>
          <w:tcPr>
            <w:tcW w:w="1482" w:type="dxa"/>
            <w:tcPrChange w:id="9213" w:author="ilia kassianenko" w:date="2019-03-21T20:49:00Z">
              <w:tcPr>
                <w:tcW w:w="1916" w:type="dxa"/>
              </w:tcPr>
            </w:tcPrChange>
          </w:tcPr>
          <w:p w14:paraId="69C8AA4D" w14:textId="77777777" w:rsidR="00173FA5" w:rsidRPr="0047260E" w:rsidRDefault="00173FA5">
            <w:pPr>
              <w:jc w:val="center"/>
              <w:rPr>
                <w:ins w:id="9214" w:author="Pawel Kaluski" w:date="2019-03-13T21:36:00Z"/>
                <w:b/>
                <w:lang w:val="en-CA"/>
                <w:rPrChange w:id="9215" w:author="ilia kassianenko" w:date="2019-03-21T21:37:00Z">
                  <w:rPr>
                    <w:ins w:id="9216" w:author="Pawel Kaluski" w:date="2019-03-13T21:36:00Z"/>
                    <w:color w:val="000000" w:themeColor="text1"/>
                    <w:sz w:val="18"/>
                  </w:rPr>
                </w:rPrChange>
              </w:rPr>
              <w:pPrChange w:id="9217" w:author="outpost" w:date="2019-03-18T20:51:00Z">
                <w:pPr>
                  <w:pStyle w:val="BodyText"/>
                  <w:jc w:val="center"/>
                </w:pPr>
              </w:pPrChange>
            </w:pPr>
          </w:p>
        </w:tc>
      </w:tr>
      <w:tr w:rsidR="00F6368B" w:rsidRPr="0047260E" w14:paraId="1C79C398" w14:textId="77777777" w:rsidTr="00081C3A">
        <w:trPr>
          <w:jc w:val="center"/>
          <w:ins w:id="9218" w:author="Pawel Kaluski" w:date="2019-03-13T21:36:00Z"/>
        </w:trPr>
        <w:tc>
          <w:tcPr>
            <w:tcW w:w="2093" w:type="dxa"/>
            <w:tcPrChange w:id="9219" w:author="ilia kassianenko" w:date="2019-03-21T20:49:00Z">
              <w:tcPr>
                <w:tcW w:w="2093" w:type="dxa"/>
              </w:tcPr>
            </w:tcPrChange>
          </w:tcPr>
          <w:p w14:paraId="1C8165F6" w14:textId="77777777" w:rsidR="00F6368B" w:rsidRPr="0047260E" w:rsidRDefault="00F6368B" w:rsidP="00613955">
            <w:pPr>
              <w:pStyle w:val="BodyText"/>
              <w:rPr>
                <w:ins w:id="9220" w:author="Pawel Kaluski" w:date="2019-03-13T21:36:00Z"/>
                <w:color w:val="000000" w:themeColor="text1"/>
                <w:sz w:val="18"/>
                <w:lang w:val="en-CA"/>
                <w:rPrChange w:id="9221" w:author="ilia kassianenko" w:date="2019-03-21T21:37:00Z">
                  <w:rPr>
                    <w:ins w:id="9222" w:author="Pawel Kaluski" w:date="2019-03-13T21:36:00Z"/>
                    <w:color w:val="000000" w:themeColor="text1"/>
                    <w:sz w:val="18"/>
                  </w:rPr>
                </w:rPrChange>
              </w:rPr>
            </w:pPr>
            <w:ins w:id="9223" w:author="Pawel Kaluski" w:date="2019-03-13T21:36:00Z">
              <w:r w:rsidRPr="0047260E">
                <w:rPr>
                  <w:color w:val="000000" w:themeColor="text1"/>
                  <w:sz w:val="18"/>
                  <w:lang w:val="en-CA"/>
                  <w:rPrChange w:id="9224" w:author="ilia kassianenko" w:date="2019-03-21T21:37:00Z">
                    <w:rPr>
                      <w:color w:val="000000" w:themeColor="text1"/>
                      <w:sz w:val="18"/>
                    </w:rPr>
                  </w:rPrChange>
                </w:rPr>
                <w:t>Performance Analysis</w:t>
              </w:r>
            </w:ins>
          </w:p>
        </w:tc>
        <w:tc>
          <w:tcPr>
            <w:tcW w:w="1482" w:type="dxa"/>
            <w:tcPrChange w:id="9225" w:author="ilia kassianenko" w:date="2019-03-21T20:49:00Z">
              <w:tcPr>
                <w:tcW w:w="1737" w:type="dxa"/>
              </w:tcPr>
            </w:tcPrChange>
          </w:tcPr>
          <w:p w14:paraId="2B314631" w14:textId="0160620D" w:rsidR="00F6368B" w:rsidRPr="0047260E" w:rsidRDefault="00F6368B">
            <w:pPr>
              <w:jc w:val="center"/>
              <w:rPr>
                <w:ins w:id="9226" w:author="Pawel Kaluski" w:date="2019-03-13T21:36:00Z"/>
                <w:b/>
                <w:sz w:val="36"/>
                <w:lang w:val="en-CA"/>
                <w:rPrChange w:id="9227" w:author="ilia kassianenko" w:date="2019-03-21T21:37:00Z">
                  <w:rPr>
                    <w:ins w:id="9228" w:author="Pawel Kaluski" w:date="2019-03-13T21:36:00Z"/>
                    <w:color w:val="000000" w:themeColor="text1"/>
                    <w:sz w:val="18"/>
                  </w:rPr>
                </w:rPrChange>
              </w:rPr>
              <w:pPrChange w:id="9229" w:author="outpost" w:date="2019-03-18T20:51:00Z">
                <w:pPr>
                  <w:pStyle w:val="BodyText"/>
                  <w:keepNext/>
                  <w:numPr>
                    <w:ilvl w:val="8"/>
                    <w:numId w:val="1"/>
                  </w:numPr>
                  <w:ind w:left="360" w:hanging="360"/>
                  <w:jc w:val="center"/>
                  <w:outlineLvl w:val="8"/>
                </w:pPr>
              </w:pPrChange>
            </w:pPr>
            <w:ins w:id="9230" w:author="outpost" w:date="2019-03-18T20:50:00Z">
              <w:r w:rsidRPr="0047260E">
                <w:rPr>
                  <w:b/>
                  <w:sz w:val="36"/>
                  <w:lang w:val="en-CA"/>
                  <w:rPrChange w:id="9231" w:author="ilia kassianenko" w:date="2019-03-21T21:37:00Z">
                    <w:rPr/>
                  </w:rPrChange>
                </w:rPr>
                <w:sym w:font="Wingdings 2" w:char="F050"/>
              </w:r>
            </w:ins>
            <w:ins w:id="9232" w:author="Pawel Kaluski" w:date="2019-03-13T21:36:00Z">
              <w:del w:id="9233" w:author="outpost" w:date="2019-03-18T20:50:00Z">
                <w:r w:rsidRPr="0047260E" w:rsidDel="00B22313">
                  <w:rPr>
                    <w:b/>
                    <w:sz w:val="36"/>
                    <w:lang w:val="en-CA"/>
                    <w:rPrChange w:id="9234" w:author="ilia kassianenko" w:date="2019-03-21T21:37:00Z">
                      <w:rPr>
                        <w:color w:val="000000" w:themeColor="text1"/>
                        <w:sz w:val="18"/>
                      </w:rPr>
                    </w:rPrChange>
                  </w:rPr>
                  <w:delText>X</w:delText>
                </w:r>
              </w:del>
            </w:ins>
          </w:p>
        </w:tc>
        <w:tc>
          <w:tcPr>
            <w:tcW w:w="1482" w:type="dxa"/>
            <w:tcPrChange w:id="9235" w:author="ilia kassianenko" w:date="2019-03-21T20:49:00Z">
              <w:tcPr>
                <w:tcW w:w="1915" w:type="dxa"/>
              </w:tcPr>
            </w:tcPrChange>
          </w:tcPr>
          <w:p w14:paraId="1C5E85A4" w14:textId="77777777" w:rsidR="00F6368B" w:rsidRPr="0047260E" w:rsidRDefault="00F6368B">
            <w:pPr>
              <w:jc w:val="center"/>
              <w:rPr>
                <w:ins w:id="9236" w:author="Pawel Kaluski" w:date="2019-03-13T21:36:00Z"/>
                <w:b/>
                <w:lang w:val="en-CA"/>
                <w:rPrChange w:id="9237" w:author="ilia kassianenko" w:date="2019-03-21T21:37:00Z">
                  <w:rPr>
                    <w:ins w:id="9238" w:author="Pawel Kaluski" w:date="2019-03-13T21:36:00Z"/>
                    <w:color w:val="000000" w:themeColor="text1"/>
                    <w:sz w:val="18"/>
                  </w:rPr>
                </w:rPrChange>
              </w:rPr>
              <w:pPrChange w:id="9239" w:author="outpost" w:date="2019-03-18T20:51:00Z">
                <w:pPr>
                  <w:pStyle w:val="BodyText"/>
                  <w:jc w:val="center"/>
                </w:pPr>
              </w:pPrChange>
            </w:pPr>
          </w:p>
        </w:tc>
        <w:tc>
          <w:tcPr>
            <w:tcW w:w="1482" w:type="dxa"/>
            <w:tcPrChange w:id="9240" w:author="ilia kassianenko" w:date="2019-03-21T20:49:00Z">
              <w:tcPr>
                <w:tcW w:w="1915" w:type="dxa"/>
              </w:tcPr>
            </w:tcPrChange>
          </w:tcPr>
          <w:p w14:paraId="7139B520" w14:textId="589C308C" w:rsidR="00F6368B" w:rsidRPr="0047260E" w:rsidRDefault="00F6368B">
            <w:pPr>
              <w:jc w:val="center"/>
              <w:rPr>
                <w:ins w:id="9241" w:author="Pawel Kaluski" w:date="2019-03-13T21:36:00Z"/>
                <w:b/>
                <w:sz w:val="36"/>
                <w:lang w:val="en-CA"/>
                <w:rPrChange w:id="9242" w:author="ilia kassianenko" w:date="2019-03-21T21:37:00Z">
                  <w:rPr>
                    <w:ins w:id="9243" w:author="Pawel Kaluski" w:date="2019-03-13T21:36:00Z"/>
                    <w:color w:val="000000" w:themeColor="text1"/>
                    <w:sz w:val="18"/>
                  </w:rPr>
                </w:rPrChange>
              </w:rPr>
              <w:pPrChange w:id="9244" w:author="outpost" w:date="2019-03-18T20:51:00Z">
                <w:pPr>
                  <w:pStyle w:val="BodyText"/>
                  <w:keepNext/>
                  <w:numPr>
                    <w:ilvl w:val="8"/>
                    <w:numId w:val="1"/>
                  </w:numPr>
                  <w:ind w:left="360" w:hanging="360"/>
                  <w:jc w:val="center"/>
                  <w:outlineLvl w:val="8"/>
                </w:pPr>
              </w:pPrChange>
            </w:pPr>
            <w:ins w:id="9245" w:author="outpost" w:date="2019-03-18T20:50:00Z">
              <w:r w:rsidRPr="0047260E">
                <w:rPr>
                  <w:b/>
                  <w:sz w:val="36"/>
                  <w:lang w:val="en-CA"/>
                  <w:rPrChange w:id="9246" w:author="ilia kassianenko" w:date="2019-03-21T21:37:00Z">
                    <w:rPr/>
                  </w:rPrChange>
                </w:rPr>
                <w:sym w:font="Wingdings 2" w:char="F050"/>
              </w:r>
            </w:ins>
            <w:ins w:id="9247" w:author="Pawel Kaluski" w:date="2019-03-13T21:36:00Z">
              <w:del w:id="9248" w:author="outpost" w:date="2019-03-18T20:50:00Z">
                <w:r w:rsidRPr="0047260E" w:rsidDel="003D7327">
                  <w:rPr>
                    <w:b/>
                    <w:sz w:val="36"/>
                    <w:lang w:val="en-CA"/>
                    <w:rPrChange w:id="9249" w:author="ilia kassianenko" w:date="2019-03-21T21:37:00Z">
                      <w:rPr>
                        <w:color w:val="000000" w:themeColor="text1"/>
                        <w:sz w:val="18"/>
                      </w:rPr>
                    </w:rPrChange>
                  </w:rPr>
                  <w:delText>X</w:delText>
                </w:r>
              </w:del>
            </w:ins>
          </w:p>
        </w:tc>
        <w:tc>
          <w:tcPr>
            <w:tcW w:w="1482" w:type="dxa"/>
            <w:tcPrChange w:id="9250" w:author="ilia kassianenko" w:date="2019-03-21T20:49:00Z">
              <w:tcPr>
                <w:tcW w:w="1916" w:type="dxa"/>
              </w:tcPr>
            </w:tcPrChange>
          </w:tcPr>
          <w:p w14:paraId="4DE67094" w14:textId="77777777" w:rsidR="00F6368B" w:rsidRPr="0047260E" w:rsidRDefault="00F6368B">
            <w:pPr>
              <w:jc w:val="center"/>
              <w:rPr>
                <w:ins w:id="9251" w:author="Pawel Kaluski" w:date="2019-03-13T21:36:00Z"/>
                <w:b/>
                <w:lang w:val="en-CA"/>
                <w:rPrChange w:id="9252" w:author="ilia kassianenko" w:date="2019-03-21T21:37:00Z">
                  <w:rPr>
                    <w:ins w:id="9253" w:author="Pawel Kaluski" w:date="2019-03-13T21:36:00Z"/>
                    <w:color w:val="000000" w:themeColor="text1"/>
                    <w:sz w:val="18"/>
                  </w:rPr>
                </w:rPrChange>
              </w:rPr>
              <w:pPrChange w:id="9254" w:author="outpost" w:date="2019-03-18T20:51:00Z">
                <w:pPr>
                  <w:pStyle w:val="BodyText"/>
                  <w:jc w:val="center"/>
                </w:pPr>
              </w:pPrChange>
            </w:pPr>
          </w:p>
        </w:tc>
      </w:tr>
      <w:tr w:rsidR="00F6368B" w:rsidRPr="0047260E" w14:paraId="2D62FF19" w14:textId="77777777" w:rsidTr="00081C3A">
        <w:trPr>
          <w:jc w:val="center"/>
          <w:ins w:id="9255" w:author="Pawel Kaluski" w:date="2019-03-13T21:36:00Z"/>
        </w:trPr>
        <w:tc>
          <w:tcPr>
            <w:tcW w:w="2093" w:type="dxa"/>
            <w:tcPrChange w:id="9256" w:author="ilia kassianenko" w:date="2019-03-21T20:49:00Z">
              <w:tcPr>
                <w:tcW w:w="2093" w:type="dxa"/>
              </w:tcPr>
            </w:tcPrChange>
          </w:tcPr>
          <w:p w14:paraId="0651724B" w14:textId="77777777" w:rsidR="00F6368B" w:rsidRPr="0047260E" w:rsidRDefault="00F6368B" w:rsidP="00613955">
            <w:pPr>
              <w:pStyle w:val="BodyText"/>
              <w:rPr>
                <w:ins w:id="9257" w:author="Pawel Kaluski" w:date="2019-03-13T21:36:00Z"/>
                <w:color w:val="000000" w:themeColor="text1"/>
                <w:sz w:val="18"/>
                <w:lang w:val="en-CA"/>
                <w:rPrChange w:id="9258" w:author="ilia kassianenko" w:date="2019-03-21T21:37:00Z">
                  <w:rPr>
                    <w:ins w:id="9259" w:author="Pawel Kaluski" w:date="2019-03-13T21:36:00Z"/>
                    <w:color w:val="000000" w:themeColor="text1"/>
                    <w:sz w:val="18"/>
                  </w:rPr>
                </w:rPrChange>
              </w:rPr>
            </w:pPr>
            <w:ins w:id="9260" w:author="Pawel Kaluski" w:date="2019-03-13T21:36:00Z">
              <w:r w:rsidRPr="0047260E">
                <w:rPr>
                  <w:color w:val="000000" w:themeColor="text1"/>
                  <w:sz w:val="18"/>
                  <w:lang w:val="en-CA"/>
                  <w:rPrChange w:id="9261" w:author="ilia kassianenko" w:date="2019-03-21T21:37:00Z">
                    <w:rPr>
                      <w:color w:val="000000" w:themeColor="text1"/>
                      <w:sz w:val="18"/>
                    </w:rPr>
                  </w:rPrChange>
                </w:rPr>
                <w:t>Queries</w:t>
              </w:r>
            </w:ins>
          </w:p>
        </w:tc>
        <w:tc>
          <w:tcPr>
            <w:tcW w:w="1482" w:type="dxa"/>
            <w:tcPrChange w:id="9262" w:author="ilia kassianenko" w:date="2019-03-21T20:49:00Z">
              <w:tcPr>
                <w:tcW w:w="1737" w:type="dxa"/>
              </w:tcPr>
            </w:tcPrChange>
          </w:tcPr>
          <w:p w14:paraId="7D9A5313" w14:textId="77F4CBFB" w:rsidR="00F6368B" w:rsidRPr="0047260E" w:rsidRDefault="00F6368B">
            <w:pPr>
              <w:jc w:val="center"/>
              <w:rPr>
                <w:ins w:id="9263" w:author="Pawel Kaluski" w:date="2019-03-13T21:36:00Z"/>
                <w:b/>
                <w:sz w:val="36"/>
                <w:lang w:val="en-CA"/>
                <w:rPrChange w:id="9264" w:author="ilia kassianenko" w:date="2019-03-21T21:37:00Z">
                  <w:rPr>
                    <w:ins w:id="9265" w:author="Pawel Kaluski" w:date="2019-03-13T21:36:00Z"/>
                    <w:color w:val="000000" w:themeColor="text1"/>
                    <w:sz w:val="18"/>
                  </w:rPr>
                </w:rPrChange>
              </w:rPr>
              <w:pPrChange w:id="9266" w:author="outpost" w:date="2019-03-18T20:51:00Z">
                <w:pPr>
                  <w:pStyle w:val="BodyText"/>
                  <w:keepNext/>
                  <w:numPr>
                    <w:ilvl w:val="8"/>
                    <w:numId w:val="1"/>
                  </w:numPr>
                  <w:ind w:left="360" w:hanging="360"/>
                  <w:jc w:val="center"/>
                  <w:outlineLvl w:val="8"/>
                </w:pPr>
              </w:pPrChange>
            </w:pPr>
            <w:ins w:id="9267" w:author="outpost" w:date="2019-03-18T20:50:00Z">
              <w:r w:rsidRPr="0047260E">
                <w:rPr>
                  <w:b/>
                  <w:sz w:val="36"/>
                  <w:lang w:val="en-CA"/>
                  <w:rPrChange w:id="9268" w:author="ilia kassianenko" w:date="2019-03-21T21:37:00Z">
                    <w:rPr/>
                  </w:rPrChange>
                </w:rPr>
                <w:sym w:font="Wingdings 2" w:char="F050"/>
              </w:r>
            </w:ins>
            <w:ins w:id="9269" w:author="Pawel Kaluski" w:date="2019-03-13T21:36:00Z">
              <w:del w:id="9270" w:author="outpost" w:date="2019-03-18T20:50:00Z">
                <w:r w:rsidRPr="0047260E" w:rsidDel="00B22313">
                  <w:rPr>
                    <w:b/>
                    <w:sz w:val="36"/>
                    <w:lang w:val="en-CA"/>
                    <w:rPrChange w:id="9271" w:author="ilia kassianenko" w:date="2019-03-21T21:37:00Z">
                      <w:rPr>
                        <w:color w:val="000000" w:themeColor="text1"/>
                        <w:sz w:val="18"/>
                      </w:rPr>
                    </w:rPrChange>
                  </w:rPr>
                  <w:delText>X</w:delText>
                </w:r>
              </w:del>
            </w:ins>
          </w:p>
        </w:tc>
        <w:tc>
          <w:tcPr>
            <w:tcW w:w="1482" w:type="dxa"/>
            <w:tcPrChange w:id="9272" w:author="ilia kassianenko" w:date="2019-03-21T20:49:00Z">
              <w:tcPr>
                <w:tcW w:w="1915" w:type="dxa"/>
              </w:tcPr>
            </w:tcPrChange>
          </w:tcPr>
          <w:p w14:paraId="24720A12" w14:textId="723BFF00" w:rsidR="00F6368B" w:rsidRPr="0047260E" w:rsidRDefault="00F6368B">
            <w:pPr>
              <w:jc w:val="center"/>
              <w:rPr>
                <w:ins w:id="9273" w:author="Pawel Kaluski" w:date="2019-03-13T21:36:00Z"/>
                <w:b/>
                <w:sz w:val="36"/>
                <w:lang w:val="en-CA"/>
                <w:rPrChange w:id="9274" w:author="ilia kassianenko" w:date="2019-03-21T21:37:00Z">
                  <w:rPr>
                    <w:ins w:id="9275" w:author="Pawel Kaluski" w:date="2019-03-13T21:36:00Z"/>
                    <w:color w:val="000000" w:themeColor="text1"/>
                    <w:sz w:val="18"/>
                  </w:rPr>
                </w:rPrChange>
              </w:rPr>
              <w:pPrChange w:id="9276" w:author="outpost" w:date="2019-03-18T20:51:00Z">
                <w:pPr>
                  <w:pStyle w:val="BodyText"/>
                  <w:keepNext/>
                  <w:numPr>
                    <w:ilvl w:val="8"/>
                    <w:numId w:val="1"/>
                  </w:numPr>
                  <w:ind w:left="360" w:hanging="360"/>
                  <w:jc w:val="center"/>
                  <w:outlineLvl w:val="8"/>
                </w:pPr>
              </w:pPrChange>
            </w:pPr>
            <w:ins w:id="9277" w:author="outpost" w:date="2019-03-18T20:50:00Z">
              <w:r w:rsidRPr="0047260E">
                <w:rPr>
                  <w:b/>
                  <w:sz w:val="36"/>
                  <w:lang w:val="en-CA"/>
                  <w:rPrChange w:id="9278" w:author="ilia kassianenko" w:date="2019-03-21T21:37:00Z">
                    <w:rPr/>
                  </w:rPrChange>
                </w:rPr>
                <w:sym w:font="Wingdings 2" w:char="F050"/>
              </w:r>
            </w:ins>
            <w:ins w:id="9279" w:author="Pawel Kaluski" w:date="2019-03-13T21:36:00Z">
              <w:del w:id="9280" w:author="outpost" w:date="2019-03-18T20:50:00Z">
                <w:r w:rsidRPr="0047260E" w:rsidDel="00EB33D8">
                  <w:rPr>
                    <w:b/>
                    <w:sz w:val="36"/>
                    <w:lang w:val="en-CA"/>
                    <w:rPrChange w:id="9281" w:author="ilia kassianenko" w:date="2019-03-21T21:37:00Z">
                      <w:rPr>
                        <w:color w:val="000000" w:themeColor="text1"/>
                        <w:sz w:val="18"/>
                      </w:rPr>
                    </w:rPrChange>
                  </w:rPr>
                  <w:delText>X</w:delText>
                </w:r>
              </w:del>
            </w:ins>
          </w:p>
        </w:tc>
        <w:tc>
          <w:tcPr>
            <w:tcW w:w="1482" w:type="dxa"/>
            <w:tcPrChange w:id="9282" w:author="ilia kassianenko" w:date="2019-03-21T20:49:00Z">
              <w:tcPr>
                <w:tcW w:w="1915" w:type="dxa"/>
              </w:tcPr>
            </w:tcPrChange>
          </w:tcPr>
          <w:p w14:paraId="45F92C48" w14:textId="2E37B5FC" w:rsidR="00F6368B" w:rsidRPr="0047260E" w:rsidRDefault="00F6368B">
            <w:pPr>
              <w:jc w:val="center"/>
              <w:rPr>
                <w:ins w:id="9283" w:author="Pawel Kaluski" w:date="2019-03-13T21:36:00Z"/>
                <w:b/>
                <w:sz w:val="36"/>
                <w:lang w:val="en-CA"/>
                <w:rPrChange w:id="9284" w:author="ilia kassianenko" w:date="2019-03-21T21:37:00Z">
                  <w:rPr>
                    <w:ins w:id="9285" w:author="Pawel Kaluski" w:date="2019-03-13T21:36:00Z"/>
                    <w:color w:val="000000" w:themeColor="text1"/>
                    <w:sz w:val="18"/>
                  </w:rPr>
                </w:rPrChange>
              </w:rPr>
              <w:pPrChange w:id="9286" w:author="outpost" w:date="2019-03-18T20:51:00Z">
                <w:pPr>
                  <w:pStyle w:val="BodyText"/>
                  <w:keepNext/>
                  <w:numPr>
                    <w:ilvl w:val="8"/>
                    <w:numId w:val="1"/>
                  </w:numPr>
                  <w:ind w:left="360" w:hanging="360"/>
                  <w:jc w:val="center"/>
                  <w:outlineLvl w:val="8"/>
                </w:pPr>
              </w:pPrChange>
            </w:pPr>
            <w:ins w:id="9287" w:author="outpost" w:date="2019-03-18T20:50:00Z">
              <w:r w:rsidRPr="0047260E">
                <w:rPr>
                  <w:b/>
                  <w:sz w:val="36"/>
                  <w:lang w:val="en-CA"/>
                  <w:rPrChange w:id="9288" w:author="ilia kassianenko" w:date="2019-03-21T21:37:00Z">
                    <w:rPr/>
                  </w:rPrChange>
                </w:rPr>
                <w:sym w:font="Wingdings 2" w:char="F050"/>
              </w:r>
            </w:ins>
            <w:ins w:id="9289" w:author="Pawel Kaluski" w:date="2019-03-13T21:36:00Z">
              <w:del w:id="9290" w:author="outpost" w:date="2019-03-18T20:50:00Z">
                <w:r w:rsidRPr="0047260E" w:rsidDel="003D7327">
                  <w:rPr>
                    <w:b/>
                    <w:sz w:val="36"/>
                    <w:lang w:val="en-CA"/>
                    <w:rPrChange w:id="9291" w:author="ilia kassianenko" w:date="2019-03-21T21:37:00Z">
                      <w:rPr>
                        <w:color w:val="000000" w:themeColor="text1"/>
                        <w:sz w:val="18"/>
                      </w:rPr>
                    </w:rPrChange>
                  </w:rPr>
                  <w:delText>X</w:delText>
                </w:r>
              </w:del>
            </w:ins>
          </w:p>
        </w:tc>
        <w:tc>
          <w:tcPr>
            <w:tcW w:w="1482" w:type="dxa"/>
            <w:tcPrChange w:id="9292" w:author="ilia kassianenko" w:date="2019-03-21T20:49:00Z">
              <w:tcPr>
                <w:tcW w:w="1916" w:type="dxa"/>
              </w:tcPr>
            </w:tcPrChange>
          </w:tcPr>
          <w:p w14:paraId="03249489" w14:textId="01F3039D" w:rsidR="00F6368B" w:rsidRPr="0047260E" w:rsidRDefault="00F6368B">
            <w:pPr>
              <w:jc w:val="center"/>
              <w:rPr>
                <w:ins w:id="9293" w:author="Pawel Kaluski" w:date="2019-03-13T21:36:00Z"/>
                <w:b/>
                <w:sz w:val="36"/>
                <w:lang w:val="en-CA"/>
                <w:rPrChange w:id="9294" w:author="ilia kassianenko" w:date="2019-03-21T21:37:00Z">
                  <w:rPr>
                    <w:ins w:id="9295" w:author="Pawel Kaluski" w:date="2019-03-13T21:36:00Z"/>
                    <w:color w:val="000000" w:themeColor="text1"/>
                    <w:sz w:val="18"/>
                  </w:rPr>
                </w:rPrChange>
              </w:rPr>
              <w:pPrChange w:id="9296" w:author="outpost" w:date="2019-03-18T20:51:00Z">
                <w:pPr>
                  <w:pStyle w:val="BodyText"/>
                  <w:keepNext/>
                  <w:numPr>
                    <w:ilvl w:val="8"/>
                    <w:numId w:val="1"/>
                  </w:numPr>
                  <w:ind w:left="360" w:hanging="360"/>
                  <w:jc w:val="center"/>
                  <w:outlineLvl w:val="8"/>
                </w:pPr>
              </w:pPrChange>
            </w:pPr>
            <w:ins w:id="9297" w:author="outpost" w:date="2019-03-18T20:50:00Z">
              <w:r w:rsidRPr="0047260E">
                <w:rPr>
                  <w:b/>
                  <w:sz w:val="36"/>
                  <w:lang w:val="en-CA"/>
                  <w:rPrChange w:id="9298" w:author="ilia kassianenko" w:date="2019-03-21T21:37:00Z">
                    <w:rPr/>
                  </w:rPrChange>
                </w:rPr>
                <w:sym w:font="Wingdings 2" w:char="F050"/>
              </w:r>
            </w:ins>
            <w:ins w:id="9299" w:author="Pawel Kaluski" w:date="2019-03-13T21:36:00Z">
              <w:del w:id="9300" w:author="outpost" w:date="2019-03-18T20:50:00Z">
                <w:r w:rsidRPr="0047260E" w:rsidDel="00A36000">
                  <w:rPr>
                    <w:b/>
                    <w:sz w:val="36"/>
                    <w:lang w:val="en-CA"/>
                    <w:rPrChange w:id="9301" w:author="ilia kassianenko" w:date="2019-03-21T21:37:00Z">
                      <w:rPr>
                        <w:color w:val="000000" w:themeColor="text1"/>
                        <w:sz w:val="18"/>
                      </w:rPr>
                    </w:rPrChange>
                  </w:rPr>
                  <w:delText>X</w:delText>
                </w:r>
              </w:del>
            </w:ins>
          </w:p>
        </w:tc>
      </w:tr>
      <w:tr w:rsidR="00F6368B" w:rsidRPr="0047260E" w14:paraId="5654EB5F" w14:textId="77777777" w:rsidTr="00081C3A">
        <w:trPr>
          <w:jc w:val="center"/>
          <w:ins w:id="9302" w:author="Pawel Kaluski" w:date="2019-03-13T21:36:00Z"/>
        </w:trPr>
        <w:tc>
          <w:tcPr>
            <w:tcW w:w="2093" w:type="dxa"/>
            <w:tcPrChange w:id="9303" w:author="ilia kassianenko" w:date="2019-03-21T20:49:00Z">
              <w:tcPr>
                <w:tcW w:w="2093" w:type="dxa"/>
              </w:tcPr>
            </w:tcPrChange>
          </w:tcPr>
          <w:p w14:paraId="49E125D2" w14:textId="77777777" w:rsidR="00F6368B" w:rsidRPr="0047260E" w:rsidRDefault="00F6368B" w:rsidP="00613955">
            <w:pPr>
              <w:pStyle w:val="BodyText"/>
              <w:rPr>
                <w:ins w:id="9304" w:author="Pawel Kaluski" w:date="2019-03-13T21:36:00Z"/>
                <w:color w:val="000000" w:themeColor="text1"/>
                <w:sz w:val="18"/>
                <w:lang w:val="en-CA"/>
                <w:rPrChange w:id="9305" w:author="ilia kassianenko" w:date="2019-03-21T21:37:00Z">
                  <w:rPr>
                    <w:ins w:id="9306" w:author="Pawel Kaluski" w:date="2019-03-13T21:36:00Z"/>
                    <w:color w:val="000000" w:themeColor="text1"/>
                    <w:sz w:val="18"/>
                  </w:rPr>
                </w:rPrChange>
              </w:rPr>
            </w:pPr>
            <w:ins w:id="9307" w:author="Pawel Kaluski" w:date="2019-03-13T21:36:00Z">
              <w:r w:rsidRPr="0047260E">
                <w:rPr>
                  <w:color w:val="000000" w:themeColor="text1"/>
                  <w:sz w:val="18"/>
                  <w:lang w:val="en-CA"/>
                  <w:rPrChange w:id="9308" w:author="ilia kassianenko" w:date="2019-03-21T21:37:00Z">
                    <w:rPr>
                      <w:color w:val="000000" w:themeColor="text1"/>
                      <w:sz w:val="18"/>
                    </w:rPr>
                  </w:rPrChange>
                </w:rPr>
                <w:t>Relational</w:t>
              </w:r>
            </w:ins>
          </w:p>
        </w:tc>
        <w:tc>
          <w:tcPr>
            <w:tcW w:w="1482" w:type="dxa"/>
            <w:tcPrChange w:id="9309" w:author="ilia kassianenko" w:date="2019-03-21T20:49:00Z">
              <w:tcPr>
                <w:tcW w:w="1737" w:type="dxa"/>
              </w:tcPr>
            </w:tcPrChange>
          </w:tcPr>
          <w:p w14:paraId="5D74BB8F" w14:textId="5CB9E0E7" w:rsidR="00F6368B" w:rsidRPr="0047260E" w:rsidRDefault="00F6368B">
            <w:pPr>
              <w:jc w:val="center"/>
              <w:rPr>
                <w:ins w:id="9310" w:author="Pawel Kaluski" w:date="2019-03-13T21:36:00Z"/>
                <w:b/>
                <w:sz w:val="36"/>
                <w:lang w:val="en-CA"/>
                <w:rPrChange w:id="9311" w:author="ilia kassianenko" w:date="2019-03-21T21:37:00Z">
                  <w:rPr>
                    <w:ins w:id="9312" w:author="Pawel Kaluski" w:date="2019-03-13T21:36:00Z"/>
                    <w:color w:val="000000" w:themeColor="text1"/>
                    <w:sz w:val="18"/>
                  </w:rPr>
                </w:rPrChange>
              </w:rPr>
              <w:pPrChange w:id="9313" w:author="outpost" w:date="2019-03-18T20:51:00Z">
                <w:pPr>
                  <w:pStyle w:val="BodyText"/>
                  <w:keepNext/>
                  <w:numPr>
                    <w:ilvl w:val="8"/>
                    <w:numId w:val="1"/>
                  </w:numPr>
                  <w:ind w:left="360" w:hanging="360"/>
                  <w:jc w:val="center"/>
                  <w:outlineLvl w:val="8"/>
                </w:pPr>
              </w:pPrChange>
            </w:pPr>
            <w:ins w:id="9314" w:author="outpost" w:date="2019-03-18T20:50:00Z">
              <w:r w:rsidRPr="0047260E">
                <w:rPr>
                  <w:b/>
                  <w:sz w:val="36"/>
                  <w:lang w:val="en-CA"/>
                  <w:rPrChange w:id="9315" w:author="ilia kassianenko" w:date="2019-03-21T21:37:00Z">
                    <w:rPr/>
                  </w:rPrChange>
                </w:rPr>
                <w:sym w:font="Wingdings 2" w:char="F050"/>
              </w:r>
            </w:ins>
            <w:ins w:id="9316" w:author="Pawel Kaluski" w:date="2019-03-13T21:36:00Z">
              <w:del w:id="9317" w:author="outpost" w:date="2019-03-18T20:50:00Z">
                <w:r w:rsidRPr="0047260E" w:rsidDel="00B22313">
                  <w:rPr>
                    <w:b/>
                    <w:sz w:val="36"/>
                    <w:lang w:val="en-CA"/>
                    <w:rPrChange w:id="9318" w:author="ilia kassianenko" w:date="2019-03-21T21:37:00Z">
                      <w:rPr>
                        <w:color w:val="000000" w:themeColor="text1"/>
                        <w:sz w:val="18"/>
                      </w:rPr>
                    </w:rPrChange>
                  </w:rPr>
                  <w:delText>X</w:delText>
                </w:r>
              </w:del>
            </w:ins>
          </w:p>
        </w:tc>
        <w:tc>
          <w:tcPr>
            <w:tcW w:w="1482" w:type="dxa"/>
            <w:tcPrChange w:id="9319" w:author="ilia kassianenko" w:date="2019-03-21T20:49:00Z">
              <w:tcPr>
                <w:tcW w:w="1915" w:type="dxa"/>
              </w:tcPr>
            </w:tcPrChange>
          </w:tcPr>
          <w:p w14:paraId="624C47B8" w14:textId="1973DBEB" w:rsidR="00F6368B" w:rsidRPr="0047260E" w:rsidRDefault="00F6368B">
            <w:pPr>
              <w:jc w:val="center"/>
              <w:rPr>
                <w:ins w:id="9320" w:author="Pawel Kaluski" w:date="2019-03-13T21:36:00Z"/>
                <w:b/>
                <w:sz w:val="36"/>
                <w:lang w:val="en-CA"/>
                <w:rPrChange w:id="9321" w:author="ilia kassianenko" w:date="2019-03-21T21:37:00Z">
                  <w:rPr>
                    <w:ins w:id="9322" w:author="Pawel Kaluski" w:date="2019-03-13T21:36:00Z"/>
                    <w:color w:val="000000" w:themeColor="text1"/>
                    <w:sz w:val="18"/>
                  </w:rPr>
                </w:rPrChange>
              </w:rPr>
              <w:pPrChange w:id="9323" w:author="outpost" w:date="2019-03-18T20:51:00Z">
                <w:pPr>
                  <w:pStyle w:val="BodyText"/>
                  <w:keepNext/>
                  <w:numPr>
                    <w:ilvl w:val="8"/>
                    <w:numId w:val="1"/>
                  </w:numPr>
                  <w:ind w:left="360" w:hanging="360"/>
                  <w:jc w:val="center"/>
                  <w:outlineLvl w:val="8"/>
                </w:pPr>
              </w:pPrChange>
            </w:pPr>
            <w:ins w:id="9324" w:author="outpost" w:date="2019-03-18T20:50:00Z">
              <w:r w:rsidRPr="0047260E">
                <w:rPr>
                  <w:b/>
                  <w:sz w:val="36"/>
                  <w:lang w:val="en-CA"/>
                  <w:rPrChange w:id="9325" w:author="ilia kassianenko" w:date="2019-03-21T21:37:00Z">
                    <w:rPr/>
                  </w:rPrChange>
                </w:rPr>
                <w:sym w:font="Wingdings 2" w:char="F050"/>
              </w:r>
            </w:ins>
            <w:ins w:id="9326" w:author="Pawel Kaluski" w:date="2019-03-13T21:36:00Z">
              <w:del w:id="9327" w:author="outpost" w:date="2019-03-18T20:50:00Z">
                <w:r w:rsidRPr="0047260E" w:rsidDel="00EB33D8">
                  <w:rPr>
                    <w:b/>
                    <w:sz w:val="36"/>
                    <w:lang w:val="en-CA"/>
                    <w:rPrChange w:id="9328" w:author="ilia kassianenko" w:date="2019-03-21T21:37:00Z">
                      <w:rPr>
                        <w:color w:val="000000" w:themeColor="text1"/>
                        <w:sz w:val="18"/>
                      </w:rPr>
                    </w:rPrChange>
                  </w:rPr>
                  <w:delText>X</w:delText>
                </w:r>
              </w:del>
            </w:ins>
          </w:p>
        </w:tc>
        <w:tc>
          <w:tcPr>
            <w:tcW w:w="1482" w:type="dxa"/>
            <w:tcPrChange w:id="9329" w:author="ilia kassianenko" w:date="2019-03-21T20:49:00Z">
              <w:tcPr>
                <w:tcW w:w="1915" w:type="dxa"/>
              </w:tcPr>
            </w:tcPrChange>
          </w:tcPr>
          <w:p w14:paraId="236857D4" w14:textId="73A3DF39" w:rsidR="00F6368B" w:rsidRPr="0047260E" w:rsidRDefault="00F6368B">
            <w:pPr>
              <w:jc w:val="center"/>
              <w:rPr>
                <w:ins w:id="9330" w:author="Pawel Kaluski" w:date="2019-03-13T21:36:00Z"/>
                <w:b/>
                <w:sz w:val="36"/>
                <w:lang w:val="en-CA"/>
                <w:rPrChange w:id="9331" w:author="ilia kassianenko" w:date="2019-03-21T21:37:00Z">
                  <w:rPr>
                    <w:ins w:id="9332" w:author="Pawel Kaluski" w:date="2019-03-13T21:36:00Z"/>
                    <w:color w:val="000000" w:themeColor="text1"/>
                    <w:sz w:val="18"/>
                  </w:rPr>
                </w:rPrChange>
              </w:rPr>
              <w:pPrChange w:id="9333" w:author="outpost" w:date="2019-03-18T20:51:00Z">
                <w:pPr>
                  <w:pStyle w:val="BodyText"/>
                  <w:keepNext/>
                  <w:numPr>
                    <w:ilvl w:val="8"/>
                    <w:numId w:val="1"/>
                  </w:numPr>
                  <w:ind w:left="360" w:hanging="360"/>
                  <w:jc w:val="center"/>
                  <w:outlineLvl w:val="8"/>
                </w:pPr>
              </w:pPrChange>
            </w:pPr>
            <w:ins w:id="9334" w:author="outpost" w:date="2019-03-18T20:50:00Z">
              <w:r w:rsidRPr="0047260E">
                <w:rPr>
                  <w:b/>
                  <w:sz w:val="36"/>
                  <w:lang w:val="en-CA"/>
                  <w:rPrChange w:id="9335" w:author="ilia kassianenko" w:date="2019-03-21T21:37:00Z">
                    <w:rPr/>
                  </w:rPrChange>
                </w:rPr>
                <w:sym w:font="Wingdings 2" w:char="F050"/>
              </w:r>
            </w:ins>
            <w:ins w:id="9336" w:author="Pawel Kaluski" w:date="2019-03-13T21:36:00Z">
              <w:del w:id="9337" w:author="outpost" w:date="2019-03-18T20:50:00Z">
                <w:r w:rsidRPr="0047260E" w:rsidDel="003D7327">
                  <w:rPr>
                    <w:b/>
                    <w:sz w:val="36"/>
                    <w:lang w:val="en-CA"/>
                    <w:rPrChange w:id="9338" w:author="ilia kassianenko" w:date="2019-03-21T21:37:00Z">
                      <w:rPr>
                        <w:color w:val="000000" w:themeColor="text1"/>
                        <w:sz w:val="18"/>
                      </w:rPr>
                    </w:rPrChange>
                  </w:rPr>
                  <w:delText>X</w:delText>
                </w:r>
              </w:del>
            </w:ins>
          </w:p>
        </w:tc>
        <w:tc>
          <w:tcPr>
            <w:tcW w:w="1482" w:type="dxa"/>
            <w:tcPrChange w:id="9339" w:author="ilia kassianenko" w:date="2019-03-21T20:49:00Z">
              <w:tcPr>
                <w:tcW w:w="1916" w:type="dxa"/>
              </w:tcPr>
            </w:tcPrChange>
          </w:tcPr>
          <w:p w14:paraId="74FE2EC3" w14:textId="0451B2A2" w:rsidR="00F6368B" w:rsidRPr="0047260E" w:rsidRDefault="00F6368B">
            <w:pPr>
              <w:jc w:val="center"/>
              <w:rPr>
                <w:ins w:id="9340" w:author="Pawel Kaluski" w:date="2019-03-13T21:36:00Z"/>
                <w:b/>
                <w:sz w:val="36"/>
                <w:lang w:val="en-CA"/>
                <w:rPrChange w:id="9341" w:author="ilia kassianenko" w:date="2019-03-21T21:37:00Z">
                  <w:rPr>
                    <w:ins w:id="9342" w:author="Pawel Kaluski" w:date="2019-03-13T21:36:00Z"/>
                    <w:color w:val="000000" w:themeColor="text1"/>
                    <w:sz w:val="18"/>
                  </w:rPr>
                </w:rPrChange>
              </w:rPr>
              <w:pPrChange w:id="9343" w:author="outpost" w:date="2019-03-18T20:51:00Z">
                <w:pPr>
                  <w:pStyle w:val="BodyText"/>
                  <w:keepNext/>
                  <w:numPr>
                    <w:ilvl w:val="8"/>
                    <w:numId w:val="1"/>
                  </w:numPr>
                  <w:ind w:left="360" w:hanging="360"/>
                  <w:jc w:val="center"/>
                  <w:outlineLvl w:val="8"/>
                </w:pPr>
              </w:pPrChange>
            </w:pPr>
            <w:ins w:id="9344" w:author="outpost" w:date="2019-03-18T20:50:00Z">
              <w:r w:rsidRPr="0047260E">
                <w:rPr>
                  <w:b/>
                  <w:sz w:val="36"/>
                  <w:lang w:val="en-CA"/>
                  <w:rPrChange w:id="9345" w:author="ilia kassianenko" w:date="2019-03-21T21:37:00Z">
                    <w:rPr/>
                  </w:rPrChange>
                </w:rPr>
                <w:sym w:font="Wingdings 2" w:char="F050"/>
              </w:r>
            </w:ins>
            <w:ins w:id="9346" w:author="Pawel Kaluski" w:date="2019-03-13T21:36:00Z">
              <w:del w:id="9347" w:author="outpost" w:date="2019-03-18T20:50:00Z">
                <w:r w:rsidRPr="0047260E" w:rsidDel="00A36000">
                  <w:rPr>
                    <w:b/>
                    <w:sz w:val="36"/>
                    <w:lang w:val="en-CA"/>
                    <w:rPrChange w:id="9348" w:author="ilia kassianenko" w:date="2019-03-21T21:37:00Z">
                      <w:rPr>
                        <w:color w:val="000000" w:themeColor="text1"/>
                        <w:sz w:val="18"/>
                      </w:rPr>
                    </w:rPrChange>
                  </w:rPr>
                  <w:delText>X</w:delText>
                </w:r>
              </w:del>
            </w:ins>
          </w:p>
        </w:tc>
      </w:tr>
      <w:tr w:rsidR="00F6368B" w:rsidRPr="0047260E" w14:paraId="12E20EA4" w14:textId="77777777" w:rsidTr="00081C3A">
        <w:trPr>
          <w:jc w:val="center"/>
          <w:ins w:id="9349" w:author="Pawel Kaluski" w:date="2019-03-13T21:36:00Z"/>
        </w:trPr>
        <w:tc>
          <w:tcPr>
            <w:tcW w:w="2093" w:type="dxa"/>
            <w:tcPrChange w:id="9350" w:author="ilia kassianenko" w:date="2019-03-21T20:49:00Z">
              <w:tcPr>
                <w:tcW w:w="2093" w:type="dxa"/>
              </w:tcPr>
            </w:tcPrChange>
          </w:tcPr>
          <w:p w14:paraId="12D67128" w14:textId="77777777" w:rsidR="00F6368B" w:rsidRPr="0047260E" w:rsidRDefault="00F6368B" w:rsidP="00613955">
            <w:pPr>
              <w:pStyle w:val="BodyText"/>
              <w:rPr>
                <w:ins w:id="9351" w:author="Pawel Kaluski" w:date="2019-03-13T21:36:00Z"/>
                <w:color w:val="000000" w:themeColor="text1"/>
                <w:sz w:val="18"/>
                <w:lang w:val="en-CA"/>
                <w:rPrChange w:id="9352" w:author="ilia kassianenko" w:date="2019-03-21T21:37:00Z">
                  <w:rPr>
                    <w:ins w:id="9353" w:author="Pawel Kaluski" w:date="2019-03-13T21:36:00Z"/>
                    <w:color w:val="000000" w:themeColor="text1"/>
                    <w:sz w:val="18"/>
                  </w:rPr>
                </w:rPrChange>
              </w:rPr>
            </w:pPr>
            <w:ins w:id="9354" w:author="Pawel Kaluski" w:date="2019-03-13T21:36:00Z">
              <w:r w:rsidRPr="0047260E">
                <w:rPr>
                  <w:color w:val="000000" w:themeColor="text1"/>
                  <w:sz w:val="18"/>
                  <w:lang w:val="en-CA"/>
                  <w:rPrChange w:id="9355" w:author="ilia kassianenko" w:date="2019-03-21T21:37:00Z">
                    <w:rPr>
                      <w:color w:val="000000" w:themeColor="text1"/>
                      <w:sz w:val="18"/>
                    </w:rPr>
                  </w:rPrChange>
                </w:rPr>
                <w:t>Virtualization</w:t>
              </w:r>
            </w:ins>
          </w:p>
        </w:tc>
        <w:tc>
          <w:tcPr>
            <w:tcW w:w="1482" w:type="dxa"/>
            <w:tcPrChange w:id="9356" w:author="ilia kassianenko" w:date="2019-03-21T20:49:00Z">
              <w:tcPr>
                <w:tcW w:w="1737" w:type="dxa"/>
              </w:tcPr>
            </w:tcPrChange>
          </w:tcPr>
          <w:p w14:paraId="47BFD69C" w14:textId="77777777" w:rsidR="00F6368B" w:rsidRPr="0047260E" w:rsidRDefault="00F6368B">
            <w:pPr>
              <w:jc w:val="center"/>
              <w:rPr>
                <w:ins w:id="9357" w:author="Pawel Kaluski" w:date="2019-03-13T21:36:00Z"/>
                <w:b/>
                <w:lang w:val="en-CA"/>
                <w:rPrChange w:id="9358" w:author="ilia kassianenko" w:date="2019-03-21T21:37:00Z">
                  <w:rPr>
                    <w:ins w:id="9359" w:author="Pawel Kaluski" w:date="2019-03-13T21:36:00Z"/>
                    <w:color w:val="000000" w:themeColor="text1"/>
                    <w:sz w:val="18"/>
                  </w:rPr>
                </w:rPrChange>
              </w:rPr>
              <w:pPrChange w:id="9360" w:author="outpost" w:date="2019-03-18T20:51:00Z">
                <w:pPr>
                  <w:pStyle w:val="BodyText"/>
                  <w:jc w:val="center"/>
                </w:pPr>
              </w:pPrChange>
            </w:pPr>
          </w:p>
        </w:tc>
        <w:tc>
          <w:tcPr>
            <w:tcW w:w="1482" w:type="dxa"/>
            <w:tcPrChange w:id="9361" w:author="ilia kassianenko" w:date="2019-03-21T20:49:00Z">
              <w:tcPr>
                <w:tcW w:w="1915" w:type="dxa"/>
              </w:tcPr>
            </w:tcPrChange>
          </w:tcPr>
          <w:p w14:paraId="2598F8AA" w14:textId="77777777" w:rsidR="00F6368B" w:rsidRPr="0047260E" w:rsidRDefault="00F6368B">
            <w:pPr>
              <w:jc w:val="center"/>
              <w:rPr>
                <w:ins w:id="9362" w:author="Pawel Kaluski" w:date="2019-03-13T21:36:00Z"/>
                <w:b/>
                <w:lang w:val="en-CA"/>
                <w:rPrChange w:id="9363" w:author="ilia kassianenko" w:date="2019-03-21T21:37:00Z">
                  <w:rPr>
                    <w:ins w:id="9364" w:author="Pawel Kaluski" w:date="2019-03-13T21:36:00Z"/>
                    <w:color w:val="000000" w:themeColor="text1"/>
                    <w:sz w:val="18"/>
                  </w:rPr>
                </w:rPrChange>
              </w:rPr>
              <w:pPrChange w:id="9365" w:author="outpost" w:date="2019-03-18T20:51:00Z">
                <w:pPr>
                  <w:pStyle w:val="BodyText"/>
                  <w:jc w:val="center"/>
                </w:pPr>
              </w:pPrChange>
            </w:pPr>
          </w:p>
        </w:tc>
        <w:tc>
          <w:tcPr>
            <w:tcW w:w="1482" w:type="dxa"/>
            <w:tcPrChange w:id="9366" w:author="ilia kassianenko" w:date="2019-03-21T20:49:00Z">
              <w:tcPr>
                <w:tcW w:w="1915" w:type="dxa"/>
              </w:tcPr>
            </w:tcPrChange>
          </w:tcPr>
          <w:p w14:paraId="78884B00" w14:textId="4A7BD008" w:rsidR="00F6368B" w:rsidRPr="0047260E" w:rsidRDefault="00F6368B">
            <w:pPr>
              <w:jc w:val="center"/>
              <w:rPr>
                <w:ins w:id="9367" w:author="Pawel Kaluski" w:date="2019-03-13T21:36:00Z"/>
                <w:b/>
                <w:sz w:val="36"/>
                <w:lang w:val="en-CA"/>
                <w:rPrChange w:id="9368" w:author="ilia kassianenko" w:date="2019-03-21T21:37:00Z">
                  <w:rPr>
                    <w:ins w:id="9369" w:author="Pawel Kaluski" w:date="2019-03-13T21:36:00Z"/>
                    <w:color w:val="000000" w:themeColor="text1"/>
                    <w:sz w:val="18"/>
                  </w:rPr>
                </w:rPrChange>
              </w:rPr>
              <w:pPrChange w:id="9370" w:author="outpost" w:date="2019-03-18T20:51:00Z">
                <w:pPr>
                  <w:pStyle w:val="BodyText"/>
                  <w:keepNext/>
                  <w:numPr>
                    <w:ilvl w:val="8"/>
                    <w:numId w:val="1"/>
                  </w:numPr>
                  <w:ind w:left="360" w:hanging="360"/>
                  <w:jc w:val="center"/>
                  <w:outlineLvl w:val="8"/>
                </w:pPr>
              </w:pPrChange>
            </w:pPr>
            <w:ins w:id="9371" w:author="outpost" w:date="2019-03-18T20:50:00Z">
              <w:r w:rsidRPr="0047260E">
                <w:rPr>
                  <w:b/>
                  <w:sz w:val="36"/>
                  <w:lang w:val="en-CA"/>
                  <w:rPrChange w:id="9372" w:author="ilia kassianenko" w:date="2019-03-21T21:37:00Z">
                    <w:rPr/>
                  </w:rPrChange>
                </w:rPr>
                <w:sym w:font="Wingdings 2" w:char="F050"/>
              </w:r>
            </w:ins>
            <w:ins w:id="9373" w:author="Pawel Kaluski" w:date="2019-03-13T21:36:00Z">
              <w:del w:id="9374" w:author="outpost" w:date="2019-03-18T20:50:00Z">
                <w:r w:rsidRPr="0047260E" w:rsidDel="003D7327">
                  <w:rPr>
                    <w:b/>
                    <w:sz w:val="36"/>
                    <w:lang w:val="en-CA"/>
                    <w:rPrChange w:id="9375" w:author="ilia kassianenko" w:date="2019-03-21T21:37:00Z">
                      <w:rPr>
                        <w:color w:val="000000" w:themeColor="text1"/>
                        <w:sz w:val="18"/>
                      </w:rPr>
                    </w:rPrChange>
                  </w:rPr>
                  <w:delText>X</w:delText>
                </w:r>
              </w:del>
            </w:ins>
          </w:p>
        </w:tc>
        <w:tc>
          <w:tcPr>
            <w:tcW w:w="1482" w:type="dxa"/>
            <w:tcPrChange w:id="9376" w:author="ilia kassianenko" w:date="2019-03-21T20:49:00Z">
              <w:tcPr>
                <w:tcW w:w="1916" w:type="dxa"/>
              </w:tcPr>
            </w:tcPrChange>
          </w:tcPr>
          <w:p w14:paraId="1FB23683" w14:textId="77777777" w:rsidR="00F6368B" w:rsidRPr="0047260E" w:rsidRDefault="00F6368B">
            <w:pPr>
              <w:jc w:val="center"/>
              <w:rPr>
                <w:ins w:id="9377" w:author="Pawel Kaluski" w:date="2019-03-13T21:36:00Z"/>
                <w:b/>
                <w:lang w:val="en-CA"/>
                <w:rPrChange w:id="9378" w:author="ilia kassianenko" w:date="2019-03-21T21:37:00Z">
                  <w:rPr>
                    <w:ins w:id="9379" w:author="Pawel Kaluski" w:date="2019-03-13T21:36:00Z"/>
                    <w:color w:val="000000" w:themeColor="text1"/>
                    <w:sz w:val="18"/>
                  </w:rPr>
                </w:rPrChange>
              </w:rPr>
              <w:pPrChange w:id="9380" w:author="outpost" w:date="2019-03-18T20:51:00Z">
                <w:pPr>
                  <w:pStyle w:val="BodyText"/>
                  <w:jc w:val="center"/>
                </w:pPr>
              </w:pPrChange>
            </w:pPr>
          </w:p>
        </w:tc>
      </w:tr>
      <w:tr w:rsidR="00173FA5" w:rsidRPr="0047260E" w14:paraId="5B0ACDE5" w14:textId="77777777" w:rsidTr="00081C3A">
        <w:trPr>
          <w:jc w:val="center"/>
          <w:ins w:id="9381" w:author="Pawel Kaluski" w:date="2019-03-13T21:36:00Z"/>
        </w:trPr>
        <w:tc>
          <w:tcPr>
            <w:tcW w:w="2093" w:type="dxa"/>
            <w:vAlign w:val="center"/>
            <w:tcPrChange w:id="9382" w:author="ilia kassianenko" w:date="2019-03-21T20:49:00Z">
              <w:tcPr>
                <w:tcW w:w="2093" w:type="dxa"/>
              </w:tcPr>
            </w:tcPrChange>
          </w:tcPr>
          <w:p w14:paraId="05587542" w14:textId="2750FEFA" w:rsidR="00173FA5" w:rsidRPr="0047260E" w:rsidRDefault="00173FA5">
            <w:pPr>
              <w:pStyle w:val="BodyText"/>
              <w:rPr>
                <w:ins w:id="9383" w:author="Pawel Kaluski" w:date="2019-03-13T21:36:00Z"/>
                <w:b/>
                <w:color w:val="000000" w:themeColor="text1"/>
                <w:sz w:val="18"/>
                <w:lang w:val="en-CA"/>
                <w:rPrChange w:id="9384" w:author="ilia kassianenko" w:date="2019-03-21T21:37:00Z">
                  <w:rPr>
                    <w:ins w:id="9385" w:author="Pawel Kaluski" w:date="2019-03-13T21:36:00Z"/>
                    <w:b/>
                    <w:color w:val="000000" w:themeColor="text1"/>
                    <w:sz w:val="18"/>
                  </w:rPr>
                </w:rPrChange>
              </w:rPr>
            </w:pPr>
            <w:ins w:id="9386" w:author="Pawel Kaluski" w:date="2019-03-13T21:36:00Z">
              <w:r w:rsidRPr="0047260E">
                <w:rPr>
                  <w:b/>
                  <w:color w:val="000000" w:themeColor="text1"/>
                  <w:sz w:val="18"/>
                  <w:lang w:val="en-CA"/>
                  <w:rPrChange w:id="9387" w:author="ilia kassianenko" w:date="2019-03-21T21:37:00Z">
                    <w:rPr>
                      <w:b/>
                      <w:color w:val="000000" w:themeColor="text1"/>
                      <w:sz w:val="18"/>
                    </w:rPr>
                  </w:rPrChange>
                </w:rPr>
                <w:t>Price/Month for 10 users</w:t>
              </w:r>
            </w:ins>
            <w:ins w:id="9388" w:author="ilia kassianenko" w:date="2019-03-21T20:49:00Z">
              <w:r w:rsidR="00081C3A" w:rsidRPr="0047260E">
                <w:rPr>
                  <w:b/>
                  <w:color w:val="000000" w:themeColor="text1"/>
                  <w:sz w:val="18"/>
                  <w:lang w:val="en-CA"/>
                  <w:rPrChange w:id="9389" w:author="ilia kassianenko" w:date="2019-03-21T21:37:00Z">
                    <w:rPr>
                      <w:b/>
                      <w:color w:val="000000" w:themeColor="text1"/>
                      <w:sz w:val="18"/>
                    </w:rPr>
                  </w:rPrChange>
                </w:rPr>
                <w:t xml:space="preserve"> ($CAD)</w:t>
              </w:r>
            </w:ins>
          </w:p>
        </w:tc>
        <w:tc>
          <w:tcPr>
            <w:tcW w:w="1482" w:type="dxa"/>
            <w:vAlign w:val="center"/>
            <w:tcPrChange w:id="9390" w:author="ilia kassianenko" w:date="2019-03-21T20:49:00Z">
              <w:tcPr>
                <w:tcW w:w="1737" w:type="dxa"/>
              </w:tcPr>
            </w:tcPrChange>
          </w:tcPr>
          <w:p w14:paraId="2D9729FD" w14:textId="77777777" w:rsidR="00173FA5" w:rsidRPr="0047260E" w:rsidRDefault="00173FA5" w:rsidP="00463D4C">
            <w:pPr>
              <w:pStyle w:val="BodyText"/>
              <w:jc w:val="center"/>
              <w:rPr>
                <w:ins w:id="9391" w:author="Pawel Kaluski" w:date="2019-03-13T21:36:00Z"/>
                <w:color w:val="000000" w:themeColor="text1"/>
                <w:sz w:val="18"/>
                <w:lang w:val="en-CA"/>
                <w:rPrChange w:id="9392" w:author="ilia kassianenko" w:date="2019-03-21T21:37:00Z">
                  <w:rPr>
                    <w:ins w:id="9393" w:author="Pawel Kaluski" w:date="2019-03-13T21:36:00Z"/>
                    <w:color w:val="000000" w:themeColor="text1"/>
                    <w:sz w:val="18"/>
                  </w:rPr>
                </w:rPrChange>
              </w:rPr>
              <w:pPrChange w:id="9394" w:author="ilia kassianenko" w:date="2019-03-21T20:49:00Z">
                <w:pPr>
                  <w:pStyle w:val="BodyText"/>
                  <w:jc w:val="center"/>
                </w:pPr>
              </w:pPrChange>
            </w:pPr>
            <w:ins w:id="9395" w:author="Pawel Kaluski" w:date="2019-03-13T21:36:00Z">
              <w:r w:rsidRPr="0047260E">
                <w:rPr>
                  <w:color w:val="000000" w:themeColor="text1"/>
                  <w:sz w:val="18"/>
                  <w:lang w:val="en-CA"/>
                  <w:rPrChange w:id="9396" w:author="ilia kassianenko" w:date="2019-03-21T21:37:00Z">
                    <w:rPr>
                      <w:color w:val="000000" w:themeColor="text1"/>
                      <w:sz w:val="18"/>
                    </w:rPr>
                  </w:rPrChange>
                </w:rPr>
                <w:t>$150.00</w:t>
              </w:r>
            </w:ins>
          </w:p>
        </w:tc>
        <w:tc>
          <w:tcPr>
            <w:tcW w:w="1482" w:type="dxa"/>
            <w:vAlign w:val="center"/>
            <w:tcPrChange w:id="9397" w:author="ilia kassianenko" w:date="2019-03-21T20:49:00Z">
              <w:tcPr>
                <w:tcW w:w="1915" w:type="dxa"/>
              </w:tcPr>
            </w:tcPrChange>
          </w:tcPr>
          <w:p w14:paraId="1B328D8E" w14:textId="77777777" w:rsidR="00173FA5" w:rsidRPr="0047260E" w:rsidRDefault="00173FA5" w:rsidP="00463D4C">
            <w:pPr>
              <w:pStyle w:val="BodyText"/>
              <w:jc w:val="center"/>
              <w:rPr>
                <w:ins w:id="9398" w:author="Pawel Kaluski" w:date="2019-03-13T21:36:00Z"/>
                <w:color w:val="000000" w:themeColor="text1"/>
                <w:sz w:val="18"/>
                <w:lang w:val="en-CA"/>
                <w:rPrChange w:id="9399" w:author="ilia kassianenko" w:date="2019-03-21T21:37:00Z">
                  <w:rPr>
                    <w:ins w:id="9400" w:author="Pawel Kaluski" w:date="2019-03-13T21:36:00Z"/>
                    <w:color w:val="000000" w:themeColor="text1"/>
                    <w:sz w:val="18"/>
                  </w:rPr>
                </w:rPrChange>
              </w:rPr>
              <w:pPrChange w:id="9401" w:author="ilia kassianenko" w:date="2019-03-21T20:49:00Z">
                <w:pPr>
                  <w:pStyle w:val="BodyText"/>
                  <w:jc w:val="center"/>
                </w:pPr>
              </w:pPrChange>
            </w:pPr>
            <w:ins w:id="9402" w:author="Pawel Kaluski" w:date="2019-03-13T21:36:00Z">
              <w:r w:rsidRPr="0047260E">
                <w:rPr>
                  <w:color w:val="000000" w:themeColor="text1"/>
                  <w:sz w:val="18"/>
                  <w:lang w:val="en-CA"/>
                  <w:rPrChange w:id="9403" w:author="ilia kassianenko" w:date="2019-03-21T21:37:00Z">
                    <w:rPr>
                      <w:color w:val="000000" w:themeColor="text1"/>
                      <w:sz w:val="18"/>
                    </w:rPr>
                  </w:rPrChange>
                </w:rPr>
                <w:t>$83.30</w:t>
              </w:r>
            </w:ins>
          </w:p>
        </w:tc>
        <w:tc>
          <w:tcPr>
            <w:tcW w:w="1482" w:type="dxa"/>
            <w:vAlign w:val="center"/>
            <w:tcPrChange w:id="9404" w:author="ilia kassianenko" w:date="2019-03-21T20:49:00Z">
              <w:tcPr>
                <w:tcW w:w="1915" w:type="dxa"/>
              </w:tcPr>
            </w:tcPrChange>
          </w:tcPr>
          <w:p w14:paraId="7D6D2E5D" w14:textId="77777777" w:rsidR="00173FA5" w:rsidRPr="0047260E" w:rsidRDefault="00173FA5" w:rsidP="00463D4C">
            <w:pPr>
              <w:pStyle w:val="BodyText"/>
              <w:jc w:val="center"/>
              <w:rPr>
                <w:ins w:id="9405" w:author="Pawel Kaluski" w:date="2019-03-13T21:36:00Z"/>
                <w:color w:val="000000" w:themeColor="text1"/>
                <w:sz w:val="18"/>
                <w:lang w:val="en-CA"/>
                <w:rPrChange w:id="9406" w:author="ilia kassianenko" w:date="2019-03-21T21:37:00Z">
                  <w:rPr>
                    <w:ins w:id="9407" w:author="Pawel Kaluski" w:date="2019-03-13T21:36:00Z"/>
                    <w:color w:val="000000" w:themeColor="text1"/>
                    <w:sz w:val="18"/>
                  </w:rPr>
                </w:rPrChange>
              </w:rPr>
              <w:pPrChange w:id="9408" w:author="ilia kassianenko" w:date="2019-03-21T20:49:00Z">
                <w:pPr>
                  <w:pStyle w:val="BodyText"/>
                  <w:jc w:val="center"/>
                </w:pPr>
              </w:pPrChange>
            </w:pPr>
            <w:ins w:id="9409" w:author="Pawel Kaluski" w:date="2019-03-13T21:36:00Z">
              <w:r w:rsidRPr="0047260E">
                <w:rPr>
                  <w:color w:val="000000" w:themeColor="text1"/>
                  <w:sz w:val="18"/>
                  <w:lang w:val="en-CA"/>
                  <w:rPrChange w:id="9410" w:author="ilia kassianenko" w:date="2019-03-21T21:37:00Z">
                    <w:rPr>
                      <w:color w:val="000000" w:themeColor="text1"/>
                      <w:sz w:val="18"/>
                    </w:rPr>
                  </w:rPrChange>
                </w:rPr>
                <w:t>$59.00</w:t>
              </w:r>
            </w:ins>
          </w:p>
        </w:tc>
        <w:tc>
          <w:tcPr>
            <w:tcW w:w="1482" w:type="dxa"/>
            <w:vAlign w:val="center"/>
            <w:tcPrChange w:id="9411" w:author="ilia kassianenko" w:date="2019-03-21T20:49:00Z">
              <w:tcPr>
                <w:tcW w:w="1916" w:type="dxa"/>
              </w:tcPr>
            </w:tcPrChange>
          </w:tcPr>
          <w:p w14:paraId="6098A550" w14:textId="77777777" w:rsidR="00173FA5" w:rsidRPr="0047260E" w:rsidRDefault="00173FA5" w:rsidP="00463D4C">
            <w:pPr>
              <w:pStyle w:val="BodyText"/>
              <w:jc w:val="center"/>
              <w:rPr>
                <w:ins w:id="9412" w:author="Pawel Kaluski" w:date="2019-03-13T21:36:00Z"/>
                <w:color w:val="000000" w:themeColor="text1"/>
                <w:sz w:val="18"/>
                <w:lang w:val="en-CA"/>
                <w:rPrChange w:id="9413" w:author="ilia kassianenko" w:date="2019-03-21T21:37:00Z">
                  <w:rPr>
                    <w:ins w:id="9414" w:author="Pawel Kaluski" w:date="2019-03-13T21:36:00Z"/>
                    <w:color w:val="000000" w:themeColor="text1"/>
                    <w:sz w:val="18"/>
                  </w:rPr>
                </w:rPrChange>
              </w:rPr>
              <w:pPrChange w:id="9415" w:author="ilia kassianenko" w:date="2019-03-21T20:49:00Z">
                <w:pPr>
                  <w:pStyle w:val="BodyText"/>
                  <w:jc w:val="center"/>
                </w:pPr>
              </w:pPrChange>
            </w:pPr>
            <w:ins w:id="9416" w:author="Pawel Kaluski" w:date="2019-03-13T21:36:00Z">
              <w:r w:rsidRPr="0047260E">
                <w:rPr>
                  <w:color w:val="000000" w:themeColor="text1"/>
                  <w:sz w:val="18"/>
                  <w:lang w:val="en-CA"/>
                  <w:rPrChange w:id="9417" w:author="ilia kassianenko" w:date="2019-03-21T21:37:00Z">
                    <w:rPr>
                      <w:color w:val="000000" w:themeColor="text1"/>
                      <w:sz w:val="18"/>
                    </w:rPr>
                  </w:rPrChange>
                </w:rPr>
                <w:t>$</w:t>
              </w:r>
              <w:commentRangeStart w:id="9418"/>
              <w:r w:rsidRPr="0047260E">
                <w:rPr>
                  <w:color w:val="000000" w:themeColor="text1"/>
                  <w:sz w:val="18"/>
                  <w:lang w:val="en-CA"/>
                  <w:rPrChange w:id="9419" w:author="ilia kassianenko" w:date="2019-03-21T21:37:00Z">
                    <w:rPr>
                      <w:color w:val="000000" w:themeColor="text1"/>
                      <w:sz w:val="18"/>
                    </w:rPr>
                  </w:rPrChange>
                </w:rPr>
                <w:t>25</w:t>
              </w:r>
              <w:commentRangeEnd w:id="9418"/>
              <w:r w:rsidRPr="0047260E">
                <w:rPr>
                  <w:rStyle w:val="CommentReference"/>
                  <w:lang w:val="en-CA"/>
                  <w:rPrChange w:id="9420" w:author="ilia kassianenko" w:date="2019-03-21T21:37:00Z">
                    <w:rPr>
                      <w:rStyle w:val="CommentReference"/>
                    </w:rPr>
                  </w:rPrChange>
                </w:rPr>
                <w:commentReference w:id="9418"/>
              </w:r>
              <w:r w:rsidRPr="0047260E">
                <w:rPr>
                  <w:color w:val="000000" w:themeColor="text1"/>
                  <w:sz w:val="18"/>
                  <w:lang w:val="en-CA"/>
                  <w:rPrChange w:id="9421" w:author="ilia kassianenko" w:date="2019-03-21T21:37:00Z">
                    <w:rPr>
                      <w:color w:val="000000" w:themeColor="text1"/>
                      <w:sz w:val="18"/>
                    </w:rPr>
                  </w:rPrChange>
                </w:rPr>
                <w:t>.00</w:t>
              </w:r>
            </w:ins>
          </w:p>
        </w:tc>
      </w:tr>
    </w:tbl>
    <w:p w14:paraId="2EC19123" w14:textId="77777777" w:rsidR="00173FA5" w:rsidRPr="0047260E" w:rsidRDefault="00173FA5" w:rsidP="00CA79C3">
      <w:pPr>
        <w:widowControl w:val="0"/>
        <w:autoSpaceDE w:val="0"/>
        <w:autoSpaceDN w:val="0"/>
        <w:adjustRightInd w:val="0"/>
        <w:spacing w:before="0" w:after="0"/>
        <w:rPr>
          <w:ins w:id="9422" w:author="Pawel Kaluski" w:date="2019-03-13T21:35:00Z"/>
          <w:rFonts w:ascii="AppleSystemUIFont" w:eastAsiaTheme="minorHAnsi" w:hAnsi="AppleSystemUIFont" w:cs="AppleSystemUIFont"/>
          <w:sz w:val="24"/>
          <w:szCs w:val="24"/>
          <w:lang w:val="en-CA"/>
          <w:rPrChange w:id="9423" w:author="ilia kassianenko" w:date="2019-03-21T21:37:00Z">
            <w:rPr>
              <w:ins w:id="9424" w:author="Pawel Kaluski" w:date="2019-03-13T21:35:00Z"/>
              <w:rFonts w:ascii="AppleSystemUIFont" w:eastAsiaTheme="minorHAnsi" w:hAnsi="AppleSystemUIFont" w:cs="AppleSystemUIFont"/>
              <w:sz w:val="24"/>
              <w:szCs w:val="24"/>
            </w:rPr>
          </w:rPrChange>
        </w:rPr>
      </w:pPr>
    </w:p>
    <w:p w14:paraId="3DC0A9D2" w14:textId="140E5D5B" w:rsidR="007A292C" w:rsidRPr="0047260E" w:rsidDel="00CA79C3" w:rsidRDefault="007A292C" w:rsidP="007A292C">
      <w:pPr>
        <w:widowControl w:val="0"/>
        <w:autoSpaceDE w:val="0"/>
        <w:autoSpaceDN w:val="0"/>
        <w:adjustRightInd w:val="0"/>
        <w:spacing w:before="0" w:after="0"/>
        <w:rPr>
          <w:del w:id="9425" w:author="ilia kassianenko" w:date="2019-03-10T08:54:00Z"/>
          <w:rFonts w:ascii="AppleSystemUIFont" w:eastAsiaTheme="minorHAnsi" w:hAnsi="AppleSystemUIFont" w:cs="AppleSystemUIFont"/>
          <w:sz w:val="24"/>
          <w:szCs w:val="24"/>
          <w:lang w:val="en-CA"/>
          <w:rPrChange w:id="9426" w:author="ilia kassianenko" w:date="2019-03-21T21:37:00Z">
            <w:rPr>
              <w:del w:id="9427" w:author="ilia kassianenko" w:date="2019-03-10T08:54:00Z"/>
              <w:rFonts w:ascii="AppleSystemUIFont" w:eastAsiaTheme="minorHAnsi" w:hAnsi="AppleSystemUIFont" w:cs="AppleSystemUIFont"/>
              <w:sz w:val="24"/>
              <w:szCs w:val="24"/>
            </w:rPr>
          </w:rPrChange>
        </w:rPr>
      </w:pPr>
    </w:p>
    <w:p w14:paraId="233FB329" w14:textId="5EB105D0" w:rsidR="007A292C" w:rsidRPr="0047260E" w:rsidDel="00CA79C3" w:rsidRDefault="007A292C" w:rsidP="007A292C">
      <w:pPr>
        <w:widowControl w:val="0"/>
        <w:autoSpaceDE w:val="0"/>
        <w:autoSpaceDN w:val="0"/>
        <w:adjustRightInd w:val="0"/>
        <w:spacing w:before="0" w:after="0"/>
        <w:rPr>
          <w:del w:id="9428" w:author="ilia kassianenko" w:date="2019-03-10T08:54:00Z"/>
          <w:rFonts w:ascii="AppleSystemUIFont" w:eastAsiaTheme="minorHAnsi" w:hAnsi="AppleSystemUIFont" w:cs="AppleSystemUIFont"/>
          <w:sz w:val="24"/>
          <w:szCs w:val="24"/>
          <w:lang w:val="en-CA"/>
          <w:rPrChange w:id="9429" w:author="ilia kassianenko" w:date="2019-03-21T21:37:00Z">
            <w:rPr>
              <w:del w:id="9430" w:author="ilia kassianenko" w:date="2019-03-10T08:54:00Z"/>
              <w:rFonts w:ascii="AppleSystemUIFont" w:eastAsiaTheme="minorHAnsi" w:hAnsi="AppleSystemUIFont" w:cs="AppleSystemUIFont"/>
              <w:sz w:val="24"/>
              <w:szCs w:val="24"/>
            </w:rPr>
          </w:rPrChange>
        </w:rPr>
      </w:pPr>
      <w:del w:id="9431" w:author="ilia kassianenko" w:date="2019-03-10T08:54:00Z">
        <w:r w:rsidRPr="0047260E" w:rsidDel="00CA79C3">
          <w:rPr>
            <w:rFonts w:ascii="AppleSystemUIFont" w:eastAsiaTheme="minorHAnsi" w:hAnsi="AppleSystemUIFont" w:cs="AppleSystemUIFont"/>
            <w:sz w:val="24"/>
            <w:szCs w:val="24"/>
            <w:lang w:val="en-CA"/>
            <w:rPrChange w:id="9432" w:author="ilia kassianenko" w:date="2019-03-21T21:37:00Z">
              <w:rPr>
                <w:rFonts w:ascii="AppleSystemUIFont" w:eastAsiaTheme="minorHAnsi" w:hAnsi="AppleSystemUIFont" w:cs="AppleSystemUIFont"/>
                <w:sz w:val="24"/>
                <w:szCs w:val="24"/>
              </w:rPr>
            </w:rPrChange>
          </w:rPr>
          <w:delText>February 28th: meeting to review Amazon and Google daba base options (storage, and Acid/Base characteristics), follow-up on next steps No response from city of Montreal for measurement questions.</w:delText>
        </w:r>
      </w:del>
    </w:p>
    <w:p w14:paraId="5DC8E583" w14:textId="4838D534" w:rsidR="007A292C" w:rsidRPr="0047260E" w:rsidDel="00CA79C3" w:rsidRDefault="007A292C" w:rsidP="007A292C">
      <w:pPr>
        <w:widowControl w:val="0"/>
        <w:autoSpaceDE w:val="0"/>
        <w:autoSpaceDN w:val="0"/>
        <w:adjustRightInd w:val="0"/>
        <w:spacing w:before="0" w:after="0"/>
        <w:rPr>
          <w:del w:id="9433" w:author="ilia kassianenko" w:date="2019-03-10T08:54:00Z"/>
          <w:rFonts w:ascii="AppleSystemUIFont" w:eastAsiaTheme="minorHAnsi" w:hAnsi="AppleSystemUIFont" w:cs="AppleSystemUIFont"/>
          <w:sz w:val="24"/>
          <w:szCs w:val="24"/>
          <w:lang w:val="en-CA"/>
          <w:rPrChange w:id="9434" w:author="ilia kassianenko" w:date="2019-03-21T21:37:00Z">
            <w:rPr>
              <w:del w:id="9435" w:author="ilia kassianenko" w:date="2019-03-10T08:54:00Z"/>
              <w:rFonts w:ascii="AppleSystemUIFont" w:eastAsiaTheme="minorHAnsi" w:hAnsi="AppleSystemUIFont" w:cs="AppleSystemUIFont"/>
              <w:sz w:val="24"/>
              <w:szCs w:val="24"/>
            </w:rPr>
          </w:rPrChange>
        </w:rPr>
      </w:pPr>
    </w:p>
    <w:p w14:paraId="7F19C693" w14:textId="335153E3" w:rsidR="007A292C" w:rsidRPr="0047260E" w:rsidDel="00CA79C3" w:rsidRDefault="007A292C" w:rsidP="007A292C">
      <w:pPr>
        <w:widowControl w:val="0"/>
        <w:autoSpaceDE w:val="0"/>
        <w:autoSpaceDN w:val="0"/>
        <w:adjustRightInd w:val="0"/>
        <w:spacing w:before="0" w:after="0"/>
        <w:rPr>
          <w:del w:id="9436" w:author="ilia kassianenko" w:date="2019-03-10T08:54:00Z"/>
          <w:rFonts w:ascii="AppleSystemUIFont" w:eastAsiaTheme="minorHAnsi" w:hAnsi="AppleSystemUIFont" w:cs="AppleSystemUIFont"/>
          <w:sz w:val="24"/>
          <w:szCs w:val="24"/>
          <w:lang w:val="en-CA"/>
          <w:rPrChange w:id="9437" w:author="ilia kassianenko" w:date="2019-03-21T21:37:00Z">
            <w:rPr>
              <w:del w:id="9438" w:author="ilia kassianenko" w:date="2019-03-10T08:54:00Z"/>
              <w:rFonts w:ascii="AppleSystemUIFont" w:eastAsiaTheme="minorHAnsi" w:hAnsi="AppleSystemUIFont" w:cs="AppleSystemUIFont"/>
              <w:sz w:val="24"/>
              <w:szCs w:val="24"/>
            </w:rPr>
          </w:rPrChange>
        </w:rPr>
      </w:pPr>
      <w:del w:id="9439" w:author="ilia kassianenko" w:date="2019-03-10T08:54:00Z">
        <w:r w:rsidRPr="0047260E" w:rsidDel="00CA79C3">
          <w:rPr>
            <w:rFonts w:ascii="AppleSystemUIFont" w:eastAsiaTheme="minorHAnsi" w:hAnsi="AppleSystemUIFont" w:cs="AppleSystemUIFont"/>
            <w:sz w:val="24"/>
            <w:szCs w:val="24"/>
            <w:lang w:val="en-CA"/>
            <w:rPrChange w:id="9440" w:author="ilia kassianenko" w:date="2019-03-21T21:37:00Z">
              <w:rPr>
                <w:rFonts w:ascii="AppleSystemUIFont" w:eastAsiaTheme="minorHAnsi" w:hAnsi="AppleSystemUIFont" w:cs="AppleSystemUIFont"/>
                <w:sz w:val="24"/>
                <w:szCs w:val="24"/>
              </w:rPr>
            </w:rPrChange>
          </w:rPr>
          <w:delText>February 24th: Discuss open data resources available, similar projects, and streets of Montreal surface area. No response received from city of Montreal, following another attempt made using the data request form. Review of locations in Montreal without depots. Start and end dates of season for snow removal contracts are not confirmed by the city of Montreal. No response from city of Montreal for measurement questions.</w:delText>
        </w:r>
      </w:del>
    </w:p>
    <w:p w14:paraId="1AE3FC80" w14:textId="520BE7EE" w:rsidR="007A292C" w:rsidRPr="0047260E" w:rsidDel="00CA79C3" w:rsidRDefault="007A292C" w:rsidP="007A292C">
      <w:pPr>
        <w:widowControl w:val="0"/>
        <w:autoSpaceDE w:val="0"/>
        <w:autoSpaceDN w:val="0"/>
        <w:adjustRightInd w:val="0"/>
        <w:spacing w:before="0" w:after="0"/>
        <w:rPr>
          <w:del w:id="9441" w:author="ilia kassianenko" w:date="2019-03-10T08:54:00Z"/>
          <w:rFonts w:ascii="AppleSystemUIFont" w:eastAsiaTheme="minorHAnsi" w:hAnsi="AppleSystemUIFont" w:cs="AppleSystemUIFont"/>
          <w:sz w:val="24"/>
          <w:szCs w:val="24"/>
          <w:lang w:val="en-CA"/>
          <w:rPrChange w:id="9442" w:author="ilia kassianenko" w:date="2019-03-21T21:37:00Z">
            <w:rPr>
              <w:del w:id="9443" w:author="ilia kassianenko" w:date="2019-03-10T08:54:00Z"/>
              <w:rFonts w:ascii="AppleSystemUIFont" w:eastAsiaTheme="minorHAnsi" w:hAnsi="AppleSystemUIFont" w:cs="AppleSystemUIFont"/>
              <w:sz w:val="24"/>
              <w:szCs w:val="24"/>
            </w:rPr>
          </w:rPrChange>
        </w:rPr>
      </w:pPr>
    </w:p>
    <w:p w14:paraId="375A8129" w14:textId="408F27FA" w:rsidR="007A292C" w:rsidRPr="0047260E" w:rsidDel="00CA79C3" w:rsidRDefault="007A292C" w:rsidP="007A292C">
      <w:pPr>
        <w:widowControl w:val="0"/>
        <w:autoSpaceDE w:val="0"/>
        <w:autoSpaceDN w:val="0"/>
        <w:adjustRightInd w:val="0"/>
        <w:spacing w:before="0" w:after="0"/>
        <w:rPr>
          <w:del w:id="9444" w:author="ilia kassianenko" w:date="2019-03-10T08:54:00Z"/>
          <w:rFonts w:ascii="AppleSystemUIFont" w:eastAsiaTheme="minorHAnsi" w:hAnsi="AppleSystemUIFont" w:cs="AppleSystemUIFont"/>
          <w:sz w:val="24"/>
          <w:szCs w:val="24"/>
          <w:lang w:val="en-CA"/>
          <w:rPrChange w:id="9445" w:author="ilia kassianenko" w:date="2019-03-21T21:37:00Z">
            <w:rPr>
              <w:del w:id="9446" w:author="ilia kassianenko" w:date="2019-03-10T08:54:00Z"/>
              <w:rFonts w:ascii="AppleSystemUIFont" w:eastAsiaTheme="minorHAnsi" w:hAnsi="AppleSystemUIFont" w:cs="AppleSystemUIFont"/>
              <w:sz w:val="24"/>
              <w:szCs w:val="24"/>
            </w:rPr>
          </w:rPrChange>
        </w:rPr>
      </w:pPr>
      <w:del w:id="9447" w:author="ilia kassianenko" w:date="2019-03-10T08:54:00Z">
        <w:r w:rsidRPr="0047260E" w:rsidDel="00CA79C3">
          <w:rPr>
            <w:rFonts w:ascii="AppleSystemUIFont" w:eastAsiaTheme="minorHAnsi" w:hAnsi="AppleSystemUIFont" w:cs="AppleSystemUIFont"/>
            <w:sz w:val="24"/>
            <w:szCs w:val="24"/>
            <w:lang w:val="en-CA"/>
            <w:rPrChange w:id="9448" w:author="ilia kassianenko" w:date="2019-03-21T21:37:00Z">
              <w:rPr>
                <w:rFonts w:ascii="AppleSystemUIFont" w:eastAsiaTheme="minorHAnsi" w:hAnsi="AppleSystemUIFont" w:cs="AppleSystemUIFont"/>
                <w:sz w:val="24"/>
                <w:szCs w:val="24"/>
              </w:rPr>
            </w:rPrChange>
          </w:rPr>
          <w:delText>February 22nd: No response from city of Montreal for measurement questions concerning the volume measure and the start of the season.</w:delText>
        </w:r>
      </w:del>
    </w:p>
    <w:p w14:paraId="2619C063" w14:textId="4EFD76A3" w:rsidR="007A292C" w:rsidRPr="0047260E" w:rsidDel="00CA79C3" w:rsidRDefault="007A292C" w:rsidP="007A292C">
      <w:pPr>
        <w:widowControl w:val="0"/>
        <w:autoSpaceDE w:val="0"/>
        <w:autoSpaceDN w:val="0"/>
        <w:adjustRightInd w:val="0"/>
        <w:spacing w:before="0" w:after="0"/>
        <w:rPr>
          <w:del w:id="9449" w:author="ilia kassianenko" w:date="2019-03-10T08:54:00Z"/>
          <w:rFonts w:ascii="AppleSystemUIFont" w:eastAsiaTheme="minorHAnsi" w:hAnsi="AppleSystemUIFont" w:cs="AppleSystemUIFont"/>
          <w:sz w:val="24"/>
          <w:szCs w:val="24"/>
          <w:lang w:val="en-CA"/>
          <w:rPrChange w:id="9450" w:author="ilia kassianenko" w:date="2019-03-21T21:37:00Z">
            <w:rPr>
              <w:del w:id="9451" w:author="ilia kassianenko" w:date="2019-03-10T08:54:00Z"/>
              <w:rFonts w:ascii="AppleSystemUIFont" w:eastAsiaTheme="minorHAnsi" w:hAnsi="AppleSystemUIFont" w:cs="AppleSystemUIFont"/>
              <w:sz w:val="24"/>
              <w:szCs w:val="24"/>
            </w:rPr>
          </w:rPrChange>
        </w:rPr>
      </w:pPr>
    </w:p>
    <w:p w14:paraId="44F65C2C" w14:textId="650EB077" w:rsidR="007A292C" w:rsidRPr="0047260E" w:rsidDel="00CA79C3" w:rsidRDefault="007A292C" w:rsidP="007A292C">
      <w:pPr>
        <w:widowControl w:val="0"/>
        <w:autoSpaceDE w:val="0"/>
        <w:autoSpaceDN w:val="0"/>
        <w:adjustRightInd w:val="0"/>
        <w:spacing w:before="0" w:after="0"/>
        <w:rPr>
          <w:del w:id="9452" w:author="ilia kassianenko" w:date="2019-03-10T08:54:00Z"/>
          <w:rFonts w:ascii="AppleSystemUIFont" w:eastAsiaTheme="minorHAnsi" w:hAnsi="AppleSystemUIFont" w:cs="AppleSystemUIFont"/>
          <w:sz w:val="24"/>
          <w:szCs w:val="24"/>
          <w:lang w:val="en-CA"/>
          <w:rPrChange w:id="9453" w:author="ilia kassianenko" w:date="2019-03-21T21:37:00Z">
            <w:rPr>
              <w:del w:id="9454" w:author="ilia kassianenko" w:date="2019-03-10T08:54:00Z"/>
              <w:rFonts w:ascii="AppleSystemUIFont" w:eastAsiaTheme="minorHAnsi" w:hAnsi="AppleSystemUIFont" w:cs="AppleSystemUIFont"/>
              <w:sz w:val="24"/>
              <w:szCs w:val="24"/>
            </w:rPr>
          </w:rPrChange>
        </w:rPr>
      </w:pPr>
      <w:del w:id="9455" w:author="ilia kassianenko" w:date="2019-03-10T08:54:00Z">
        <w:r w:rsidRPr="0047260E" w:rsidDel="00CA79C3">
          <w:rPr>
            <w:rFonts w:ascii="AppleSystemUIFont" w:eastAsiaTheme="minorHAnsi" w:hAnsi="AppleSystemUIFont" w:cs="AppleSystemUIFont"/>
            <w:sz w:val="24"/>
            <w:szCs w:val="24"/>
            <w:lang w:val="en-CA"/>
            <w:rPrChange w:id="9456" w:author="ilia kassianenko" w:date="2019-03-21T21:37:00Z">
              <w:rPr>
                <w:rFonts w:ascii="AppleSystemUIFont" w:eastAsiaTheme="minorHAnsi" w:hAnsi="AppleSystemUIFont" w:cs="AppleSystemUIFont"/>
                <w:sz w:val="24"/>
                <w:szCs w:val="24"/>
              </w:rPr>
            </w:rPrChange>
          </w:rPr>
          <w:delText>February 19th: Review of video communicated by the city of Montreal concerning the snow collection.</w:delText>
        </w:r>
      </w:del>
    </w:p>
    <w:p w14:paraId="3A3AE564" w14:textId="7F94A4B0" w:rsidR="007A292C" w:rsidRPr="0047260E" w:rsidDel="00CA79C3" w:rsidRDefault="007A292C" w:rsidP="007A292C">
      <w:pPr>
        <w:widowControl w:val="0"/>
        <w:autoSpaceDE w:val="0"/>
        <w:autoSpaceDN w:val="0"/>
        <w:adjustRightInd w:val="0"/>
        <w:spacing w:before="0" w:after="0"/>
        <w:rPr>
          <w:del w:id="9457" w:author="ilia kassianenko" w:date="2019-03-10T08:54:00Z"/>
          <w:rFonts w:ascii="AppleSystemUIFont" w:eastAsiaTheme="minorHAnsi" w:hAnsi="AppleSystemUIFont" w:cs="AppleSystemUIFont"/>
          <w:sz w:val="24"/>
          <w:szCs w:val="24"/>
          <w:lang w:val="en-CA"/>
          <w:rPrChange w:id="9458" w:author="ilia kassianenko" w:date="2019-03-21T21:37:00Z">
            <w:rPr>
              <w:del w:id="9459" w:author="ilia kassianenko" w:date="2019-03-10T08:54:00Z"/>
              <w:rFonts w:ascii="AppleSystemUIFont" w:eastAsiaTheme="minorHAnsi" w:hAnsi="AppleSystemUIFont" w:cs="AppleSystemUIFont"/>
              <w:sz w:val="24"/>
              <w:szCs w:val="24"/>
            </w:rPr>
          </w:rPrChange>
        </w:rPr>
      </w:pPr>
    </w:p>
    <w:p w14:paraId="007F0C44" w14:textId="5B8EC607" w:rsidR="007A292C" w:rsidRPr="0047260E" w:rsidDel="00CA79C3" w:rsidRDefault="007A292C" w:rsidP="007A292C">
      <w:pPr>
        <w:widowControl w:val="0"/>
        <w:autoSpaceDE w:val="0"/>
        <w:autoSpaceDN w:val="0"/>
        <w:adjustRightInd w:val="0"/>
        <w:spacing w:before="0" w:after="0"/>
        <w:rPr>
          <w:del w:id="9460" w:author="ilia kassianenko" w:date="2019-03-10T08:54:00Z"/>
          <w:rFonts w:ascii="AppleSystemUIFont" w:eastAsiaTheme="minorHAnsi" w:hAnsi="AppleSystemUIFont" w:cs="AppleSystemUIFont"/>
          <w:sz w:val="24"/>
          <w:szCs w:val="24"/>
          <w:lang w:val="en-CA"/>
          <w:rPrChange w:id="9461" w:author="ilia kassianenko" w:date="2019-03-21T21:37:00Z">
            <w:rPr>
              <w:del w:id="9462" w:author="ilia kassianenko" w:date="2019-03-10T08:54:00Z"/>
              <w:rFonts w:ascii="AppleSystemUIFont" w:eastAsiaTheme="minorHAnsi" w:hAnsi="AppleSystemUIFont" w:cs="AppleSystemUIFont"/>
              <w:sz w:val="24"/>
              <w:szCs w:val="24"/>
            </w:rPr>
          </w:rPrChange>
        </w:rPr>
      </w:pPr>
      <w:del w:id="9463" w:author="ilia kassianenko" w:date="2019-03-10T08:54:00Z">
        <w:r w:rsidRPr="0047260E" w:rsidDel="00CA79C3">
          <w:rPr>
            <w:rFonts w:ascii="AppleSystemUIFont" w:eastAsiaTheme="minorHAnsi" w:hAnsi="AppleSystemUIFont" w:cs="AppleSystemUIFont"/>
            <w:sz w:val="24"/>
            <w:szCs w:val="24"/>
            <w:lang w:val="en-CA"/>
            <w:rPrChange w:id="9464" w:author="ilia kassianenko" w:date="2019-03-21T21:37:00Z">
              <w:rPr>
                <w:rFonts w:ascii="AppleSystemUIFont" w:eastAsiaTheme="minorHAnsi" w:hAnsi="AppleSystemUIFont" w:cs="AppleSystemUIFont"/>
                <w:sz w:val="24"/>
                <w:szCs w:val="24"/>
              </w:rPr>
            </w:rPrChange>
          </w:rPr>
          <w:delText>February 13th: Discussion concerning license for city of Montreal data and realism in the application of the proposed solution. Review of Système Planif-Neige API document. Discussion concerning the hierarchy of the data and the data dictionary.</w:delText>
        </w:r>
      </w:del>
    </w:p>
    <w:p w14:paraId="25064580" w14:textId="0F4FECF6" w:rsidR="007A292C" w:rsidRPr="0047260E" w:rsidDel="00CA79C3" w:rsidRDefault="007A292C" w:rsidP="007A292C">
      <w:pPr>
        <w:widowControl w:val="0"/>
        <w:autoSpaceDE w:val="0"/>
        <w:autoSpaceDN w:val="0"/>
        <w:adjustRightInd w:val="0"/>
        <w:spacing w:before="0" w:after="0"/>
        <w:rPr>
          <w:del w:id="9465" w:author="ilia kassianenko" w:date="2019-03-10T08:54:00Z"/>
          <w:rFonts w:ascii="AppleSystemUIFont" w:eastAsiaTheme="minorHAnsi" w:hAnsi="AppleSystemUIFont" w:cs="AppleSystemUIFont"/>
          <w:sz w:val="24"/>
          <w:szCs w:val="24"/>
          <w:lang w:val="en-CA"/>
          <w:rPrChange w:id="9466" w:author="ilia kassianenko" w:date="2019-03-21T21:37:00Z">
            <w:rPr>
              <w:del w:id="9467" w:author="ilia kassianenko" w:date="2019-03-10T08:54:00Z"/>
              <w:rFonts w:ascii="AppleSystemUIFont" w:eastAsiaTheme="minorHAnsi" w:hAnsi="AppleSystemUIFont" w:cs="AppleSystemUIFont"/>
              <w:sz w:val="24"/>
              <w:szCs w:val="24"/>
            </w:rPr>
          </w:rPrChange>
        </w:rPr>
      </w:pPr>
    </w:p>
    <w:p w14:paraId="7CA50D33" w14:textId="74A453F4" w:rsidR="007A292C" w:rsidRPr="0047260E" w:rsidDel="00CA79C3" w:rsidRDefault="007A292C" w:rsidP="007A292C">
      <w:pPr>
        <w:widowControl w:val="0"/>
        <w:autoSpaceDE w:val="0"/>
        <w:autoSpaceDN w:val="0"/>
        <w:adjustRightInd w:val="0"/>
        <w:spacing w:before="0" w:after="0"/>
        <w:rPr>
          <w:del w:id="9468" w:author="ilia kassianenko" w:date="2019-03-10T08:54:00Z"/>
          <w:rFonts w:ascii="AppleSystemUIFont" w:eastAsiaTheme="minorHAnsi" w:hAnsi="AppleSystemUIFont" w:cs="AppleSystemUIFont"/>
          <w:sz w:val="24"/>
          <w:szCs w:val="24"/>
          <w:lang w:val="en-CA"/>
          <w:rPrChange w:id="9469" w:author="ilia kassianenko" w:date="2019-03-21T21:37:00Z">
            <w:rPr>
              <w:del w:id="9470" w:author="ilia kassianenko" w:date="2019-03-10T08:54:00Z"/>
              <w:rFonts w:ascii="AppleSystemUIFont" w:eastAsiaTheme="minorHAnsi" w:hAnsi="AppleSystemUIFont" w:cs="AppleSystemUIFont"/>
              <w:sz w:val="24"/>
              <w:szCs w:val="24"/>
            </w:rPr>
          </w:rPrChange>
        </w:rPr>
      </w:pPr>
      <w:del w:id="9471" w:author="ilia kassianenko" w:date="2019-03-10T08:54:00Z">
        <w:r w:rsidRPr="0047260E" w:rsidDel="00CA79C3">
          <w:rPr>
            <w:rFonts w:ascii="AppleSystemUIFont" w:eastAsiaTheme="minorHAnsi" w:hAnsi="AppleSystemUIFont" w:cs="AppleSystemUIFont"/>
            <w:sz w:val="24"/>
            <w:szCs w:val="24"/>
            <w:lang w:val="en-CA"/>
            <w:rPrChange w:id="9472" w:author="ilia kassianenko" w:date="2019-03-21T21:37:00Z">
              <w:rPr>
                <w:rFonts w:ascii="AppleSystemUIFont" w:eastAsiaTheme="minorHAnsi" w:hAnsi="AppleSystemUIFont" w:cs="AppleSystemUIFont"/>
                <w:sz w:val="24"/>
                <w:szCs w:val="24"/>
              </w:rPr>
            </w:rPrChange>
          </w:rPr>
          <w:delText>February 11th: meeting kick-off and review of Real Time board contents.</w:delText>
        </w:r>
      </w:del>
    </w:p>
    <w:p w14:paraId="33CF70C4" w14:textId="77777777" w:rsidR="001A77D9" w:rsidRPr="0047260E" w:rsidRDefault="001A77D9" w:rsidP="0044197A">
      <w:pPr>
        <w:rPr>
          <w:rFonts w:ascii="Arial Narrow" w:hAnsi="Arial Narrow"/>
          <w:b/>
          <w:sz w:val="36"/>
          <w:szCs w:val="36"/>
          <w:lang w:val="en-CA"/>
          <w:rPrChange w:id="9473" w:author="ilia kassianenko" w:date="2019-03-21T21:37:00Z">
            <w:rPr>
              <w:rFonts w:ascii="Arial Narrow" w:hAnsi="Arial Narrow"/>
              <w:b/>
              <w:sz w:val="36"/>
              <w:szCs w:val="36"/>
            </w:rPr>
          </w:rPrChange>
        </w:rPr>
      </w:pPr>
    </w:p>
    <w:p w14:paraId="0C92471A" w14:textId="28ED2D8C" w:rsidR="008021EE" w:rsidRPr="0047260E" w:rsidRDefault="008021EE">
      <w:pPr>
        <w:pStyle w:val="Heading2"/>
        <w:rPr>
          <w:ins w:id="9474" w:author="outpost" w:date="2019-03-18T20:55:00Z"/>
          <w:lang w:val="en-CA"/>
          <w:rPrChange w:id="9475" w:author="ilia kassianenko" w:date="2019-03-21T21:37:00Z">
            <w:rPr>
              <w:ins w:id="9476" w:author="outpost" w:date="2019-03-18T20:55:00Z"/>
            </w:rPr>
          </w:rPrChange>
        </w:rPr>
      </w:pPr>
      <w:bookmarkStart w:id="9477" w:name="_Toc4082467"/>
      <w:ins w:id="9478" w:author="outpost" w:date="2019-03-18T20:55:00Z">
        <w:r w:rsidRPr="0047260E">
          <w:rPr>
            <w:lang w:val="en-CA"/>
            <w:rPrChange w:id="9479" w:author="ilia kassianenko" w:date="2019-03-21T21:37:00Z">
              <w:rPr/>
            </w:rPrChange>
          </w:rPr>
          <w:t>References</w:t>
        </w:r>
        <w:bookmarkEnd w:id="9477"/>
      </w:ins>
    </w:p>
    <w:p w14:paraId="62BE7261" w14:textId="615EEB70" w:rsidR="008021EE" w:rsidRPr="0047260E" w:rsidRDefault="008021EE" w:rsidP="008021EE">
      <w:pPr>
        <w:rPr>
          <w:ins w:id="9480" w:author="outpost" w:date="2019-03-18T20:55:00Z"/>
          <w:lang w:val="en-CA"/>
          <w:rPrChange w:id="9481" w:author="ilia kassianenko" w:date="2019-03-21T21:37:00Z">
            <w:rPr>
              <w:ins w:id="9482" w:author="outpost" w:date="2019-03-18T20:55:00Z"/>
            </w:rPr>
          </w:rPrChange>
        </w:rPr>
      </w:pPr>
      <w:ins w:id="9483" w:author="outpost" w:date="2019-03-18T20:56:00Z">
        <w:r w:rsidRPr="0047260E">
          <w:rPr>
            <w:lang w:val="en-CA"/>
            <w:rPrChange w:id="9484" w:author="ilia kassianenko" w:date="2019-03-21T21:37:00Z">
              <w:rPr/>
            </w:rPrChange>
          </w:rPr>
          <w:t>[1*] http://ville.montreal.qc.ca/snowremoval/operations-delais</w:t>
        </w:r>
      </w:ins>
    </w:p>
    <w:p w14:paraId="3F36ED72" w14:textId="77777777" w:rsidR="008021EE" w:rsidRPr="0047260E" w:rsidRDefault="008021EE" w:rsidP="008021EE">
      <w:pPr>
        <w:rPr>
          <w:ins w:id="9485" w:author="outpost" w:date="2019-03-18T21:04:00Z"/>
          <w:lang w:val="en-CA"/>
          <w:rPrChange w:id="9486" w:author="ilia kassianenko" w:date="2019-03-21T21:37:00Z">
            <w:rPr>
              <w:ins w:id="9487" w:author="outpost" w:date="2019-03-18T21:04:00Z"/>
            </w:rPr>
          </w:rPrChange>
        </w:rPr>
      </w:pPr>
    </w:p>
    <w:p w14:paraId="2DF911AD" w14:textId="664E3548" w:rsidR="005F31C2" w:rsidRPr="0047260E" w:rsidRDefault="005F31C2" w:rsidP="008021EE">
      <w:pPr>
        <w:rPr>
          <w:ins w:id="9488" w:author="outpost" w:date="2019-03-18T21:04:00Z"/>
          <w:lang w:val="en-CA"/>
          <w:rPrChange w:id="9489" w:author="ilia kassianenko" w:date="2019-03-21T21:37:00Z">
            <w:rPr>
              <w:ins w:id="9490" w:author="outpost" w:date="2019-03-18T21:04:00Z"/>
            </w:rPr>
          </w:rPrChange>
        </w:rPr>
      </w:pPr>
      <w:ins w:id="9491" w:author="outpost" w:date="2019-03-18T21:04:00Z">
        <w:r w:rsidRPr="0047260E">
          <w:rPr>
            <w:lang w:val="en-CA"/>
            <w:rPrChange w:id="9492" w:author="ilia kassianenko" w:date="2019-03-21T21:37:00Z">
              <w:rPr/>
            </w:rPrChange>
          </w:rPr>
          <w:t xml:space="preserve">[2*] </w:t>
        </w:r>
        <w:r w:rsidRPr="0047260E">
          <w:rPr>
            <w:lang w:val="en-CA"/>
            <w:rPrChange w:id="9493" w:author="ilia kassianenko" w:date="2019-03-21T21:37:00Z">
              <w:rPr/>
            </w:rPrChange>
          </w:rPr>
          <w:fldChar w:fldCharType="begin"/>
        </w:r>
        <w:r w:rsidRPr="0047260E">
          <w:rPr>
            <w:lang w:val="en-CA"/>
            <w:rPrChange w:id="9494" w:author="ilia kassianenko" w:date="2019-03-21T21:37:00Z">
              <w:rPr/>
            </w:rPrChange>
          </w:rPr>
          <w:instrText xml:space="preserve"> HYPERLINK "https://umq.qc.ca/publication/montreal-deneigement-intelligent/" </w:instrText>
        </w:r>
        <w:r w:rsidRPr="0047260E">
          <w:rPr>
            <w:lang w:val="en-CA"/>
            <w:rPrChange w:id="9495" w:author="ilia kassianenko" w:date="2019-03-21T21:37:00Z">
              <w:rPr/>
            </w:rPrChange>
          </w:rPr>
          <w:fldChar w:fldCharType="separate"/>
        </w:r>
        <w:r w:rsidRPr="0047260E">
          <w:rPr>
            <w:rStyle w:val="Hyperlink"/>
            <w:lang w:val="en-CA"/>
            <w:rPrChange w:id="9496" w:author="ilia kassianenko" w:date="2019-03-21T21:37:00Z">
              <w:rPr>
                <w:rStyle w:val="Hyperlink"/>
              </w:rPr>
            </w:rPrChange>
          </w:rPr>
          <w:t>https://umq.qc.ca/publication/montreal-deneigement-intelligent/</w:t>
        </w:r>
        <w:r w:rsidRPr="0047260E">
          <w:rPr>
            <w:lang w:val="en-CA"/>
            <w:rPrChange w:id="9497" w:author="ilia kassianenko" w:date="2019-03-21T21:37:00Z">
              <w:rPr/>
            </w:rPrChange>
          </w:rPr>
          <w:fldChar w:fldCharType="end"/>
        </w:r>
      </w:ins>
    </w:p>
    <w:p w14:paraId="130AFED5" w14:textId="77777777" w:rsidR="005F31C2" w:rsidRPr="0047260E" w:rsidRDefault="005F31C2" w:rsidP="008021EE">
      <w:pPr>
        <w:rPr>
          <w:ins w:id="9498" w:author="outpost" w:date="2019-03-20T21:03:00Z"/>
          <w:lang w:val="en-CA"/>
          <w:rPrChange w:id="9499" w:author="ilia kassianenko" w:date="2019-03-21T21:37:00Z">
            <w:rPr>
              <w:ins w:id="9500" w:author="outpost" w:date="2019-03-20T21:03:00Z"/>
            </w:rPr>
          </w:rPrChange>
        </w:rPr>
      </w:pPr>
    </w:p>
    <w:p w14:paraId="170FA780" w14:textId="3688E789" w:rsidR="00B71C3B" w:rsidRPr="0047260E" w:rsidRDefault="00B71C3B" w:rsidP="008021EE">
      <w:pPr>
        <w:rPr>
          <w:ins w:id="9501" w:author="outpost" w:date="2019-03-18T20:55:00Z"/>
          <w:lang w:val="en-CA"/>
          <w:rPrChange w:id="9502" w:author="ilia kassianenko" w:date="2019-03-21T21:37:00Z">
            <w:rPr>
              <w:ins w:id="9503" w:author="outpost" w:date="2019-03-18T20:55:00Z"/>
            </w:rPr>
          </w:rPrChange>
        </w:rPr>
      </w:pPr>
      <w:ins w:id="9504" w:author="outpost" w:date="2019-03-20T21:03:00Z">
        <w:r w:rsidRPr="0047260E">
          <w:rPr>
            <w:lang w:val="en-CA"/>
            <w:rPrChange w:id="9505" w:author="ilia kassianenko" w:date="2019-03-21T21:37:00Z">
              <w:rPr/>
            </w:rPrChange>
          </w:rPr>
          <w:t>[3*] http://donnees.ville.montreal.qc.ca/dataset/contrats-transaction-deneigement</w:t>
        </w:r>
      </w:ins>
    </w:p>
    <w:p w14:paraId="39401212" w14:textId="77777777" w:rsidR="008021EE" w:rsidRPr="0047260E" w:rsidRDefault="008021EE" w:rsidP="008021EE">
      <w:pPr>
        <w:rPr>
          <w:ins w:id="9506" w:author="outpost" w:date="2019-03-18T20:55:00Z"/>
          <w:lang w:val="en-CA"/>
          <w:rPrChange w:id="9507" w:author="ilia kassianenko" w:date="2019-03-21T21:37:00Z">
            <w:rPr>
              <w:ins w:id="9508" w:author="outpost" w:date="2019-03-18T20:55:00Z"/>
            </w:rPr>
          </w:rPrChange>
        </w:rPr>
      </w:pPr>
      <w:ins w:id="9509" w:author="outpost" w:date="2019-03-18T20:55:00Z">
        <w:r w:rsidRPr="0047260E">
          <w:rPr>
            <w:lang w:val="en-CA"/>
            <w:rPrChange w:id="9510" w:author="ilia kassianenko" w:date="2019-03-21T21:37:00Z">
              <w:rPr/>
            </w:rPrChange>
          </w:rPr>
          <w:t xml:space="preserve">[1] </w:t>
        </w:r>
        <w:r w:rsidRPr="0047260E">
          <w:rPr>
            <w:lang w:val="en-CA"/>
            <w:rPrChange w:id="9511" w:author="ilia kassianenko" w:date="2019-03-21T21:37:00Z">
              <w:rPr/>
            </w:rPrChange>
          </w:rPr>
          <w:fldChar w:fldCharType="begin"/>
        </w:r>
        <w:r w:rsidRPr="0047260E">
          <w:rPr>
            <w:lang w:val="en-CA"/>
            <w:rPrChange w:id="9512" w:author="ilia kassianenko" w:date="2019-03-21T21:37:00Z">
              <w:rPr/>
            </w:rPrChange>
          </w:rPr>
          <w:instrText xml:space="preserve"> HYPERLINK "http://donnees.ville.montreal.qc.ca/dataset/5bfbd75f-7531-48c2-b6b6-072284f7b9e7/resource/dad68871-51b9-4a82-93b0-31cf20b5aa03/download/transactions_deneigement_saison_2018-2019.csv" </w:instrText>
        </w:r>
        <w:r w:rsidRPr="0047260E">
          <w:rPr>
            <w:lang w:val="en-CA"/>
            <w:rPrChange w:id="9513" w:author="ilia kassianenko" w:date="2019-03-21T21:37:00Z">
              <w:rPr/>
            </w:rPrChange>
          </w:rPr>
          <w:fldChar w:fldCharType="separate"/>
        </w:r>
        <w:r w:rsidRPr="0047260E">
          <w:rPr>
            <w:rStyle w:val="Hyperlink"/>
            <w:lang w:val="en-CA"/>
            <w:rPrChange w:id="9514" w:author="ilia kassianenko" w:date="2019-03-21T21:37:00Z">
              <w:rPr>
                <w:rStyle w:val="Hyperlink"/>
              </w:rPr>
            </w:rPrChange>
          </w:rPr>
          <w:t>http://donnees.ville.montreal.qc.ca/dataset/5bfbd75f-7531-48c2-b6b6-072284f7b9e7/resource/dad68871-51b9-4a82-93b0-31cf20b5aa03/download/transactions_deneigement_saison_2018-2019.csv</w:t>
        </w:r>
        <w:r w:rsidRPr="0047260E">
          <w:rPr>
            <w:lang w:val="en-CA"/>
            <w:rPrChange w:id="9515" w:author="ilia kassianenko" w:date="2019-03-21T21:37:00Z">
              <w:rPr/>
            </w:rPrChange>
          </w:rPr>
          <w:fldChar w:fldCharType="end"/>
        </w:r>
      </w:ins>
    </w:p>
    <w:p w14:paraId="6A020657" w14:textId="77777777" w:rsidR="008021EE" w:rsidRPr="0047260E" w:rsidRDefault="008021EE" w:rsidP="008021EE">
      <w:pPr>
        <w:rPr>
          <w:ins w:id="9516" w:author="outpost" w:date="2019-03-18T20:55:00Z"/>
          <w:lang w:val="en-CA"/>
          <w:rPrChange w:id="9517" w:author="ilia kassianenko" w:date="2019-03-21T21:37:00Z">
            <w:rPr>
              <w:ins w:id="9518" w:author="outpost" w:date="2019-03-18T20:55:00Z"/>
            </w:rPr>
          </w:rPrChange>
        </w:rPr>
      </w:pPr>
    </w:p>
    <w:p w14:paraId="6ABA3495" w14:textId="77777777" w:rsidR="008021EE" w:rsidRPr="0047260E" w:rsidRDefault="008021EE" w:rsidP="008021EE">
      <w:pPr>
        <w:rPr>
          <w:ins w:id="9519" w:author="outpost" w:date="2019-03-18T20:55:00Z"/>
          <w:lang w:val="en-CA"/>
          <w:rPrChange w:id="9520" w:author="ilia kassianenko" w:date="2019-03-21T21:37:00Z">
            <w:rPr>
              <w:ins w:id="9521" w:author="outpost" w:date="2019-03-18T20:55:00Z"/>
            </w:rPr>
          </w:rPrChange>
        </w:rPr>
      </w:pPr>
      <w:ins w:id="9522" w:author="outpost" w:date="2019-03-18T20:55:00Z">
        <w:r w:rsidRPr="0047260E">
          <w:rPr>
            <w:lang w:val="en-CA"/>
            <w:rPrChange w:id="9523" w:author="ilia kassianenko" w:date="2019-03-21T21:37:00Z">
              <w:rPr/>
            </w:rPrChange>
          </w:rPr>
          <w:t xml:space="preserve">[2] </w:t>
        </w:r>
        <w:r w:rsidRPr="0047260E">
          <w:rPr>
            <w:lang w:val="en-CA"/>
            <w:rPrChange w:id="9524" w:author="ilia kassianenko" w:date="2019-03-21T21:37:00Z">
              <w:rPr/>
            </w:rPrChange>
          </w:rPr>
          <w:fldChar w:fldCharType="begin"/>
        </w:r>
        <w:r w:rsidRPr="0047260E">
          <w:rPr>
            <w:lang w:val="en-CA"/>
            <w:rPrChange w:id="9525" w:author="ilia kassianenko" w:date="2019-03-21T21:37:00Z">
              <w:rPr/>
            </w:rPrChange>
          </w:rPr>
          <w:instrText xml:space="preserve"> HYPERLINK "http://donnees.ville.montreal.qc.ca/dataset/5bfbd75f-7531-48c2-b6b6-072284f7b9e7/resource/5dd82872-89f8-439e-9a8a-fff7fea1a28d/download/contrats_deneigement_saison_2018-2019.csv" </w:instrText>
        </w:r>
        <w:r w:rsidRPr="0047260E">
          <w:rPr>
            <w:lang w:val="en-CA"/>
            <w:rPrChange w:id="9526" w:author="ilia kassianenko" w:date="2019-03-21T21:37:00Z">
              <w:rPr/>
            </w:rPrChange>
          </w:rPr>
          <w:fldChar w:fldCharType="separate"/>
        </w:r>
        <w:r w:rsidRPr="0047260E">
          <w:rPr>
            <w:rStyle w:val="Hyperlink"/>
            <w:lang w:val="en-CA"/>
            <w:rPrChange w:id="9527" w:author="ilia kassianenko" w:date="2019-03-21T21:37:00Z">
              <w:rPr>
                <w:rStyle w:val="Hyperlink"/>
              </w:rPr>
            </w:rPrChange>
          </w:rPr>
          <w:t>http://donnees.ville.montreal.qc.ca/dataset/5bfbd75f-7531-48c2-b6b6-072284f7b9e7/resource/5dd82872-89f8-439e-9a8a-fff7fea1a28d/download/contrats_deneigement_saison_2018-2019.csv</w:t>
        </w:r>
        <w:r w:rsidRPr="0047260E">
          <w:rPr>
            <w:lang w:val="en-CA"/>
            <w:rPrChange w:id="9528" w:author="ilia kassianenko" w:date="2019-03-21T21:37:00Z">
              <w:rPr/>
            </w:rPrChange>
          </w:rPr>
          <w:fldChar w:fldCharType="end"/>
        </w:r>
      </w:ins>
    </w:p>
    <w:p w14:paraId="1B2DF582" w14:textId="77777777" w:rsidR="0011589C" w:rsidRPr="0047260E" w:rsidRDefault="0011589C" w:rsidP="0011589C">
      <w:pPr>
        <w:pStyle w:val="BodyText"/>
        <w:rPr>
          <w:color w:val="000000" w:themeColor="text1"/>
          <w:lang w:val="en-CA"/>
          <w:rPrChange w:id="9529" w:author="ilia kassianenko" w:date="2019-03-21T21:37:00Z">
            <w:rPr>
              <w:color w:val="000000" w:themeColor="text1"/>
            </w:rPr>
          </w:rPrChange>
        </w:rPr>
      </w:pPr>
      <w:ins w:id="9530" w:author="outpost" w:date="2019-03-18T21:11:00Z">
        <w:r w:rsidRPr="0047260E">
          <w:rPr>
            <w:lang w:val="en-CA"/>
            <w:rPrChange w:id="9531" w:author="ilia kassianenko" w:date="2019-03-21T21:37:00Z">
              <w:rPr/>
            </w:rPrChange>
          </w:rPr>
          <w:t xml:space="preserve">[3*] </w:t>
        </w:r>
      </w:ins>
      <w:moveToRangeStart w:id="9532" w:author="outpost" w:date="2019-03-18T21:11:00Z" w:name="move3835932"/>
      <w:moveTo w:id="9533" w:author="outpost" w:date="2019-03-18T21:11:00Z">
        <w:r w:rsidRPr="0047260E">
          <w:rPr>
            <w:color w:val="000000" w:themeColor="text1"/>
            <w:lang w:val="en-CA"/>
            <w:rPrChange w:id="9534" w:author="ilia kassianenko" w:date="2019-03-21T21:37:00Z">
              <w:rPr>
                <w:color w:val="000000" w:themeColor="text1"/>
                <w:highlight w:val="yellow"/>
              </w:rPr>
            </w:rPrChange>
          </w:rPr>
          <w:fldChar w:fldCharType="begin"/>
        </w:r>
        <w:r w:rsidRPr="0047260E">
          <w:rPr>
            <w:color w:val="000000" w:themeColor="text1"/>
            <w:lang w:val="en-CA"/>
            <w:rPrChange w:id="9535" w:author="ilia kassianenko" w:date="2019-03-21T21:37:00Z">
              <w:rPr>
                <w:color w:val="000000" w:themeColor="text1"/>
                <w:highlight w:val="yellow"/>
              </w:rPr>
            </w:rPrChange>
          </w:rPr>
          <w:instrText xml:space="preserve"> HYPERLINK "https://www.crunchbase.com/organization/digitalocean#section-overview" </w:instrText>
        </w:r>
        <w:r w:rsidRPr="0047260E">
          <w:rPr>
            <w:color w:val="000000" w:themeColor="text1"/>
            <w:lang w:val="en-CA"/>
            <w:rPrChange w:id="9536" w:author="ilia kassianenko" w:date="2019-03-21T21:37:00Z">
              <w:rPr>
                <w:color w:val="000000" w:themeColor="text1"/>
                <w:highlight w:val="yellow"/>
              </w:rPr>
            </w:rPrChange>
          </w:rPr>
          <w:fldChar w:fldCharType="separate"/>
        </w:r>
        <w:r w:rsidRPr="0047260E">
          <w:rPr>
            <w:rStyle w:val="Hyperlink"/>
            <w:color w:val="000000" w:themeColor="text1"/>
            <w:lang w:val="en-CA"/>
            <w:rPrChange w:id="9537" w:author="ilia kassianenko" w:date="2019-03-21T21:37:00Z">
              <w:rPr>
                <w:rStyle w:val="Hyperlink"/>
                <w:color w:val="000000" w:themeColor="text1"/>
                <w:highlight w:val="yellow"/>
              </w:rPr>
            </w:rPrChange>
          </w:rPr>
          <w:t>https://www.crunchbase.com/organization/digitalocean#section-overview</w:t>
        </w:r>
        <w:r w:rsidRPr="0047260E">
          <w:rPr>
            <w:color w:val="000000" w:themeColor="text1"/>
            <w:lang w:val="en-CA"/>
            <w:rPrChange w:id="9538" w:author="ilia kassianenko" w:date="2019-03-21T21:37:00Z">
              <w:rPr>
                <w:color w:val="000000" w:themeColor="text1"/>
                <w:highlight w:val="yellow"/>
              </w:rPr>
            </w:rPrChange>
          </w:rPr>
          <w:fldChar w:fldCharType="end"/>
        </w:r>
      </w:moveTo>
    </w:p>
    <w:moveToRangeEnd w:id="9532"/>
    <w:p w14:paraId="04803770" w14:textId="177FC179" w:rsidR="008021EE" w:rsidRPr="0047260E" w:rsidRDefault="008021EE" w:rsidP="008021EE">
      <w:pPr>
        <w:rPr>
          <w:ins w:id="9539" w:author="outpost" w:date="2019-03-18T20:55:00Z"/>
          <w:lang w:val="en-CA"/>
          <w:rPrChange w:id="9540" w:author="ilia kassianenko" w:date="2019-03-21T21:37:00Z">
            <w:rPr>
              <w:ins w:id="9541" w:author="outpost" w:date="2019-03-18T20:55:00Z"/>
            </w:rPr>
          </w:rPrChange>
        </w:rPr>
      </w:pPr>
    </w:p>
    <w:p w14:paraId="45DB681A" w14:textId="77777777" w:rsidR="008021EE" w:rsidRPr="0047260E" w:rsidRDefault="008021EE" w:rsidP="008021EE">
      <w:pPr>
        <w:rPr>
          <w:ins w:id="9542" w:author="outpost" w:date="2019-03-18T20:55:00Z"/>
          <w:lang w:val="en-CA"/>
          <w:rPrChange w:id="9543" w:author="ilia kassianenko" w:date="2019-03-21T21:37:00Z">
            <w:rPr>
              <w:ins w:id="9544" w:author="outpost" w:date="2019-03-18T20:55:00Z"/>
            </w:rPr>
          </w:rPrChange>
        </w:rPr>
      </w:pPr>
      <w:ins w:id="9545" w:author="outpost" w:date="2019-03-18T20:55:00Z">
        <w:r w:rsidRPr="0047260E">
          <w:rPr>
            <w:lang w:val="en-CA"/>
            <w:rPrChange w:id="9546" w:author="ilia kassianenko" w:date="2019-03-21T21:37:00Z">
              <w:rPr/>
            </w:rPrChange>
          </w:rPr>
          <w:t xml:space="preserve">[3] </w:t>
        </w:r>
        <w:r w:rsidRPr="0047260E">
          <w:rPr>
            <w:lang w:val="en-CA"/>
            <w:rPrChange w:id="9547" w:author="ilia kassianenko" w:date="2019-03-21T21:37:00Z">
              <w:rPr/>
            </w:rPrChange>
          </w:rPr>
          <w:fldChar w:fldCharType="begin"/>
        </w:r>
        <w:r w:rsidRPr="0047260E">
          <w:rPr>
            <w:lang w:val="en-CA"/>
            <w:rPrChange w:id="9548" w:author="ilia kassianenko" w:date="2019-03-21T21:37:00Z">
              <w:rPr/>
            </w:rPrChange>
          </w:rPr>
          <w:instrText xml:space="preserve"> HYPERLINK "http://donnees.ville.montreal.qc.ca/dataset/8a1d7d54-c297-46fe-b670-bb205641b13e/resource/9ea7b63a-18e1-4e9a-834e-77fd28e55bf8/download/depots_deneigement_saison_2018-2019.csv" </w:instrText>
        </w:r>
        <w:r w:rsidRPr="0047260E">
          <w:rPr>
            <w:lang w:val="en-CA"/>
            <w:rPrChange w:id="9549" w:author="ilia kassianenko" w:date="2019-03-21T21:37:00Z">
              <w:rPr/>
            </w:rPrChange>
          </w:rPr>
          <w:fldChar w:fldCharType="separate"/>
        </w:r>
        <w:r w:rsidRPr="0047260E">
          <w:rPr>
            <w:rStyle w:val="Hyperlink"/>
            <w:lang w:val="en-CA"/>
            <w:rPrChange w:id="9550" w:author="ilia kassianenko" w:date="2019-03-21T21:37:00Z">
              <w:rPr>
                <w:rStyle w:val="Hyperlink"/>
              </w:rPr>
            </w:rPrChange>
          </w:rPr>
          <w:t>http://donnees.ville.montreal.qc.ca/dataset/8a1d7d54-c297-46fe-b670-bb205641b13e/resource/9ea7b63a-18e1-4e9a-834e-77fd28e55bf8/download/depots_deneigement_saison_2018-2019.csv</w:t>
        </w:r>
        <w:r w:rsidRPr="0047260E">
          <w:rPr>
            <w:lang w:val="en-CA"/>
            <w:rPrChange w:id="9551" w:author="ilia kassianenko" w:date="2019-03-21T21:37:00Z">
              <w:rPr/>
            </w:rPrChange>
          </w:rPr>
          <w:fldChar w:fldCharType="end"/>
        </w:r>
      </w:ins>
    </w:p>
    <w:p w14:paraId="0D3591ED" w14:textId="77777777" w:rsidR="008021EE" w:rsidRPr="0047260E" w:rsidRDefault="008021EE" w:rsidP="008021EE">
      <w:pPr>
        <w:rPr>
          <w:ins w:id="9552" w:author="outpost" w:date="2019-03-18T21:36:00Z"/>
          <w:lang w:val="en-CA"/>
          <w:rPrChange w:id="9553" w:author="ilia kassianenko" w:date="2019-03-21T21:37:00Z">
            <w:rPr>
              <w:ins w:id="9554" w:author="outpost" w:date="2019-03-18T21:36:00Z"/>
            </w:rPr>
          </w:rPrChange>
        </w:rPr>
      </w:pPr>
    </w:p>
    <w:p w14:paraId="28A58971" w14:textId="0DB4F0DA" w:rsidR="00A17D90" w:rsidRPr="0047260E" w:rsidRDefault="00251F7E" w:rsidP="00251F7E">
      <w:pPr>
        <w:spacing w:before="0" w:after="0"/>
        <w:rPr>
          <w:ins w:id="9555" w:author="outpost" w:date="2019-03-18T21:36:00Z"/>
          <w:rFonts w:cs="Arial"/>
          <w:color w:val="24292E"/>
          <w:szCs w:val="22"/>
          <w:lang w:val="en-CA" w:eastAsia="en-CA"/>
          <w:rPrChange w:id="9556" w:author="ilia kassianenko" w:date="2019-03-21T21:37:00Z">
            <w:rPr>
              <w:ins w:id="9557" w:author="outpost" w:date="2019-03-18T21:36:00Z"/>
              <w:rFonts w:cs="Arial"/>
              <w:color w:val="24292E"/>
              <w:szCs w:val="22"/>
              <w:lang w:val="en-CA" w:eastAsia="en-CA"/>
            </w:rPr>
          </w:rPrChange>
        </w:rPr>
      </w:pPr>
      <w:ins w:id="9558" w:author="outpost" w:date="2019-03-18T21:36:00Z">
        <w:r w:rsidRPr="0047260E">
          <w:rPr>
            <w:rFonts w:cs="Arial"/>
            <w:color w:val="24292E"/>
            <w:szCs w:val="22"/>
            <w:lang w:val="en-CA" w:eastAsia="en-CA"/>
            <w:rPrChange w:id="9559" w:author="ilia kassianenko" w:date="2019-03-21T21:37:00Z">
              <w:rPr>
                <w:rFonts w:cs="Arial"/>
                <w:color w:val="24292E"/>
                <w:szCs w:val="22"/>
                <w:lang w:val="en-CA" w:eastAsia="en-CA"/>
              </w:rPr>
            </w:rPrChange>
          </w:rPr>
          <w:t>[4*] http://ville.montreal.qc.ca/snowremoval/elimination-neige#carte-elimination</w:t>
        </w:r>
      </w:ins>
    </w:p>
    <w:p w14:paraId="218EBC90" w14:textId="77777777" w:rsidR="00251F7E" w:rsidRPr="0047260E" w:rsidRDefault="00251F7E" w:rsidP="008021EE">
      <w:pPr>
        <w:rPr>
          <w:ins w:id="9560" w:author="outpost" w:date="2019-03-18T20:55:00Z"/>
          <w:lang w:val="en-CA"/>
          <w:rPrChange w:id="9561" w:author="ilia kassianenko" w:date="2019-03-21T21:37:00Z">
            <w:rPr>
              <w:ins w:id="9562" w:author="outpost" w:date="2019-03-18T20:55:00Z"/>
            </w:rPr>
          </w:rPrChange>
        </w:rPr>
      </w:pPr>
    </w:p>
    <w:p w14:paraId="5B2BFAD3" w14:textId="77777777" w:rsidR="008021EE" w:rsidRPr="0047260E" w:rsidRDefault="008021EE" w:rsidP="008021EE">
      <w:pPr>
        <w:rPr>
          <w:ins w:id="9563" w:author="outpost" w:date="2019-03-18T20:55:00Z"/>
          <w:lang w:val="en-CA"/>
          <w:rPrChange w:id="9564" w:author="ilia kassianenko" w:date="2019-03-21T21:37:00Z">
            <w:rPr>
              <w:ins w:id="9565" w:author="outpost" w:date="2019-03-18T20:55:00Z"/>
            </w:rPr>
          </w:rPrChange>
        </w:rPr>
      </w:pPr>
      <w:ins w:id="9566" w:author="outpost" w:date="2019-03-18T20:55:00Z">
        <w:r w:rsidRPr="0047260E">
          <w:rPr>
            <w:lang w:val="en-CA"/>
            <w:rPrChange w:id="9567" w:author="ilia kassianenko" w:date="2019-03-21T21:37:00Z">
              <w:rPr/>
            </w:rPrChange>
          </w:rPr>
          <w:t xml:space="preserve">[4] </w:t>
        </w:r>
        <w:r w:rsidRPr="0047260E">
          <w:rPr>
            <w:lang w:val="en-CA"/>
            <w:rPrChange w:id="9568" w:author="ilia kassianenko" w:date="2019-03-21T21:37:00Z">
              <w:rPr/>
            </w:rPrChange>
          </w:rPr>
          <w:fldChar w:fldCharType="begin"/>
        </w:r>
        <w:r w:rsidRPr="0047260E">
          <w:rPr>
            <w:lang w:val="en-CA"/>
            <w:rPrChange w:id="9569" w:author="ilia kassianenko" w:date="2019-03-21T21:37:00Z">
              <w:rPr/>
            </w:rPrChange>
          </w:rPr>
          <w:instrText xml:space="preserve"> HYPERLINK "http://donnees.ville.montreal.qc.ca/dataset/9f3911af-3a5f-4c4b-89c7-239ba487b1f1/resource/aa6f2231-9a67-418f-8234-d49462dd6344/download/secteurs_deneigement_saison_2018-2019.csv" </w:instrText>
        </w:r>
        <w:r w:rsidRPr="0047260E">
          <w:rPr>
            <w:lang w:val="en-CA"/>
            <w:rPrChange w:id="9570" w:author="ilia kassianenko" w:date="2019-03-21T21:37:00Z">
              <w:rPr/>
            </w:rPrChange>
          </w:rPr>
          <w:fldChar w:fldCharType="separate"/>
        </w:r>
        <w:r w:rsidRPr="0047260E">
          <w:rPr>
            <w:rStyle w:val="Hyperlink"/>
            <w:lang w:val="en-CA"/>
            <w:rPrChange w:id="9571" w:author="ilia kassianenko" w:date="2019-03-21T21:37:00Z">
              <w:rPr>
                <w:rStyle w:val="Hyperlink"/>
              </w:rPr>
            </w:rPrChange>
          </w:rPr>
          <w:t>http://donnees.ville.montreal.qc.ca/dataset/9f3911af-3a5f-4c4b-89c7-239ba487b1f1/resource/aa6f2231-9a67-418f-8234-d49462dd6344/download/secteurs_deneigement_saison_2018-2019.csv</w:t>
        </w:r>
        <w:r w:rsidRPr="0047260E">
          <w:rPr>
            <w:lang w:val="en-CA"/>
            <w:rPrChange w:id="9572" w:author="ilia kassianenko" w:date="2019-03-21T21:37:00Z">
              <w:rPr/>
            </w:rPrChange>
          </w:rPr>
          <w:fldChar w:fldCharType="end"/>
        </w:r>
      </w:ins>
    </w:p>
    <w:p w14:paraId="414266AA" w14:textId="212C66A2" w:rsidR="008021EE" w:rsidRPr="0047260E" w:rsidRDefault="003F534F" w:rsidP="008021EE">
      <w:pPr>
        <w:rPr>
          <w:ins w:id="9573" w:author="outpost" w:date="2019-03-20T21:48:00Z"/>
          <w:lang w:val="en-CA"/>
          <w:rPrChange w:id="9574" w:author="ilia kassianenko" w:date="2019-03-21T21:37:00Z">
            <w:rPr>
              <w:ins w:id="9575" w:author="outpost" w:date="2019-03-20T21:48:00Z"/>
            </w:rPr>
          </w:rPrChange>
        </w:rPr>
      </w:pPr>
      <w:ins w:id="9576" w:author="outpost" w:date="2019-03-20T21:45:00Z">
        <w:r w:rsidRPr="0047260E">
          <w:rPr>
            <w:lang w:val="en-CA"/>
            <w:rPrChange w:id="9577" w:author="ilia kassianenko" w:date="2019-03-21T21:37:00Z">
              <w:rPr/>
            </w:rPrChange>
          </w:rPr>
          <w:t xml:space="preserve">[5*] </w:t>
        </w:r>
      </w:ins>
      <w:ins w:id="9578" w:author="outpost" w:date="2019-03-20T21:48:00Z">
        <w:r w:rsidR="00263962" w:rsidRPr="0047260E">
          <w:rPr>
            <w:lang w:val="en-CA"/>
            <w:rPrChange w:id="9579" w:author="ilia kassianenko" w:date="2019-03-21T21:37:00Z">
              <w:rPr/>
            </w:rPrChange>
          </w:rPr>
          <w:fldChar w:fldCharType="begin"/>
        </w:r>
        <w:r w:rsidR="00263962" w:rsidRPr="0047260E">
          <w:rPr>
            <w:lang w:val="en-CA"/>
            <w:rPrChange w:id="9580" w:author="ilia kassianenko" w:date="2019-03-21T21:37:00Z">
              <w:rPr/>
            </w:rPrChange>
          </w:rPr>
          <w:instrText xml:space="preserve"> HYPERLINK "https://www.spiceworks.com/" </w:instrText>
        </w:r>
        <w:r w:rsidR="00263962" w:rsidRPr="0047260E">
          <w:rPr>
            <w:lang w:val="en-CA"/>
            <w:rPrChange w:id="9581" w:author="ilia kassianenko" w:date="2019-03-21T21:37:00Z">
              <w:rPr/>
            </w:rPrChange>
          </w:rPr>
          <w:fldChar w:fldCharType="separate"/>
        </w:r>
        <w:r w:rsidR="00263962" w:rsidRPr="0047260E">
          <w:rPr>
            <w:rStyle w:val="Hyperlink"/>
            <w:lang w:val="en-CA"/>
            <w:rPrChange w:id="9582" w:author="ilia kassianenko" w:date="2019-03-21T21:37:00Z">
              <w:rPr>
                <w:rStyle w:val="Hyperlink"/>
              </w:rPr>
            </w:rPrChange>
          </w:rPr>
          <w:t>https://www.spiceworks.com/</w:t>
        </w:r>
        <w:r w:rsidR="00263962" w:rsidRPr="0047260E">
          <w:rPr>
            <w:lang w:val="en-CA"/>
            <w:rPrChange w:id="9583" w:author="ilia kassianenko" w:date="2019-03-21T21:37:00Z">
              <w:rPr/>
            </w:rPrChange>
          </w:rPr>
          <w:fldChar w:fldCharType="end"/>
        </w:r>
      </w:ins>
    </w:p>
    <w:p w14:paraId="7AC34D7A" w14:textId="5FD28004" w:rsidR="003F534F" w:rsidRPr="0047260E" w:rsidDel="00AC5D0F" w:rsidRDefault="00AC5D0F" w:rsidP="008021EE">
      <w:pPr>
        <w:rPr>
          <w:ins w:id="9584" w:author="outpost" w:date="2019-03-18T20:55:00Z"/>
          <w:del w:id="9585" w:author="ilia kassianenko" w:date="2019-03-21T22:01:00Z"/>
          <w:lang w:val="en-CA"/>
          <w:rPrChange w:id="9586" w:author="ilia kassianenko" w:date="2019-03-21T21:37:00Z">
            <w:rPr>
              <w:ins w:id="9587" w:author="outpost" w:date="2019-03-18T20:55:00Z"/>
              <w:del w:id="9588" w:author="ilia kassianenko" w:date="2019-03-21T22:01:00Z"/>
            </w:rPr>
          </w:rPrChange>
        </w:rPr>
      </w:pPr>
      <w:ins w:id="9589" w:author="ilia kassianenko" w:date="2019-03-21T22:01:00Z">
        <w:r w:rsidRPr="0047260E" w:rsidDel="00AC5D0F">
          <w:rPr>
            <w:lang w:val="en-CA"/>
            <w:rPrChange w:id="9590" w:author="ilia kassianenko" w:date="2019-03-21T21:37:00Z">
              <w:rPr>
                <w:lang w:val="en-CA"/>
              </w:rPr>
            </w:rPrChange>
          </w:rPr>
          <w:t xml:space="preserve"> </w:t>
        </w:r>
      </w:ins>
    </w:p>
    <w:p w14:paraId="2B6964D2" w14:textId="77777777" w:rsidR="008021EE" w:rsidRPr="0047260E" w:rsidRDefault="008021EE" w:rsidP="008021EE">
      <w:pPr>
        <w:rPr>
          <w:ins w:id="9591" w:author="outpost" w:date="2019-03-18T20:55:00Z"/>
          <w:rFonts w:eastAsiaTheme="majorEastAsia"/>
          <w:lang w:val="en-CA"/>
          <w:rPrChange w:id="9592" w:author="ilia kassianenko" w:date="2019-03-21T21:37:00Z">
            <w:rPr>
              <w:ins w:id="9593" w:author="outpost" w:date="2019-03-18T20:55:00Z"/>
              <w:rFonts w:eastAsiaTheme="majorEastAsia"/>
            </w:rPr>
          </w:rPrChange>
        </w:rPr>
      </w:pPr>
      <w:ins w:id="9594" w:author="outpost" w:date="2019-03-18T20:55:00Z">
        <w:r w:rsidRPr="0047260E">
          <w:rPr>
            <w:lang w:val="en-CA"/>
            <w:rPrChange w:id="9595" w:author="ilia kassianenko" w:date="2019-03-21T21:37:00Z">
              <w:rPr/>
            </w:rPrChange>
          </w:rPr>
          <w:t xml:space="preserve">[5] </w:t>
        </w:r>
        <w:r w:rsidRPr="0047260E">
          <w:rPr>
            <w:rFonts w:eastAsiaTheme="majorEastAsia"/>
            <w:lang w:val="en-CA"/>
            <w:rPrChange w:id="9596" w:author="ilia kassianenko" w:date="2019-03-21T21:37:00Z">
              <w:rPr>
                <w:rFonts w:eastAsiaTheme="majorEastAsia"/>
              </w:rPr>
            </w:rPrChange>
          </w:rPr>
          <w:fldChar w:fldCharType="begin"/>
        </w:r>
        <w:r w:rsidRPr="0047260E">
          <w:rPr>
            <w:rFonts w:eastAsiaTheme="majorEastAsia"/>
            <w:lang w:val="en-CA"/>
            <w:rPrChange w:id="9597" w:author="ilia kassianenko" w:date="2019-03-21T21:37:00Z">
              <w:rPr>
                <w:rFonts w:eastAsiaTheme="majorEastAsia"/>
              </w:rPr>
            </w:rPrChange>
          </w:rPr>
          <w:instrText xml:space="preserve"> HYPERLINK "http://climate.weather.gc.ca/historical_data/search_historic_data_e.html" </w:instrText>
        </w:r>
        <w:r w:rsidRPr="0047260E">
          <w:rPr>
            <w:rFonts w:eastAsiaTheme="majorEastAsia"/>
            <w:lang w:val="en-CA"/>
            <w:rPrChange w:id="9598" w:author="ilia kassianenko" w:date="2019-03-21T21:37:00Z">
              <w:rPr>
                <w:rFonts w:eastAsiaTheme="majorEastAsia"/>
              </w:rPr>
            </w:rPrChange>
          </w:rPr>
          <w:fldChar w:fldCharType="separate"/>
        </w:r>
        <w:r w:rsidRPr="0047260E">
          <w:rPr>
            <w:rStyle w:val="Hyperlink"/>
            <w:rFonts w:eastAsiaTheme="majorEastAsia"/>
            <w:lang w:val="en-CA"/>
            <w:rPrChange w:id="9599" w:author="ilia kassianenko" w:date="2019-03-21T21:37:00Z">
              <w:rPr>
                <w:rStyle w:val="Hyperlink"/>
                <w:rFonts w:eastAsiaTheme="majorEastAsia"/>
              </w:rPr>
            </w:rPrChange>
          </w:rPr>
          <w:t>http://climate.weather.gc.ca/historical_data/search_historic_data_e.html</w:t>
        </w:r>
        <w:r w:rsidRPr="0047260E">
          <w:rPr>
            <w:rFonts w:eastAsiaTheme="majorEastAsia"/>
            <w:lang w:val="en-CA"/>
            <w:rPrChange w:id="9600" w:author="ilia kassianenko" w:date="2019-03-21T21:37:00Z">
              <w:rPr>
                <w:rFonts w:eastAsiaTheme="majorEastAsia"/>
              </w:rPr>
            </w:rPrChange>
          </w:rPr>
          <w:fldChar w:fldCharType="end"/>
        </w:r>
      </w:ins>
    </w:p>
    <w:p w14:paraId="054D96B2" w14:textId="77777777" w:rsidR="008021EE" w:rsidRPr="0047260E" w:rsidRDefault="008021EE" w:rsidP="008021EE">
      <w:pPr>
        <w:rPr>
          <w:ins w:id="9601" w:author="outpost" w:date="2019-03-18T20:55:00Z"/>
          <w:rFonts w:eastAsiaTheme="majorEastAsia"/>
          <w:lang w:val="en-CA"/>
          <w:rPrChange w:id="9602" w:author="ilia kassianenko" w:date="2019-03-21T21:37:00Z">
            <w:rPr>
              <w:ins w:id="9603" w:author="outpost" w:date="2019-03-18T20:55:00Z"/>
              <w:rFonts w:eastAsiaTheme="majorEastAsia"/>
            </w:rPr>
          </w:rPrChange>
        </w:rPr>
      </w:pPr>
    </w:p>
    <w:p w14:paraId="0C9AEC4E" w14:textId="77777777" w:rsidR="008021EE" w:rsidRPr="0047260E" w:rsidRDefault="008021EE" w:rsidP="008021EE">
      <w:pPr>
        <w:rPr>
          <w:ins w:id="9604" w:author="outpost" w:date="2019-03-18T20:55:00Z"/>
          <w:lang w:val="en-CA"/>
          <w:rPrChange w:id="9605" w:author="ilia kassianenko" w:date="2019-03-21T21:37:00Z">
            <w:rPr>
              <w:ins w:id="9606" w:author="outpost" w:date="2019-03-18T20:55:00Z"/>
            </w:rPr>
          </w:rPrChange>
        </w:rPr>
      </w:pPr>
      <w:ins w:id="9607" w:author="outpost" w:date="2019-03-18T20:55:00Z">
        <w:r w:rsidRPr="0047260E">
          <w:rPr>
            <w:lang w:val="en-CA"/>
            <w:rPrChange w:id="9608" w:author="ilia kassianenko" w:date="2019-03-21T21:37:00Z">
              <w:rPr/>
            </w:rPrChange>
          </w:rPr>
          <w:t xml:space="preserve">[6] </w:t>
        </w:r>
        <w:r w:rsidRPr="0047260E">
          <w:rPr>
            <w:lang w:val="en-CA"/>
            <w:rPrChange w:id="9609" w:author="ilia kassianenko" w:date="2019-03-21T21:37:00Z">
              <w:rPr/>
            </w:rPrChange>
          </w:rPr>
          <w:fldChar w:fldCharType="begin"/>
        </w:r>
        <w:r w:rsidRPr="0047260E">
          <w:rPr>
            <w:lang w:val="en-CA"/>
            <w:rPrChange w:id="9610" w:author="ilia kassianenko" w:date="2019-03-21T21:37:00Z">
              <w:rPr/>
            </w:rPrChange>
          </w:rPr>
          <w:instrText xml:space="preserve"> HYPERLINK "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 </w:instrText>
        </w:r>
        <w:r w:rsidRPr="0047260E">
          <w:rPr>
            <w:lang w:val="en-CA"/>
            <w:rPrChange w:id="9611" w:author="ilia kassianenko" w:date="2019-03-21T21:37:00Z">
              <w:rPr/>
            </w:rPrChange>
          </w:rPr>
          <w:fldChar w:fldCharType="separate"/>
        </w:r>
        <w:r w:rsidRPr="0047260E">
          <w:rPr>
            <w:rStyle w:val="Hyperlink"/>
            <w:lang w:val="en-CA"/>
            <w:rPrChange w:id="9612" w:author="ilia kassianenko" w:date="2019-03-21T21:37:00Z">
              <w:rPr>
                <w:rStyle w:val="Hyperlink"/>
              </w:rPr>
            </w:rPrChange>
          </w:rPr>
          <w:t>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w:t>
        </w:r>
        <w:r w:rsidRPr="0047260E">
          <w:rPr>
            <w:lang w:val="en-CA"/>
            <w:rPrChange w:id="9613" w:author="ilia kassianenko" w:date="2019-03-21T21:37:00Z">
              <w:rPr/>
            </w:rPrChange>
          </w:rPr>
          <w:fldChar w:fldCharType="end"/>
        </w:r>
      </w:ins>
    </w:p>
    <w:p w14:paraId="2E68244F" w14:textId="77777777" w:rsidR="008021EE" w:rsidRPr="0047260E" w:rsidRDefault="008021EE" w:rsidP="008021EE">
      <w:pPr>
        <w:rPr>
          <w:ins w:id="9614" w:author="outpost" w:date="2019-03-18T20:55:00Z"/>
          <w:lang w:val="en-CA"/>
          <w:rPrChange w:id="9615" w:author="ilia kassianenko" w:date="2019-03-21T21:37:00Z">
            <w:rPr>
              <w:ins w:id="9616" w:author="outpost" w:date="2019-03-18T20:55:00Z"/>
            </w:rPr>
          </w:rPrChange>
        </w:rPr>
      </w:pPr>
    </w:p>
    <w:p w14:paraId="6C45B879" w14:textId="77777777" w:rsidR="008021EE" w:rsidRPr="0047260E" w:rsidRDefault="008021EE" w:rsidP="008021EE">
      <w:pPr>
        <w:rPr>
          <w:ins w:id="9617" w:author="outpost" w:date="2019-03-18T20:55:00Z"/>
          <w:lang w:val="en-CA"/>
          <w:rPrChange w:id="9618" w:author="ilia kassianenko" w:date="2019-03-21T21:37:00Z">
            <w:rPr>
              <w:ins w:id="9619" w:author="outpost" w:date="2019-03-18T20:55:00Z"/>
            </w:rPr>
          </w:rPrChange>
        </w:rPr>
      </w:pPr>
      <w:ins w:id="9620" w:author="outpost" w:date="2019-03-18T20:55:00Z">
        <w:r w:rsidRPr="0047260E">
          <w:rPr>
            <w:lang w:val="en-CA"/>
            <w:rPrChange w:id="9621" w:author="ilia kassianenko" w:date="2019-03-21T21:37:00Z">
              <w:rPr/>
            </w:rPrChange>
          </w:rPr>
          <w:t xml:space="preserve">[7] </w:t>
        </w:r>
        <w:r w:rsidRPr="0047260E">
          <w:rPr>
            <w:lang w:val="en-CA"/>
            <w:rPrChange w:id="9622" w:author="ilia kassianenko" w:date="2019-03-21T21:37:00Z">
              <w:rPr/>
            </w:rPrChange>
          </w:rPr>
          <w:fldChar w:fldCharType="begin"/>
        </w:r>
        <w:r w:rsidRPr="0047260E">
          <w:rPr>
            <w:lang w:val="en-CA"/>
            <w:rPrChange w:id="9623" w:author="ilia kassianenko" w:date="2019-03-21T21:37:00Z">
              <w:rPr/>
            </w:rPrChange>
          </w:rPr>
          <w:instrText xml:space="preserve"> HYPERLINK "https://www.digitalocean.com/products/managed-databases/" </w:instrText>
        </w:r>
        <w:r w:rsidRPr="0047260E">
          <w:rPr>
            <w:lang w:val="en-CA"/>
            <w:rPrChange w:id="9624" w:author="ilia kassianenko" w:date="2019-03-21T21:37:00Z">
              <w:rPr/>
            </w:rPrChange>
          </w:rPr>
          <w:fldChar w:fldCharType="separate"/>
        </w:r>
        <w:r w:rsidRPr="0047260E">
          <w:rPr>
            <w:rStyle w:val="Hyperlink"/>
            <w:lang w:val="en-CA"/>
            <w:rPrChange w:id="9625" w:author="ilia kassianenko" w:date="2019-03-21T21:37:00Z">
              <w:rPr>
                <w:rStyle w:val="Hyperlink"/>
              </w:rPr>
            </w:rPrChange>
          </w:rPr>
          <w:t>https://www.digitalocean.com/products/managed-databases/</w:t>
        </w:r>
        <w:r w:rsidRPr="0047260E">
          <w:rPr>
            <w:lang w:val="en-CA"/>
            <w:rPrChange w:id="9626" w:author="ilia kassianenko" w:date="2019-03-21T21:37:00Z">
              <w:rPr/>
            </w:rPrChange>
          </w:rPr>
          <w:fldChar w:fldCharType="end"/>
        </w:r>
      </w:ins>
    </w:p>
    <w:p w14:paraId="32B88C4E" w14:textId="77777777" w:rsidR="00AC2294" w:rsidRPr="0047260E" w:rsidRDefault="00AC2294" w:rsidP="00AC2294">
      <w:pPr>
        <w:pStyle w:val="BodyText"/>
        <w:rPr>
          <w:color w:val="000000" w:themeColor="text1"/>
          <w:highlight w:val="yellow"/>
          <w:lang w:val="en-CA"/>
          <w:rPrChange w:id="9627" w:author="ilia kassianenko" w:date="2019-03-21T21:37:00Z">
            <w:rPr>
              <w:color w:val="000000" w:themeColor="text1"/>
              <w:highlight w:val="yellow"/>
            </w:rPr>
          </w:rPrChange>
        </w:rPr>
      </w:pPr>
      <w:ins w:id="9628" w:author="outpost" w:date="2019-03-20T20:25:00Z">
        <w:r w:rsidRPr="0047260E">
          <w:rPr>
            <w:lang w:val="en-CA"/>
            <w:rPrChange w:id="9629" w:author="ilia kassianenko" w:date="2019-03-21T21:37:00Z">
              <w:rPr/>
            </w:rPrChange>
          </w:rPr>
          <w:t xml:space="preserve">[7*] </w:t>
        </w:r>
      </w:ins>
      <w:moveToRangeStart w:id="9630" w:author="outpost" w:date="2019-03-20T20:25:00Z" w:name="move4005970"/>
      <w:moveTo w:id="9631" w:author="outpost" w:date="2019-03-20T20:25:00Z">
        <w:r w:rsidRPr="0047260E">
          <w:rPr>
            <w:color w:val="000000" w:themeColor="text1"/>
            <w:lang w:val="en-CA"/>
            <w:rPrChange w:id="9632" w:author="ilia kassianenko" w:date="2019-03-21T21:37:00Z">
              <w:rPr>
                <w:color w:val="000000" w:themeColor="text1"/>
                <w:highlight w:val="yellow"/>
              </w:rPr>
            </w:rPrChange>
          </w:rPr>
          <w:fldChar w:fldCharType="begin"/>
        </w:r>
        <w:r w:rsidRPr="0047260E">
          <w:rPr>
            <w:color w:val="000000" w:themeColor="text1"/>
            <w:lang w:val="en-CA"/>
            <w:rPrChange w:id="9633" w:author="ilia kassianenko" w:date="2019-03-21T21:37:00Z">
              <w:rPr>
                <w:color w:val="000000" w:themeColor="text1"/>
                <w:highlight w:val="yellow"/>
              </w:rPr>
            </w:rPrChange>
          </w:rPr>
          <w:instrText xml:space="preserve"> HYPERLINK "https://www.capterra.com" </w:instrText>
        </w:r>
        <w:r w:rsidRPr="0047260E">
          <w:rPr>
            <w:color w:val="000000" w:themeColor="text1"/>
            <w:lang w:val="en-CA"/>
            <w:rPrChange w:id="9634" w:author="ilia kassianenko" w:date="2019-03-21T21:37:00Z">
              <w:rPr>
                <w:color w:val="000000" w:themeColor="text1"/>
                <w:highlight w:val="yellow"/>
              </w:rPr>
            </w:rPrChange>
          </w:rPr>
          <w:fldChar w:fldCharType="separate"/>
        </w:r>
        <w:r w:rsidRPr="0047260E">
          <w:rPr>
            <w:rStyle w:val="Hyperlink"/>
            <w:color w:val="000000" w:themeColor="text1"/>
            <w:lang w:val="en-CA"/>
            <w:rPrChange w:id="9635" w:author="ilia kassianenko" w:date="2019-03-21T21:37:00Z">
              <w:rPr>
                <w:rStyle w:val="Hyperlink"/>
                <w:color w:val="000000" w:themeColor="text1"/>
                <w:highlight w:val="yellow"/>
              </w:rPr>
            </w:rPrChange>
          </w:rPr>
          <w:t>https://www.capterra.com</w:t>
        </w:r>
        <w:r w:rsidRPr="0047260E">
          <w:rPr>
            <w:color w:val="000000" w:themeColor="text1"/>
            <w:lang w:val="en-CA"/>
            <w:rPrChange w:id="9636" w:author="ilia kassianenko" w:date="2019-03-21T21:37:00Z">
              <w:rPr>
                <w:color w:val="000000" w:themeColor="text1"/>
                <w:highlight w:val="yellow"/>
              </w:rPr>
            </w:rPrChange>
          </w:rPr>
          <w:fldChar w:fldCharType="end"/>
        </w:r>
      </w:moveTo>
    </w:p>
    <w:moveToRangeEnd w:id="9630"/>
    <w:p w14:paraId="49C2E8A0" w14:textId="0C72FF4B" w:rsidR="008021EE" w:rsidRPr="0047260E" w:rsidRDefault="008021EE" w:rsidP="008021EE">
      <w:pPr>
        <w:rPr>
          <w:ins w:id="9637" w:author="outpost" w:date="2019-03-18T20:55:00Z"/>
          <w:lang w:val="en-CA"/>
          <w:rPrChange w:id="9638" w:author="ilia kassianenko" w:date="2019-03-21T21:37:00Z">
            <w:rPr>
              <w:ins w:id="9639" w:author="outpost" w:date="2019-03-18T20:55:00Z"/>
            </w:rPr>
          </w:rPrChange>
        </w:rPr>
      </w:pPr>
    </w:p>
    <w:p w14:paraId="556326E7" w14:textId="77777777" w:rsidR="008021EE" w:rsidRPr="0047260E" w:rsidRDefault="008021EE" w:rsidP="008021EE">
      <w:pPr>
        <w:rPr>
          <w:ins w:id="9640" w:author="outpost" w:date="2019-03-20T20:26:00Z"/>
          <w:lang w:val="en-CA"/>
          <w:rPrChange w:id="9641" w:author="ilia kassianenko" w:date="2019-03-21T21:37:00Z">
            <w:rPr>
              <w:ins w:id="9642" w:author="outpost" w:date="2019-03-20T20:26:00Z"/>
            </w:rPr>
          </w:rPrChange>
        </w:rPr>
      </w:pPr>
      <w:ins w:id="9643" w:author="outpost" w:date="2019-03-18T20:55:00Z">
        <w:r w:rsidRPr="0047260E">
          <w:rPr>
            <w:lang w:val="en-CA"/>
            <w:rPrChange w:id="9644" w:author="ilia kassianenko" w:date="2019-03-21T21:37:00Z">
              <w:rPr/>
            </w:rPrChange>
          </w:rPr>
          <w:t xml:space="preserve">[8] </w:t>
        </w:r>
        <w:r w:rsidRPr="0047260E">
          <w:rPr>
            <w:lang w:val="en-CA"/>
            <w:rPrChange w:id="9645" w:author="ilia kassianenko" w:date="2019-03-21T21:37:00Z">
              <w:rPr/>
            </w:rPrChange>
          </w:rPr>
          <w:fldChar w:fldCharType="begin"/>
        </w:r>
        <w:r w:rsidRPr="0047260E">
          <w:rPr>
            <w:lang w:val="en-CA"/>
            <w:rPrChange w:id="9646" w:author="ilia kassianenko" w:date="2019-03-21T21:37:00Z">
              <w:rPr/>
            </w:rPrChange>
          </w:rPr>
          <w:instrText xml:space="preserve"> HYPERLINK "https://realtimeboard.com/app/board/o9J_kyQw7mY=/?userEmail=fgyger@gmail.com&amp;invite=2aaaaaaadcc970d363df49da3d893532-f09c55633fb9bfe1-e627fdad19a479bc-f83312ccebd6dc98&amp;event=mailInvite&amp;mailUserEmail=fgyger@gmail.com&amp;track=true%22" </w:instrText>
        </w:r>
        <w:r w:rsidRPr="0047260E">
          <w:rPr>
            <w:lang w:val="en-CA"/>
            <w:rPrChange w:id="9647" w:author="ilia kassianenko" w:date="2019-03-21T21:37:00Z">
              <w:rPr/>
            </w:rPrChange>
          </w:rPr>
          <w:fldChar w:fldCharType="separate"/>
        </w:r>
        <w:r w:rsidRPr="0047260E">
          <w:rPr>
            <w:rStyle w:val="Hyperlink"/>
            <w:lang w:val="en-CA"/>
            <w:rPrChange w:id="9648" w:author="ilia kassianenko" w:date="2019-03-21T21:37:00Z">
              <w:rPr>
                <w:rStyle w:val="Hyperlink"/>
              </w:rPr>
            </w:rPrChange>
          </w:rPr>
          <w:t>https://realtimeboard.com/app/board/o9J_kyQw7mY=/?userEmail=fgyger@gmail.com&amp;invite=2aaaaaaadcc970d363df49da3d893532-f09c55633fb9bfe1-e627fdad19a479bc-f83312ccebd6dc98&amp;event=mailInvite&amp;mailUserEmail=fgyger@gmail.com&amp;track=true%22</w:t>
        </w:r>
        <w:r w:rsidRPr="0047260E">
          <w:rPr>
            <w:lang w:val="en-CA"/>
            <w:rPrChange w:id="9649" w:author="ilia kassianenko" w:date="2019-03-21T21:37:00Z">
              <w:rPr/>
            </w:rPrChange>
          </w:rPr>
          <w:fldChar w:fldCharType="end"/>
        </w:r>
      </w:ins>
    </w:p>
    <w:p w14:paraId="327066A1" w14:textId="77777777" w:rsidR="00AC2294" w:rsidRPr="0047260E" w:rsidRDefault="00AC2294" w:rsidP="00AC2294">
      <w:pPr>
        <w:pStyle w:val="BodyText"/>
        <w:rPr>
          <w:color w:val="000000" w:themeColor="text1"/>
          <w:highlight w:val="yellow"/>
          <w:lang w:val="en-CA"/>
          <w:rPrChange w:id="9650" w:author="ilia kassianenko" w:date="2019-03-21T21:37:00Z">
            <w:rPr>
              <w:color w:val="000000" w:themeColor="text1"/>
              <w:highlight w:val="yellow"/>
            </w:rPr>
          </w:rPrChange>
        </w:rPr>
      </w:pPr>
      <w:ins w:id="9651" w:author="outpost" w:date="2019-03-20T20:26:00Z">
        <w:r w:rsidRPr="0047260E">
          <w:rPr>
            <w:lang w:val="en-CA"/>
            <w:rPrChange w:id="9652" w:author="ilia kassianenko" w:date="2019-03-21T21:37:00Z">
              <w:rPr/>
            </w:rPrChange>
          </w:rPr>
          <w:t xml:space="preserve">[8*] </w:t>
        </w:r>
      </w:ins>
      <w:moveToRangeStart w:id="9653" w:author="outpost" w:date="2019-03-20T20:26:00Z" w:name="move4005998"/>
      <w:moveTo w:id="9654" w:author="outpost" w:date="2019-03-20T20:26:00Z">
        <w:r w:rsidRPr="0047260E">
          <w:rPr>
            <w:color w:val="000000" w:themeColor="text1"/>
            <w:lang w:val="en-CA"/>
            <w:rPrChange w:id="9655" w:author="ilia kassianenko" w:date="2019-03-21T21:37:00Z">
              <w:rPr>
                <w:color w:val="000000" w:themeColor="text1"/>
                <w:highlight w:val="yellow"/>
              </w:rPr>
            </w:rPrChange>
          </w:rPr>
          <w:fldChar w:fldCharType="begin"/>
        </w:r>
        <w:r w:rsidRPr="0047260E">
          <w:rPr>
            <w:color w:val="000000" w:themeColor="text1"/>
            <w:lang w:val="en-CA"/>
            <w:rPrChange w:id="9656" w:author="ilia kassianenko" w:date="2019-03-21T21:37:00Z">
              <w:rPr>
                <w:color w:val="000000" w:themeColor="text1"/>
                <w:highlight w:val="yellow"/>
              </w:rPr>
            </w:rPrChange>
          </w:rPr>
          <w:instrText xml:space="preserve"> HYPERLINK "https://www.digitalocean.com/pricing/#Tools" </w:instrText>
        </w:r>
        <w:r w:rsidRPr="0047260E">
          <w:rPr>
            <w:color w:val="000000" w:themeColor="text1"/>
            <w:lang w:val="en-CA"/>
            <w:rPrChange w:id="9657" w:author="ilia kassianenko" w:date="2019-03-21T21:37:00Z">
              <w:rPr>
                <w:color w:val="000000" w:themeColor="text1"/>
                <w:highlight w:val="yellow"/>
              </w:rPr>
            </w:rPrChange>
          </w:rPr>
          <w:fldChar w:fldCharType="separate"/>
        </w:r>
        <w:r w:rsidRPr="0047260E">
          <w:rPr>
            <w:rStyle w:val="Hyperlink"/>
            <w:color w:val="000000" w:themeColor="text1"/>
            <w:lang w:val="en-CA"/>
            <w:rPrChange w:id="9658" w:author="ilia kassianenko" w:date="2019-03-21T21:37:00Z">
              <w:rPr>
                <w:rStyle w:val="Hyperlink"/>
                <w:color w:val="000000" w:themeColor="text1"/>
                <w:highlight w:val="yellow"/>
              </w:rPr>
            </w:rPrChange>
          </w:rPr>
          <w:t>https://www.digitalocean.com/pricing/#Tools</w:t>
        </w:r>
        <w:r w:rsidRPr="0047260E">
          <w:rPr>
            <w:color w:val="000000" w:themeColor="text1"/>
            <w:lang w:val="en-CA"/>
            <w:rPrChange w:id="9659" w:author="ilia kassianenko" w:date="2019-03-21T21:37:00Z">
              <w:rPr>
                <w:color w:val="000000" w:themeColor="text1"/>
                <w:highlight w:val="yellow"/>
              </w:rPr>
            </w:rPrChange>
          </w:rPr>
          <w:fldChar w:fldCharType="end"/>
        </w:r>
      </w:moveTo>
    </w:p>
    <w:moveToRangeEnd w:id="9653"/>
    <w:p w14:paraId="2A8D111C" w14:textId="00D625AF" w:rsidR="00AC2294" w:rsidRPr="0047260E" w:rsidRDefault="00AC2294" w:rsidP="008021EE">
      <w:pPr>
        <w:rPr>
          <w:ins w:id="9660" w:author="outpost" w:date="2019-03-18T20:55:00Z"/>
          <w:lang w:val="en-CA"/>
          <w:rPrChange w:id="9661" w:author="ilia kassianenko" w:date="2019-03-21T21:37:00Z">
            <w:rPr>
              <w:ins w:id="9662" w:author="outpost" w:date="2019-03-18T20:55:00Z"/>
            </w:rPr>
          </w:rPrChange>
        </w:rPr>
      </w:pPr>
    </w:p>
    <w:p w14:paraId="57D85185" w14:textId="77777777" w:rsidR="008021EE" w:rsidRPr="0047260E" w:rsidRDefault="008021EE" w:rsidP="008021EE">
      <w:pPr>
        <w:rPr>
          <w:ins w:id="9663" w:author="outpost" w:date="2019-03-18T20:55:00Z"/>
          <w:lang w:val="en-CA"/>
          <w:rPrChange w:id="9664" w:author="ilia kassianenko" w:date="2019-03-21T21:37:00Z">
            <w:rPr>
              <w:ins w:id="9665" w:author="outpost" w:date="2019-03-18T20:55:00Z"/>
            </w:rPr>
          </w:rPrChange>
        </w:rPr>
      </w:pPr>
    </w:p>
    <w:p w14:paraId="20BC40D9" w14:textId="77777777" w:rsidR="008021EE" w:rsidRPr="0047260E" w:rsidRDefault="008021EE" w:rsidP="008021EE">
      <w:pPr>
        <w:rPr>
          <w:ins w:id="9666" w:author="outpost" w:date="2019-03-18T20:55:00Z"/>
          <w:lang w:val="en-CA"/>
          <w:rPrChange w:id="9667" w:author="ilia kassianenko" w:date="2019-03-21T21:37:00Z">
            <w:rPr>
              <w:ins w:id="9668" w:author="outpost" w:date="2019-03-18T20:55:00Z"/>
            </w:rPr>
          </w:rPrChange>
        </w:rPr>
      </w:pPr>
      <w:ins w:id="9669" w:author="outpost" w:date="2019-03-18T20:55:00Z">
        <w:r w:rsidRPr="0047260E">
          <w:rPr>
            <w:lang w:val="en-CA"/>
            <w:rPrChange w:id="9670" w:author="ilia kassianenko" w:date="2019-03-21T21:37:00Z">
              <w:rPr/>
            </w:rPrChange>
          </w:rPr>
          <w:t xml:space="preserve">[9] </w:t>
        </w:r>
        <w:r w:rsidRPr="0047260E">
          <w:rPr>
            <w:lang w:val="en-CA"/>
            <w:rPrChange w:id="9671" w:author="ilia kassianenko" w:date="2019-03-21T21:37:00Z">
              <w:rPr/>
            </w:rPrChange>
          </w:rPr>
          <w:fldChar w:fldCharType="begin"/>
        </w:r>
        <w:r w:rsidRPr="0047260E">
          <w:rPr>
            <w:lang w:val="en-CA"/>
            <w:rPrChange w:id="9672" w:author="ilia kassianenko" w:date="2019-03-21T21:37:00Z">
              <w:rPr/>
            </w:rPrChange>
          </w:rPr>
          <w:instrText xml:space="preserve"> HYPERLINK "http://donnees.ville.montreal.qc.ca/dataset/contrats-transaction-deneigement" </w:instrText>
        </w:r>
        <w:r w:rsidRPr="0047260E">
          <w:rPr>
            <w:lang w:val="en-CA"/>
            <w:rPrChange w:id="9673" w:author="ilia kassianenko" w:date="2019-03-21T21:37:00Z">
              <w:rPr/>
            </w:rPrChange>
          </w:rPr>
          <w:fldChar w:fldCharType="separate"/>
        </w:r>
        <w:r w:rsidRPr="0047260E">
          <w:rPr>
            <w:rStyle w:val="Hyperlink"/>
            <w:lang w:val="en-CA"/>
            <w:rPrChange w:id="9674" w:author="ilia kassianenko" w:date="2019-03-21T21:37:00Z">
              <w:rPr>
                <w:rStyle w:val="Hyperlink"/>
              </w:rPr>
            </w:rPrChange>
          </w:rPr>
          <w:t>http://donnees.ville.montreal.qc.ca/dataset/contrats-transaction-deneigement</w:t>
        </w:r>
        <w:r w:rsidRPr="0047260E">
          <w:rPr>
            <w:lang w:val="en-CA"/>
            <w:rPrChange w:id="9675" w:author="ilia kassianenko" w:date="2019-03-21T21:37:00Z">
              <w:rPr/>
            </w:rPrChange>
          </w:rPr>
          <w:fldChar w:fldCharType="end"/>
        </w:r>
      </w:ins>
    </w:p>
    <w:p w14:paraId="3258CC0F" w14:textId="77777777" w:rsidR="00AC2294" w:rsidRPr="0047260E" w:rsidRDefault="00AC2294" w:rsidP="00AC2294">
      <w:pPr>
        <w:pStyle w:val="BodyText"/>
        <w:rPr>
          <w:ins w:id="9676" w:author="outpost" w:date="2019-03-20T20:27:00Z"/>
          <w:color w:val="000000" w:themeColor="text1"/>
          <w:lang w:val="en-CA"/>
          <w:rPrChange w:id="9677" w:author="ilia kassianenko" w:date="2019-03-21T21:37:00Z">
            <w:rPr>
              <w:ins w:id="9678" w:author="outpost" w:date="2019-03-20T20:27:00Z"/>
              <w:color w:val="000000" w:themeColor="text1"/>
              <w:highlight w:val="yellow"/>
            </w:rPr>
          </w:rPrChange>
        </w:rPr>
      </w:pPr>
      <w:ins w:id="9679" w:author="outpost" w:date="2019-03-20T20:27:00Z">
        <w:r w:rsidRPr="0047260E">
          <w:rPr>
            <w:lang w:val="en-CA"/>
            <w:rPrChange w:id="9680" w:author="ilia kassianenko" w:date="2019-03-21T21:37:00Z">
              <w:rPr/>
            </w:rPrChange>
          </w:rPr>
          <w:t xml:space="preserve">[9*] </w:t>
        </w:r>
        <w:r w:rsidRPr="0047260E">
          <w:rPr>
            <w:color w:val="000000" w:themeColor="text1"/>
            <w:lang w:val="en-CA"/>
            <w:rPrChange w:id="9681" w:author="ilia kassianenko" w:date="2019-03-21T21:37:00Z">
              <w:rPr>
                <w:color w:val="000000" w:themeColor="text1"/>
                <w:highlight w:val="yellow"/>
              </w:rPr>
            </w:rPrChange>
          </w:rPr>
          <w:fldChar w:fldCharType="begin"/>
        </w:r>
        <w:r w:rsidRPr="0047260E">
          <w:rPr>
            <w:color w:val="000000" w:themeColor="text1"/>
            <w:lang w:val="en-CA"/>
            <w:rPrChange w:id="9682" w:author="ilia kassianenko" w:date="2019-03-21T21:37:00Z">
              <w:rPr>
                <w:color w:val="000000" w:themeColor="text1"/>
                <w:highlight w:val="yellow"/>
              </w:rPr>
            </w:rPrChange>
          </w:rPr>
          <w:instrText xml:space="preserve"> HYPERLINK "https://www.cloudways.com/en/pricing.php#digitalocean" </w:instrText>
        </w:r>
        <w:r w:rsidRPr="0047260E">
          <w:rPr>
            <w:color w:val="000000" w:themeColor="text1"/>
            <w:lang w:val="en-CA"/>
            <w:rPrChange w:id="9683" w:author="ilia kassianenko" w:date="2019-03-21T21:37:00Z">
              <w:rPr>
                <w:color w:val="000000" w:themeColor="text1"/>
                <w:highlight w:val="yellow"/>
              </w:rPr>
            </w:rPrChange>
          </w:rPr>
          <w:fldChar w:fldCharType="separate"/>
        </w:r>
        <w:r w:rsidRPr="0047260E">
          <w:rPr>
            <w:rStyle w:val="Hyperlink"/>
            <w:color w:val="000000" w:themeColor="text1"/>
            <w:lang w:val="en-CA"/>
            <w:rPrChange w:id="9684" w:author="ilia kassianenko" w:date="2019-03-21T21:37:00Z">
              <w:rPr>
                <w:rStyle w:val="Hyperlink"/>
                <w:color w:val="000000" w:themeColor="text1"/>
                <w:highlight w:val="yellow"/>
              </w:rPr>
            </w:rPrChange>
          </w:rPr>
          <w:t>https://www.cloudways.com/en/pricing.php#digitalocean</w:t>
        </w:r>
        <w:r w:rsidRPr="0047260E">
          <w:rPr>
            <w:color w:val="000000" w:themeColor="text1"/>
            <w:lang w:val="en-CA"/>
            <w:rPrChange w:id="9685" w:author="ilia kassianenko" w:date="2019-03-21T21:37:00Z">
              <w:rPr>
                <w:color w:val="000000" w:themeColor="text1"/>
                <w:highlight w:val="yellow"/>
              </w:rPr>
            </w:rPrChange>
          </w:rPr>
          <w:fldChar w:fldCharType="end"/>
        </w:r>
      </w:ins>
    </w:p>
    <w:p w14:paraId="71107D07" w14:textId="45499152" w:rsidR="008021EE" w:rsidRPr="0047260E" w:rsidRDefault="008021EE" w:rsidP="008021EE">
      <w:pPr>
        <w:rPr>
          <w:ins w:id="9686" w:author="outpost" w:date="2019-03-18T20:55:00Z"/>
          <w:lang w:val="en-CA"/>
          <w:rPrChange w:id="9687" w:author="ilia kassianenko" w:date="2019-03-21T21:37:00Z">
            <w:rPr>
              <w:ins w:id="9688" w:author="outpost" w:date="2019-03-18T20:55:00Z"/>
            </w:rPr>
          </w:rPrChange>
        </w:rPr>
      </w:pPr>
    </w:p>
    <w:p w14:paraId="065161BC" w14:textId="76124D68" w:rsidR="005C19C1" w:rsidRPr="0047260E" w:rsidRDefault="008021EE" w:rsidP="005C19C1">
      <w:pPr>
        <w:rPr>
          <w:ins w:id="9689" w:author="ilia kassianenko" w:date="2019-03-21T20:48:00Z"/>
          <w:lang w:val="en-CA"/>
          <w:rPrChange w:id="9690" w:author="ilia kassianenko" w:date="2019-03-21T21:37:00Z">
            <w:rPr>
              <w:ins w:id="9691" w:author="ilia kassianenko" w:date="2019-03-21T20:48:00Z"/>
            </w:rPr>
          </w:rPrChange>
        </w:rPr>
      </w:pPr>
      <w:ins w:id="9692" w:author="outpost" w:date="2019-03-18T20:55:00Z">
        <w:r w:rsidRPr="0047260E">
          <w:rPr>
            <w:lang w:val="en-CA"/>
            <w:rPrChange w:id="9693" w:author="ilia kassianenko" w:date="2019-03-21T21:37:00Z">
              <w:rPr/>
            </w:rPrChange>
          </w:rPr>
          <w:t xml:space="preserve">[10] </w:t>
        </w:r>
        <w:r w:rsidRPr="0047260E">
          <w:rPr>
            <w:rFonts w:eastAsiaTheme="majorEastAsia"/>
            <w:lang w:val="en-CA"/>
            <w:rPrChange w:id="9694" w:author="ilia kassianenko" w:date="2019-03-21T21:37:00Z">
              <w:rPr>
                <w:rFonts w:eastAsiaTheme="majorEastAsia"/>
              </w:rPr>
            </w:rPrChange>
          </w:rPr>
          <w:fldChar w:fldCharType="begin"/>
        </w:r>
        <w:r w:rsidRPr="0047260E">
          <w:rPr>
            <w:rFonts w:eastAsiaTheme="majorEastAsia"/>
            <w:lang w:val="en-CA"/>
            <w:rPrChange w:id="9695" w:author="ilia kassianenko" w:date="2019-03-21T21:37:00Z">
              <w:rPr>
                <w:rFonts w:eastAsiaTheme="majorEastAsia"/>
              </w:rPr>
            </w:rPrChange>
          </w:rPr>
          <w:instrText xml:space="preserve"> HYPERLINK "http://www.slideshare.net/bscofield/nosql-codemash-2010" </w:instrText>
        </w:r>
        <w:r w:rsidRPr="0047260E">
          <w:rPr>
            <w:rFonts w:eastAsiaTheme="majorEastAsia"/>
            <w:lang w:val="en-CA"/>
            <w:rPrChange w:id="9696" w:author="ilia kassianenko" w:date="2019-03-21T21:37:00Z">
              <w:rPr>
                <w:rFonts w:eastAsiaTheme="majorEastAsia"/>
              </w:rPr>
            </w:rPrChange>
          </w:rPr>
          <w:fldChar w:fldCharType="separate"/>
        </w:r>
        <w:r w:rsidRPr="0047260E">
          <w:rPr>
            <w:rStyle w:val="Hyperlink"/>
            <w:rFonts w:eastAsiaTheme="majorEastAsia"/>
            <w:lang w:val="en-CA"/>
            <w:rPrChange w:id="9697" w:author="ilia kassianenko" w:date="2019-03-21T21:37:00Z">
              <w:rPr>
                <w:rStyle w:val="Hyperlink"/>
                <w:rFonts w:eastAsiaTheme="majorEastAsia"/>
              </w:rPr>
            </w:rPrChange>
          </w:rPr>
          <w:t>"</w:t>
        </w:r>
        <w:proofErr w:type="spellStart"/>
        <w:r w:rsidRPr="0047260E">
          <w:rPr>
            <w:rStyle w:val="Hyperlink"/>
            <w:rFonts w:eastAsiaTheme="majorEastAsia"/>
            <w:lang w:val="en-CA"/>
            <w:rPrChange w:id="9698" w:author="ilia kassianenko" w:date="2019-03-21T21:37:00Z">
              <w:rPr>
                <w:rStyle w:val="Hyperlink"/>
                <w:rFonts w:eastAsiaTheme="majorEastAsia"/>
              </w:rPr>
            </w:rPrChange>
          </w:rPr>
          <w:t>NoSQL</w:t>
        </w:r>
        <w:proofErr w:type="spellEnd"/>
        <w:r w:rsidRPr="0047260E">
          <w:rPr>
            <w:rStyle w:val="Hyperlink"/>
            <w:rFonts w:eastAsiaTheme="majorEastAsia"/>
            <w:lang w:val="en-CA"/>
            <w:rPrChange w:id="9699" w:author="ilia kassianenko" w:date="2019-03-21T21:37:00Z">
              <w:rPr>
                <w:rStyle w:val="Hyperlink"/>
                <w:rFonts w:eastAsiaTheme="majorEastAsia"/>
              </w:rPr>
            </w:rPrChange>
          </w:rPr>
          <w:t xml:space="preserve"> - Death to Relational </w:t>
        </w:r>
        <w:proofErr w:type="gramStart"/>
        <w:r w:rsidRPr="0047260E">
          <w:rPr>
            <w:rStyle w:val="Hyperlink"/>
            <w:rFonts w:eastAsiaTheme="majorEastAsia"/>
            <w:lang w:val="en-CA"/>
            <w:rPrChange w:id="9700" w:author="ilia kassianenko" w:date="2019-03-21T21:37:00Z">
              <w:rPr>
                <w:rStyle w:val="Hyperlink"/>
                <w:rFonts w:eastAsiaTheme="majorEastAsia"/>
              </w:rPr>
            </w:rPrChange>
          </w:rPr>
          <w:t>Databases(</w:t>
        </w:r>
        <w:proofErr w:type="gramEnd"/>
        <w:r w:rsidRPr="0047260E">
          <w:rPr>
            <w:rStyle w:val="Hyperlink"/>
            <w:rFonts w:eastAsiaTheme="majorEastAsia"/>
            <w:lang w:val="en-CA"/>
            <w:rPrChange w:id="9701" w:author="ilia kassianenko" w:date="2019-03-21T21:37:00Z">
              <w:rPr>
                <w:rStyle w:val="Hyperlink"/>
                <w:rFonts w:eastAsiaTheme="majorEastAsia"/>
              </w:rPr>
            </w:rPrChange>
          </w:rPr>
          <w:t>?)"</w:t>
        </w:r>
        <w:r w:rsidRPr="0047260E">
          <w:rPr>
            <w:rFonts w:eastAsiaTheme="majorEastAsia"/>
            <w:lang w:val="en-CA"/>
            <w:rPrChange w:id="9702" w:author="ilia kassianenko" w:date="2019-03-21T21:37:00Z">
              <w:rPr>
                <w:rFonts w:eastAsiaTheme="majorEastAsia"/>
              </w:rPr>
            </w:rPrChange>
          </w:rPr>
          <w:fldChar w:fldCharType="end"/>
        </w:r>
      </w:ins>
      <w:proofErr w:type="spellStart"/>
      <w:ins w:id="9703" w:author="ilia kassianenko" w:date="2019-03-21T20:48:00Z">
        <w:r w:rsidR="005C19C1" w:rsidRPr="0047260E">
          <w:rPr>
            <w:lang w:val="en-CA"/>
            <w:rPrChange w:id="9704" w:author="ilia kassianenko" w:date="2019-03-21T21:37:00Z">
              <w:rPr/>
            </w:rPrChange>
          </w:rPr>
          <w:t>Scofield</w:t>
        </w:r>
        <w:proofErr w:type="spellEnd"/>
        <w:r w:rsidR="005C19C1" w:rsidRPr="0047260E">
          <w:rPr>
            <w:lang w:val="en-CA"/>
            <w:rPrChange w:id="9705" w:author="ilia kassianenko" w:date="2019-03-21T21:37:00Z">
              <w:rPr/>
            </w:rPrChange>
          </w:rPr>
          <w:t>, Ben (2010-01-14).</w:t>
        </w:r>
      </w:ins>
    </w:p>
    <w:p w14:paraId="2099583A" w14:textId="17DCA277" w:rsidR="008021EE" w:rsidRPr="0047260E" w:rsidRDefault="008021EE" w:rsidP="008021EE">
      <w:pPr>
        <w:rPr>
          <w:ins w:id="9706" w:author="outpost" w:date="2019-03-18T20:55:00Z"/>
          <w:rFonts w:eastAsiaTheme="majorEastAsia"/>
          <w:lang w:val="en-CA"/>
          <w:rPrChange w:id="9707" w:author="ilia kassianenko" w:date="2019-03-21T21:37:00Z">
            <w:rPr>
              <w:ins w:id="9708" w:author="outpost" w:date="2019-03-18T20:55:00Z"/>
              <w:rFonts w:eastAsiaTheme="majorEastAsia"/>
            </w:rPr>
          </w:rPrChange>
        </w:rPr>
      </w:pPr>
    </w:p>
    <w:p w14:paraId="35DA6517" w14:textId="1D9260C7" w:rsidR="008021EE" w:rsidRDefault="00AB5DAC" w:rsidP="008021EE">
      <w:pPr>
        <w:rPr>
          <w:ins w:id="9709" w:author="ilia kassianenko" w:date="2019-03-21T22:07:00Z"/>
          <w:rFonts w:eastAsiaTheme="majorEastAsia"/>
          <w:lang w:val="en-CA"/>
        </w:rPr>
      </w:pPr>
      <w:ins w:id="9710" w:author="outpost" w:date="2019-03-20T22:13:00Z">
        <w:r w:rsidRPr="0047260E">
          <w:rPr>
            <w:rFonts w:eastAsiaTheme="majorEastAsia"/>
            <w:lang w:val="en-CA"/>
            <w:rPrChange w:id="9711" w:author="ilia kassianenko" w:date="2019-03-21T21:37:00Z">
              <w:rPr>
                <w:rFonts w:eastAsiaTheme="majorEastAsia"/>
              </w:rPr>
            </w:rPrChange>
          </w:rPr>
          <w:t xml:space="preserve">[10*] </w:t>
        </w:r>
        <w:r w:rsidRPr="0047260E">
          <w:rPr>
            <w:rFonts w:eastAsiaTheme="majorEastAsia"/>
            <w:lang w:val="en-CA"/>
            <w:rPrChange w:id="9712" w:author="ilia kassianenko" w:date="2019-03-21T21:37:00Z">
              <w:rPr>
                <w:rFonts w:eastAsiaTheme="majorEastAsia"/>
              </w:rPr>
            </w:rPrChange>
          </w:rPr>
          <w:fldChar w:fldCharType="begin"/>
        </w:r>
        <w:r w:rsidRPr="0047260E">
          <w:rPr>
            <w:rFonts w:eastAsiaTheme="majorEastAsia"/>
            <w:lang w:val="en-CA"/>
            <w:rPrChange w:id="9713" w:author="ilia kassianenko" w:date="2019-03-21T21:37:00Z">
              <w:rPr>
                <w:rFonts w:eastAsiaTheme="majorEastAsia"/>
              </w:rPr>
            </w:rPrChange>
          </w:rPr>
          <w:instrText xml:space="preserve"> HYPERLINK "https://www.digitalocean.com/community/tutorials/how-to-create-an-encrypted-file-system-on-a-digitalocean-block-storage-volume" </w:instrText>
        </w:r>
        <w:r w:rsidRPr="0047260E">
          <w:rPr>
            <w:rFonts w:eastAsiaTheme="majorEastAsia"/>
            <w:lang w:val="en-CA"/>
            <w:rPrChange w:id="9714" w:author="ilia kassianenko" w:date="2019-03-21T21:37:00Z">
              <w:rPr>
                <w:rFonts w:eastAsiaTheme="majorEastAsia"/>
              </w:rPr>
            </w:rPrChange>
          </w:rPr>
          <w:fldChar w:fldCharType="separate"/>
        </w:r>
        <w:r w:rsidRPr="0047260E">
          <w:rPr>
            <w:rStyle w:val="Hyperlink"/>
            <w:rFonts w:eastAsiaTheme="majorEastAsia"/>
            <w:lang w:val="en-CA"/>
            <w:rPrChange w:id="9715" w:author="ilia kassianenko" w:date="2019-03-21T21:37:00Z">
              <w:rPr>
                <w:rStyle w:val="Hyperlink"/>
                <w:rFonts w:eastAsiaTheme="majorEastAsia"/>
              </w:rPr>
            </w:rPrChange>
          </w:rPr>
          <w:t>https://www.digitalocean.com/community/tutorials/how-to-create-an-encrypted-file-system-on-a-digitalocean-block-storage-volume</w:t>
        </w:r>
        <w:r w:rsidRPr="0047260E">
          <w:rPr>
            <w:rFonts w:eastAsiaTheme="majorEastAsia"/>
            <w:lang w:val="en-CA"/>
            <w:rPrChange w:id="9716" w:author="ilia kassianenko" w:date="2019-03-21T21:37:00Z">
              <w:rPr>
                <w:rFonts w:eastAsiaTheme="majorEastAsia"/>
              </w:rPr>
            </w:rPrChange>
          </w:rPr>
          <w:fldChar w:fldCharType="end"/>
        </w:r>
      </w:ins>
    </w:p>
    <w:p w14:paraId="0370E6FA" w14:textId="44706F2B" w:rsidR="00EC6BDA" w:rsidRPr="0047260E" w:rsidRDefault="00EC6BDA" w:rsidP="008021EE">
      <w:pPr>
        <w:rPr>
          <w:ins w:id="9717" w:author="outpost" w:date="2019-03-20T22:13:00Z"/>
          <w:rFonts w:eastAsiaTheme="majorEastAsia"/>
          <w:lang w:val="en-CA"/>
          <w:rPrChange w:id="9718" w:author="ilia kassianenko" w:date="2019-03-21T21:37:00Z">
            <w:rPr>
              <w:ins w:id="9719" w:author="outpost" w:date="2019-03-20T22:13:00Z"/>
              <w:rFonts w:eastAsiaTheme="majorEastAsia"/>
            </w:rPr>
          </w:rPrChange>
        </w:rPr>
      </w:pPr>
      <w:ins w:id="9720" w:author="ilia kassianenko" w:date="2019-03-21T22:07:00Z">
        <w:r>
          <w:rPr>
            <w:rFonts w:eastAsiaTheme="majorEastAsia"/>
            <w:lang w:val="en-CA"/>
          </w:rPr>
          <w:t xml:space="preserve">[11*] </w:t>
        </w:r>
        <w:r w:rsidRPr="00EC6BDA">
          <w:rPr>
            <w:rFonts w:eastAsiaTheme="majorEastAsia"/>
            <w:lang w:val="en-CA"/>
          </w:rPr>
          <w:t>https://www.digitalocean.com</w:t>
        </w:r>
      </w:ins>
    </w:p>
    <w:p w14:paraId="42191B4A" w14:textId="77777777" w:rsidR="00AB5DAC" w:rsidRPr="0047260E" w:rsidRDefault="00AB5DAC" w:rsidP="008021EE">
      <w:pPr>
        <w:rPr>
          <w:ins w:id="9721" w:author="outpost" w:date="2019-03-18T20:55:00Z"/>
          <w:rFonts w:eastAsiaTheme="majorEastAsia"/>
          <w:lang w:val="en-CA"/>
          <w:rPrChange w:id="9722" w:author="ilia kassianenko" w:date="2019-03-21T21:37:00Z">
            <w:rPr>
              <w:ins w:id="9723" w:author="outpost" w:date="2019-03-18T20:55:00Z"/>
              <w:rFonts w:eastAsiaTheme="majorEastAsia"/>
            </w:rPr>
          </w:rPrChange>
        </w:rPr>
      </w:pPr>
    </w:p>
    <w:p w14:paraId="1664E9CA" w14:textId="77777777" w:rsidR="008021EE" w:rsidRPr="0047260E" w:rsidRDefault="008021EE" w:rsidP="008021EE">
      <w:pPr>
        <w:rPr>
          <w:ins w:id="9724" w:author="outpost" w:date="2019-03-18T20:55:00Z"/>
          <w:lang w:val="en-CA"/>
          <w:rPrChange w:id="9725" w:author="ilia kassianenko" w:date="2019-03-21T21:37:00Z">
            <w:rPr>
              <w:ins w:id="9726" w:author="outpost" w:date="2019-03-18T20:55:00Z"/>
            </w:rPr>
          </w:rPrChange>
        </w:rPr>
      </w:pPr>
      <w:ins w:id="9727" w:author="outpost" w:date="2019-03-18T20:55:00Z">
        <w:r w:rsidRPr="0047260E">
          <w:rPr>
            <w:rFonts w:eastAsiaTheme="majorEastAsia"/>
            <w:lang w:val="en-CA"/>
            <w:rPrChange w:id="9728" w:author="ilia kassianenko" w:date="2019-03-21T21:37:00Z">
              <w:rPr>
                <w:rFonts w:eastAsiaTheme="majorEastAsia"/>
              </w:rPr>
            </w:rPrChange>
          </w:rPr>
          <w:t xml:space="preserve">[11] </w:t>
        </w:r>
        <w:r w:rsidRPr="0047260E">
          <w:rPr>
            <w:rFonts w:eastAsiaTheme="majorEastAsia"/>
            <w:lang w:val="en-CA"/>
            <w:rPrChange w:id="9729" w:author="ilia kassianenko" w:date="2019-03-21T21:37:00Z">
              <w:rPr>
                <w:rFonts w:eastAsiaTheme="majorEastAsia"/>
              </w:rPr>
            </w:rPrChange>
          </w:rPr>
          <w:fldChar w:fldCharType="begin"/>
        </w:r>
        <w:r w:rsidRPr="0047260E">
          <w:rPr>
            <w:rFonts w:eastAsiaTheme="majorEastAsia"/>
            <w:lang w:val="en-CA"/>
            <w:rPrChange w:id="9730" w:author="ilia kassianenko" w:date="2019-03-21T21:37:00Z">
              <w:rPr>
                <w:rFonts w:eastAsiaTheme="majorEastAsia"/>
              </w:rPr>
            </w:rPrChange>
          </w:rPr>
          <w:instrText xml:space="preserve"> HYPERLINK "https://cloud.google.com/storage-options/" </w:instrText>
        </w:r>
        <w:r w:rsidRPr="0047260E">
          <w:rPr>
            <w:rFonts w:eastAsiaTheme="majorEastAsia"/>
            <w:lang w:val="en-CA"/>
            <w:rPrChange w:id="9731" w:author="ilia kassianenko" w:date="2019-03-21T21:37:00Z">
              <w:rPr>
                <w:rFonts w:eastAsiaTheme="majorEastAsia"/>
              </w:rPr>
            </w:rPrChange>
          </w:rPr>
          <w:fldChar w:fldCharType="separate"/>
        </w:r>
        <w:r w:rsidRPr="0047260E">
          <w:rPr>
            <w:rStyle w:val="Hyperlink"/>
            <w:rFonts w:eastAsiaTheme="majorEastAsia"/>
            <w:lang w:val="en-CA"/>
            <w:rPrChange w:id="9732" w:author="ilia kassianenko" w:date="2019-03-21T21:37:00Z">
              <w:rPr>
                <w:rStyle w:val="Hyperlink"/>
                <w:rFonts w:eastAsiaTheme="majorEastAsia"/>
              </w:rPr>
            </w:rPrChange>
          </w:rPr>
          <w:t>https://cloud.google.com/storage-options/</w:t>
        </w:r>
        <w:r w:rsidRPr="0047260E">
          <w:rPr>
            <w:rFonts w:eastAsiaTheme="majorEastAsia"/>
            <w:lang w:val="en-CA"/>
            <w:rPrChange w:id="9733" w:author="ilia kassianenko" w:date="2019-03-21T21:37:00Z">
              <w:rPr>
                <w:rFonts w:eastAsiaTheme="majorEastAsia"/>
              </w:rPr>
            </w:rPrChange>
          </w:rPr>
          <w:fldChar w:fldCharType="end"/>
        </w:r>
      </w:ins>
    </w:p>
    <w:p w14:paraId="1555D528" w14:textId="77777777" w:rsidR="008021EE" w:rsidRDefault="008021EE">
      <w:pPr>
        <w:spacing w:before="0" w:after="0"/>
        <w:rPr>
          <w:ins w:id="9734" w:author="ilia kassianenko" w:date="2019-03-21T22:19:00Z"/>
          <w:rFonts w:asciiTheme="minorHAnsi" w:eastAsiaTheme="minorHAnsi" w:hAnsiTheme="minorHAnsi" w:cstheme="minorBidi"/>
          <w:szCs w:val="22"/>
          <w:lang w:val="en-CA"/>
        </w:rPr>
      </w:pPr>
    </w:p>
    <w:p w14:paraId="5EE518AB" w14:textId="77F9E1AD" w:rsidR="007B1554" w:rsidRDefault="007B1554">
      <w:pPr>
        <w:spacing w:before="0" w:after="0"/>
        <w:rPr>
          <w:ins w:id="9735" w:author="ilia kassianenko" w:date="2019-03-21T22:25:00Z"/>
          <w:rFonts w:asciiTheme="minorHAnsi" w:eastAsiaTheme="minorHAnsi" w:hAnsiTheme="minorHAnsi" w:cstheme="minorBidi"/>
          <w:szCs w:val="22"/>
          <w:lang w:val="en-CA"/>
        </w:rPr>
      </w:pPr>
      <w:ins w:id="9736" w:author="ilia kassianenko" w:date="2019-03-21T22:19:00Z">
        <w:r>
          <w:rPr>
            <w:rFonts w:asciiTheme="minorHAnsi" w:eastAsiaTheme="minorHAnsi" w:hAnsiTheme="minorHAnsi" w:cstheme="minorBidi"/>
            <w:szCs w:val="22"/>
            <w:lang w:val="en-CA"/>
          </w:rPr>
          <w:t xml:space="preserve">[12] </w:t>
        </w:r>
        <w:r>
          <w:rPr>
            <w:rFonts w:asciiTheme="minorHAnsi" w:eastAsiaTheme="minorHAnsi" w:hAnsiTheme="minorHAnsi" w:cstheme="minorBidi"/>
            <w:szCs w:val="22"/>
            <w:lang w:val="en-CA"/>
          </w:rPr>
          <w:fldChar w:fldCharType="begin"/>
        </w:r>
        <w:r>
          <w:rPr>
            <w:rFonts w:asciiTheme="minorHAnsi" w:eastAsiaTheme="minorHAnsi" w:hAnsiTheme="minorHAnsi" w:cstheme="minorBidi"/>
            <w:szCs w:val="22"/>
            <w:lang w:val="en-CA"/>
          </w:rPr>
          <w:instrText xml:space="preserve"> HYPERLINK "</w:instrText>
        </w:r>
        <w:r w:rsidRPr="007B1554">
          <w:rPr>
            <w:rFonts w:asciiTheme="minorHAnsi" w:eastAsiaTheme="minorHAnsi" w:hAnsiTheme="minorHAnsi" w:cstheme="minorBidi"/>
            <w:szCs w:val="22"/>
            <w:lang w:val="en-CA"/>
          </w:rPr>
          <w:instrText>https://www.digitalocean.com/community/tutorials/managed-databases-connection-pools-and-postgresql-benchmarking-using-pgbench</w:instrText>
        </w:r>
        <w:r>
          <w:rPr>
            <w:rFonts w:asciiTheme="minorHAnsi" w:eastAsiaTheme="minorHAnsi" w:hAnsiTheme="minorHAnsi" w:cstheme="minorBidi"/>
            <w:szCs w:val="22"/>
            <w:lang w:val="en-CA"/>
          </w:rPr>
          <w:instrText xml:space="preserve">" </w:instrText>
        </w:r>
        <w:r>
          <w:rPr>
            <w:rFonts w:asciiTheme="minorHAnsi" w:eastAsiaTheme="minorHAnsi" w:hAnsiTheme="minorHAnsi" w:cstheme="minorBidi"/>
            <w:szCs w:val="22"/>
            <w:lang w:val="en-CA"/>
          </w:rPr>
          <w:fldChar w:fldCharType="separate"/>
        </w:r>
        <w:r w:rsidRPr="00C12C53">
          <w:rPr>
            <w:rStyle w:val="Hyperlink"/>
            <w:rFonts w:asciiTheme="minorHAnsi" w:eastAsiaTheme="minorHAnsi" w:hAnsiTheme="minorHAnsi" w:cstheme="minorBidi"/>
            <w:szCs w:val="22"/>
            <w:lang w:val="en-CA"/>
          </w:rPr>
          <w:t>https://www.digitalocean.com/community/tutorials/managed-databases-connection-pools-and-postgresql-benchmarking-using-pgbench</w:t>
        </w:r>
        <w:r>
          <w:rPr>
            <w:rFonts w:asciiTheme="minorHAnsi" w:eastAsiaTheme="minorHAnsi" w:hAnsiTheme="minorHAnsi" w:cstheme="minorBidi"/>
            <w:szCs w:val="22"/>
            <w:lang w:val="en-CA"/>
          </w:rPr>
          <w:fldChar w:fldCharType="end"/>
        </w:r>
      </w:ins>
    </w:p>
    <w:p w14:paraId="0C92CCF0" w14:textId="77777777" w:rsidR="007B1554" w:rsidRDefault="007B1554">
      <w:pPr>
        <w:spacing w:before="0" w:after="0"/>
        <w:rPr>
          <w:ins w:id="9737" w:author="ilia kassianenko" w:date="2019-03-21T22:25:00Z"/>
          <w:rFonts w:asciiTheme="minorHAnsi" w:eastAsiaTheme="minorHAnsi" w:hAnsiTheme="minorHAnsi" w:cstheme="minorBidi"/>
          <w:szCs w:val="22"/>
          <w:lang w:val="en-CA"/>
        </w:rPr>
      </w:pPr>
    </w:p>
    <w:p w14:paraId="76CCC46A" w14:textId="768E86D6" w:rsidR="007B1554" w:rsidRDefault="007B1554">
      <w:pPr>
        <w:spacing w:before="0" w:after="0"/>
        <w:rPr>
          <w:ins w:id="9738" w:author="ilia kassianenko" w:date="2019-03-21T22:19:00Z"/>
          <w:rFonts w:asciiTheme="minorHAnsi" w:eastAsiaTheme="minorHAnsi" w:hAnsiTheme="minorHAnsi" w:cstheme="minorBidi"/>
          <w:szCs w:val="22"/>
          <w:lang w:val="en-CA"/>
        </w:rPr>
      </w:pPr>
      <w:ins w:id="9739" w:author="ilia kassianenko" w:date="2019-03-21T22:25:00Z">
        <w:r>
          <w:rPr>
            <w:rFonts w:asciiTheme="minorHAnsi" w:eastAsiaTheme="minorHAnsi" w:hAnsiTheme="minorHAnsi" w:cstheme="minorBidi"/>
            <w:szCs w:val="22"/>
            <w:lang w:val="en-CA"/>
          </w:rPr>
          <w:t xml:space="preserve">[12*] </w:t>
        </w:r>
        <w:r w:rsidRPr="007B1554">
          <w:rPr>
            <w:rFonts w:asciiTheme="minorHAnsi" w:eastAsiaTheme="minorHAnsi" w:hAnsiTheme="minorHAnsi" w:cstheme="minorBidi"/>
            <w:szCs w:val="22"/>
            <w:lang w:val="en-CA"/>
          </w:rPr>
          <w:t>https://www.digitalocean.com/docs/databases/how-to/clusters/add-standby-nodes/</w:t>
        </w:r>
      </w:ins>
    </w:p>
    <w:p w14:paraId="3EF76F23" w14:textId="77777777" w:rsidR="007B1554" w:rsidRPr="0047260E" w:rsidRDefault="007B1554">
      <w:pPr>
        <w:spacing w:before="0" w:after="0"/>
        <w:rPr>
          <w:rFonts w:asciiTheme="minorHAnsi" w:eastAsiaTheme="minorHAnsi" w:hAnsiTheme="minorHAnsi" w:cstheme="minorBidi"/>
          <w:szCs w:val="22"/>
          <w:lang w:val="en-CA"/>
          <w:rPrChange w:id="9740" w:author="ilia kassianenko" w:date="2019-03-21T21:37:00Z">
            <w:rPr>
              <w:rFonts w:asciiTheme="minorHAnsi" w:eastAsiaTheme="minorHAnsi" w:hAnsiTheme="minorHAnsi" w:cstheme="minorBidi"/>
              <w:szCs w:val="22"/>
            </w:rPr>
          </w:rPrChange>
        </w:rPr>
      </w:pPr>
    </w:p>
    <w:sectPr w:rsidR="007B1554" w:rsidRPr="0047260E" w:rsidSect="008406CC">
      <w:headerReference w:type="default" r:id="rId22"/>
      <w:footerReference w:type="default" r:id="rId23"/>
      <w:pgSz w:w="12240" w:h="15840"/>
      <w:pgMar w:top="1440" w:right="1440" w:bottom="1440" w:left="1440" w:header="504" w:footer="504" w:gutter="0"/>
      <w:pgNumType w:start="1"/>
      <w:cols w:space="720"/>
      <w:formProt w:val="0"/>
      <w:titlePg/>
      <w:docGrid w:linePitch="360" w:charSpace="409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418" w:author="Pawel Kaluski" w:date="2019-03-13T21:08:00Z" w:initials="PK">
    <w:p w14:paraId="4889B03E" w14:textId="77777777" w:rsidR="007B1554" w:rsidRDefault="007B1554" w:rsidP="00173FA5">
      <w:pPr>
        <w:pStyle w:val="CommentText"/>
      </w:pPr>
      <w:r>
        <w:rPr>
          <w:rStyle w:val="CommentReference"/>
        </w:rPr>
        <w:annotationRef/>
      </w:r>
      <w:r>
        <w:t>$5 Compute + $15 Database + $5 storage</w:t>
      </w:r>
    </w:p>
    <w:p w14:paraId="653B237F" w14:textId="47A09789" w:rsidR="007B1554" w:rsidRDefault="007B1554" w:rsidP="00173FA5">
      <w:pPr>
        <w:pStyle w:val="CommentText"/>
      </w:pPr>
      <w:r>
        <w:t xml:space="preserve">Number of users is unclear. As for the features, some are more obvious than others. Since Digital Ocean was not part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3B23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3B237F" w16cid:durableId="2033EFDC"/>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58800" w14:textId="77777777" w:rsidR="007B1554" w:rsidRDefault="007B1554">
      <w:pPr>
        <w:spacing w:before="0" w:after="0"/>
      </w:pPr>
      <w:r>
        <w:separator/>
      </w:r>
    </w:p>
  </w:endnote>
  <w:endnote w:type="continuationSeparator" w:id="0">
    <w:p w14:paraId="581511A4" w14:textId="77777777" w:rsidR="007B1554" w:rsidRDefault="007B155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Narrow">
    <w:panose1 w:val="020B0606020202030204"/>
    <w:charset w:val="00"/>
    <w:family w:val="auto"/>
    <w:pitch w:val="variable"/>
    <w:sig w:usb0="00000287" w:usb1="00000800" w:usb2="00000000" w:usb3="00000000" w:csb0="000000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Liberation Sans">
    <w:altName w:val="Arial"/>
    <w:charset w:val="01"/>
    <w:family w:val="swiss"/>
    <w:pitch w:val="variable"/>
  </w:font>
  <w:font w:name="PingFang SC">
    <w:charset w:val="86"/>
    <w:family w:val="auto"/>
    <w:pitch w:val="variable"/>
    <w:sig w:usb0="A00002FF" w:usb1="7ACFFDFB" w:usb2="00000016" w:usb3="00000000" w:csb0="00140001" w:csb1="00000000"/>
  </w:font>
  <w:font w:name="Arial Unicode MS">
    <w:panose1 w:val="020B0604020202020204"/>
    <w:charset w:val="00"/>
    <w:family w:val="auto"/>
    <w:pitch w:val="variable"/>
    <w:sig w:usb0="F7FFAFFF" w:usb1="E9DFFFFF" w:usb2="0000003F" w:usb3="00000000" w:csb0="003F01FF" w:csb1="00000000"/>
  </w:font>
  <w:font w:name="Batang">
    <w:altName w:val="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AppleSystemUIFont">
    <w:altName w:val="Cambria"/>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2954F" w14:textId="77777777" w:rsidR="007B1554" w:rsidRDefault="007B1554">
    <w:pPr>
      <w:pStyle w:val="Footer"/>
    </w:pPr>
    <w:r>
      <w:tab/>
    </w:r>
    <w:r>
      <w:fldChar w:fldCharType="begin"/>
    </w:r>
    <w:r>
      <w:instrText>PAGE</w:instrText>
    </w:r>
    <w:r>
      <w:fldChar w:fldCharType="separate"/>
    </w:r>
    <w:r w:rsidR="004D1C4C">
      <w:rPr>
        <w:noProof/>
      </w:rPr>
      <w:t>25</w:t>
    </w:r>
    <w:r>
      <w:fldChar w:fldCharType="end"/>
    </w:r>
    <w:r>
      <w:tab/>
      <w:t>Snowstorm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6AA4FC" w14:textId="77777777" w:rsidR="007B1554" w:rsidRDefault="007B1554">
      <w:pPr>
        <w:spacing w:before="0" w:after="0"/>
      </w:pPr>
      <w:r>
        <w:separator/>
      </w:r>
    </w:p>
  </w:footnote>
  <w:footnote w:type="continuationSeparator" w:id="0">
    <w:p w14:paraId="2801EAFF" w14:textId="77777777" w:rsidR="007B1554" w:rsidRDefault="007B1554">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057F8" w14:textId="77777777" w:rsidR="007B1554" w:rsidRDefault="007B1554">
    <w:pPr>
      <w:pStyle w:val="Header"/>
    </w:pPr>
    <w:r>
      <w:t>Snowstorm</w:t>
    </w:r>
    <w:r>
      <w:tab/>
    </w:r>
  </w:p>
  <w:p w14:paraId="2ADB8C5A" w14:textId="77777777" w:rsidR="007B1554" w:rsidRDefault="007B1554">
    <w:pPr>
      <w:pStyle w:val="ParagraphSpacer1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55381"/>
    <w:multiLevelType w:val="hybridMultilevel"/>
    <w:tmpl w:val="8F1E155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7AC5384"/>
    <w:multiLevelType w:val="multilevel"/>
    <w:tmpl w:val="69D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AD3AE4"/>
    <w:multiLevelType w:val="multilevel"/>
    <w:tmpl w:val="5810BB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E8465C9"/>
    <w:multiLevelType w:val="hybridMultilevel"/>
    <w:tmpl w:val="2E1078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63F0B"/>
    <w:multiLevelType w:val="hybridMultilevel"/>
    <w:tmpl w:val="430A507A"/>
    <w:lvl w:ilvl="0" w:tplc="7E9A6DAE">
      <w:numFmt w:val="bullet"/>
      <w:lvlText w:val="-"/>
      <w:lvlJc w:val="left"/>
      <w:pPr>
        <w:ind w:left="720" w:hanging="360"/>
      </w:pPr>
      <w:rPr>
        <w:rFonts w:ascii="Arial" w:eastAsia="Times New Roma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1475CB1"/>
    <w:multiLevelType w:val="hybridMultilevel"/>
    <w:tmpl w:val="935CAD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F84154C"/>
    <w:multiLevelType w:val="multilevel"/>
    <w:tmpl w:val="2728B230"/>
    <w:lvl w:ilvl="0">
      <w:start w:val="1"/>
      <w:numFmt w:val="none"/>
      <w:suff w:val="nothing"/>
      <w:lvlText w:val=""/>
      <w:lvlJc w:val="left"/>
      <w:pPr>
        <w:ind w:left="360" w:hanging="360"/>
      </w:pPr>
      <w:rPr>
        <w:b/>
        <w:i w:val="0"/>
        <w:sz w:val="48"/>
        <w:u w:val="none"/>
      </w:rPr>
    </w:lvl>
    <w:lvl w:ilvl="1">
      <w:start w:val="1"/>
      <w:numFmt w:val="decimal"/>
      <w:pStyle w:val="Heading2"/>
      <w:lvlText w:val="%2."/>
      <w:lvlJc w:val="left"/>
      <w:pPr>
        <w:ind w:left="720" w:hanging="720"/>
      </w:pPr>
      <w:rPr>
        <w:b/>
        <w:i w:val="0"/>
        <w:sz w:val="36"/>
      </w:rPr>
    </w:lvl>
    <w:lvl w:ilvl="2">
      <w:start w:val="1"/>
      <w:numFmt w:val="decimal"/>
      <w:lvlText w:val="%2.%3"/>
      <w:lvlJc w:val="left"/>
      <w:pPr>
        <w:ind w:left="720" w:hanging="720"/>
      </w:pPr>
      <w:rPr>
        <w:b/>
        <w:i w:val="0"/>
        <w:sz w:val="32"/>
      </w:rPr>
    </w:lvl>
    <w:lvl w:ilvl="3">
      <w:start w:val="1"/>
      <w:numFmt w:val="decimal"/>
      <w:pStyle w:val="Heading4"/>
      <w:lvlText w:val="%2.%3.%4"/>
      <w:lvlJc w:val="left"/>
      <w:pPr>
        <w:ind w:left="936" w:hanging="936"/>
      </w:pPr>
      <w:rPr>
        <w:b/>
        <w:i w:val="0"/>
        <w:sz w:val="28"/>
      </w:rPr>
    </w:lvl>
    <w:lvl w:ilvl="4">
      <w:start w:val="1"/>
      <w:numFmt w:val="decimal"/>
      <w:lvlText w:val="%2.%3.%4.%5"/>
      <w:lvlJc w:val="left"/>
      <w:pPr>
        <w:ind w:left="1008" w:hanging="1008"/>
      </w:pPr>
      <w:rPr>
        <w:b/>
        <w:i w:val="0"/>
        <w:sz w:val="24"/>
        <w:szCs w:val="24"/>
      </w:rPr>
    </w:lvl>
    <w:lvl w:ilvl="5">
      <w:start w:val="1"/>
      <w:numFmt w:val="decimal"/>
      <w:lvlText w:val="%2.%3.%4.%5.%6"/>
      <w:lvlJc w:val="left"/>
      <w:pPr>
        <w:ind w:left="1224" w:hanging="1224"/>
      </w:pPr>
      <w:rPr>
        <w:b/>
        <w:i/>
        <w:sz w:val="26"/>
        <w:szCs w:val="26"/>
      </w:rPr>
    </w:lvl>
    <w:lvl w:ilvl="6">
      <w:start w:val="1"/>
      <w:numFmt w:val="decimal"/>
      <w:lvlText w:val="%2.%3.%4.%5.%6.%7"/>
      <w:lvlJc w:val="left"/>
      <w:pPr>
        <w:ind w:left="360" w:hanging="360"/>
      </w:pPr>
      <w:rPr>
        <w:b/>
        <w:i/>
        <w:sz w:val="22"/>
      </w:rPr>
    </w:lvl>
    <w:lvl w:ilvl="7">
      <w:start w:val="1"/>
      <w:numFmt w:val="decimal"/>
      <w:lvlText w:val="%2.%3.%4.%5.%6.%7.%8"/>
      <w:lvlJc w:val="left"/>
      <w:pPr>
        <w:ind w:left="360" w:hanging="360"/>
      </w:pPr>
      <w:rPr>
        <w:b/>
        <w:i w:val="0"/>
        <w:sz w:val="22"/>
      </w:rPr>
    </w:lvl>
    <w:lvl w:ilvl="8">
      <w:start w:val="1"/>
      <w:numFmt w:val="decimal"/>
      <w:lvlText w:val="%2.%3.%4.%5.%6.%7.%8.%9"/>
      <w:lvlJc w:val="left"/>
      <w:pPr>
        <w:ind w:left="360" w:hanging="360"/>
      </w:pPr>
      <w:rPr>
        <w:b w:val="0"/>
        <w:i/>
        <w:sz w:val="22"/>
      </w:rPr>
    </w:lvl>
  </w:abstractNum>
  <w:abstractNum w:abstractNumId="7">
    <w:nsid w:val="3E516D9E"/>
    <w:multiLevelType w:val="hybridMultilevel"/>
    <w:tmpl w:val="8258CB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F14774A"/>
    <w:multiLevelType w:val="hybridMultilevel"/>
    <w:tmpl w:val="5DFA98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182E46"/>
    <w:multiLevelType w:val="hybridMultilevel"/>
    <w:tmpl w:val="EA764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605078A"/>
    <w:multiLevelType w:val="hybridMultilevel"/>
    <w:tmpl w:val="F920FF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A2227F"/>
    <w:multiLevelType w:val="multilevel"/>
    <w:tmpl w:val="35D45EE6"/>
    <w:lvl w:ilvl="0">
      <w:start w:val="1"/>
      <w:numFmt w:val="none"/>
      <w:pStyle w:val="Heading1"/>
      <w:suff w:val="nothing"/>
      <w:lvlText w:val=""/>
      <w:lvlJc w:val="left"/>
      <w:pPr>
        <w:ind w:left="360" w:hanging="360"/>
      </w:pPr>
      <w:rPr>
        <w:b/>
        <w:i w:val="0"/>
        <w:sz w:val="48"/>
        <w:u w:val="none"/>
      </w:rPr>
    </w:lvl>
    <w:lvl w:ilvl="1">
      <w:start w:val="1"/>
      <w:numFmt w:val="decimal"/>
      <w:lvlText w:val="%2."/>
      <w:lvlJc w:val="left"/>
      <w:pPr>
        <w:ind w:left="720" w:hanging="720"/>
      </w:pPr>
      <w:rPr>
        <w:b/>
        <w:i w:val="0"/>
        <w:sz w:val="36"/>
      </w:rPr>
    </w:lvl>
    <w:lvl w:ilvl="2">
      <w:start w:val="1"/>
      <w:numFmt w:val="decimal"/>
      <w:pStyle w:val="Heading3"/>
      <w:lvlText w:val="%2.%3"/>
      <w:lvlJc w:val="left"/>
      <w:pPr>
        <w:ind w:left="720" w:hanging="720"/>
      </w:pPr>
      <w:rPr>
        <w:b/>
        <w:i w:val="0"/>
        <w:sz w:val="32"/>
      </w:rPr>
    </w:lvl>
    <w:lvl w:ilvl="3">
      <w:start w:val="1"/>
      <w:numFmt w:val="decimal"/>
      <w:lvlText w:val="%2.%3.%4"/>
      <w:lvlJc w:val="left"/>
      <w:pPr>
        <w:ind w:left="936" w:hanging="936"/>
      </w:pPr>
      <w:rPr>
        <w:b/>
        <w:i w:val="0"/>
        <w:sz w:val="28"/>
      </w:rPr>
    </w:lvl>
    <w:lvl w:ilvl="4">
      <w:start w:val="1"/>
      <w:numFmt w:val="decimal"/>
      <w:pStyle w:val="Heading5"/>
      <w:lvlText w:val="%2.%3.%4.%5"/>
      <w:lvlJc w:val="left"/>
      <w:pPr>
        <w:ind w:left="1008" w:hanging="1008"/>
      </w:pPr>
      <w:rPr>
        <w:b/>
        <w:i w:val="0"/>
        <w:sz w:val="24"/>
        <w:szCs w:val="24"/>
      </w:rPr>
    </w:lvl>
    <w:lvl w:ilvl="5">
      <w:start w:val="1"/>
      <w:numFmt w:val="decimal"/>
      <w:pStyle w:val="Heading6"/>
      <w:lvlText w:val="%2.%3.%4.%5.%6"/>
      <w:lvlJc w:val="left"/>
      <w:pPr>
        <w:ind w:left="1224" w:hanging="1224"/>
      </w:pPr>
      <w:rPr>
        <w:b/>
        <w:i/>
        <w:sz w:val="26"/>
        <w:szCs w:val="26"/>
      </w:rPr>
    </w:lvl>
    <w:lvl w:ilvl="6">
      <w:start w:val="1"/>
      <w:numFmt w:val="decimal"/>
      <w:pStyle w:val="Heading7"/>
      <w:lvlText w:val="%2.%3.%4.%5.%6.%7"/>
      <w:lvlJc w:val="left"/>
      <w:pPr>
        <w:ind w:left="360" w:hanging="360"/>
      </w:pPr>
      <w:rPr>
        <w:b/>
        <w:i/>
        <w:sz w:val="22"/>
      </w:rPr>
    </w:lvl>
    <w:lvl w:ilvl="7">
      <w:start w:val="1"/>
      <w:numFmt w:val="decimal"/>
      <w:pStyle w:val="Heading8"/>
      <w:lvlText w:val="%2.%3.%4.%5.%6.%7.%8"/>
      <w:lvlJc w:val="left"/>
      <w:pPr>
        <w:ind w:left="360" w:hanging="360"/>
      </w:pPr>
      <w:rPr>
        <w:b/>
        <w:i w:val="0"/>
        <w:sz w:val="22"/>
      </w:rPr>
    </w:lvl>
    <w:lvl w:ilvl="8">
      <w:start w:val="1"/>
      <w:numFmt w:val="decimal"/>
      <w:pStyle w:val="Heading9"/>
      <w:lvlText w:val="%2.%3.%4.%5.%6.%7.%8.%9"/>
      <w:lvlJc w:val="left"/>
      <w:pPr>
        <w:ind w:left="360" w:hanging="360"/>
      </w:pPr>
      <w:rPr>
        <w:b w:val="0"/>
        <w:i/>
        <w:sz w:val="22"/>
      </w:rPr>
    </w:lvl>
  </w:abstractNum>
  <w:abstractNum w:abstractNumId="12">
    <w:nsid w:val="6CB3549F"/>
    <w:multiLevelType w:val="hybridMultilevel"/>
    <w:tmpl w:val="2768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91288F"/>
    <w:multiLevelType w:val="hybridMultilevel"/>
    <w:tmpl w:val="7BB66F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81C1983"/>
    <w:multiLevelType w:val="hybridMultilevel"/>
    <w:tmpl w:val="63029F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7A8D3BE2"/>
    <w:multiLevelType w:val="multilevel"/>
    <w:tmpl w:val="27E8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2"/>
  </w:num>
  <w:num w:numId="4">
    <w:abstractNumId w:val="5"/>
  </w:num>
  <w:num w:numId="5">
    <w:abstractNumId w:val="7"/>
  </w:num>
  <w:num w:numId="6">
    <w:abstractNumId w:val="4"/>
  </w:num>
  <w:num w:numId="7">
    <w:abstractNumId w:val="15"/>
  </w:num>
  <w:num w:numId="8">
    <w:abstractNumId w:val="1"/>
  </w:num>
  <w:num w:numId="9">
    <w:abstractNumId w:val="8"/>
  </w:num>
  <w:num w:numId="10">
    <w:abstractNumId w:val="3"/>
  </w:num>
  <w:num w:numId="11">
    <w:abstractNumId w:val="10"/>
  </w:num>
  <w:num w:numId="12">
    <w:abstractNumId w:val="13"/>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4"/>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6"/>
  </w:num>
  <w:num w:numId="28">
    <w:abstractNumId w:val="0"/>
  </w:num>
  <w:num w:numId="29">
    <w:abstractNumId w:val="9"/>
  </w:num>
  <w:num w:numId="30">
    <w:abstractNumId w:val="6"/>
  </w:num>
  <w:num w:numId="31">
    <w:abstractNumId w:val="12"/>
  </w:num>
  <w:num w:numId="32">
    <w:abstractNumId w:val="6"/>
  </w:num>
  <w:num w:numId="33">
    <w:abstractNumId w:val="6"/>
  </w:num>
  <w:num w:numId="34">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itz Gyger">
    <w15:presenceInfo w15:providerId="Windows Live" w15:userId="32d0e83641d2b45a"/>
  </w15:person>
  <w15:person w15:author="Fritz Gyger [2]">
    <w15:presenceInfo w15:providerId="AD" w15:userId="S-1-5-21-2079460374-3882454669-616419693-4879"/>
  </w15:person>
  <w15:person w15:author="Microsoft Office User">
    <w15:presenceInfo w15:providerId="None" w15:userId="Microsoft Office User"/>
  </w15:person>
  <w15:person w15:author="Pawel Kaluski">
    <w15:presenceInfo w15:providerId="None" w15:userId="Pawel Kalu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revisionView w:markup="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2B8"/>
    <w:rsid w:val="000076D9"/>
    <w:rsid w:val="00044CD1"/>
    <w:rsid w:val="00063845"/>
    <w:rsid w:val="00081C3A"/>
    <w:rsid w:val="000833BB"/>
    <w:rsid w:val="00094922"/>
    <w:rsid w:val="000A15AF"/>
    <w:rsid w:val="000F21DA"/>
    <w:rsid w:val="000F4688"/>
    <w:rsid w:val="00102536"/>
    <w:rsid w:val="0011589C"/>
    <w:rsid w:val="0012042C"/>
    <w:rsid w:val="00120B13"/>
    <w:rsid w:val="00134CAF"/>
    <w:rsid w:val="0014021E"/>
    <w:rsid w:val="00145AF6"/>
    <w:rsid w:val="00171819"/>
    <w:rsid w:val="00173FA5"/>
    <w:rsid w:val="001A3A9B"/>
    <w:rsid w:val="001A44B7"/>
    <w:rsid w:val="001A473B"/>
    <w:rsid w:val="001A5937"/>
    <w:rsid w:val="001A77D9"/>
    <w:rsid w:val="001A7934"/>
    <w:rsid w:val="001B55C4"/>
    <w:rsid w:val="001C4E47"/>
    <w:rsid w:val="001C6AF2"/>
    <w:rsid w:val="001E0D98"/>
    <w:rsid w:val="001F1053"/>
    <w:rsid w:val="00204C92"/>
    <w:rsid w:val="00204EA7"/>
    <w:rsid w:val="00212541"/>
    <w:rsid w:val="00222860"/>
    <w:rsid w:val="00224183"/>
    <w:rsid w:val="00251F7E"/>
    <w:rsid w:val="00254149"/>
    <w:rsid w:val="00256D47"/>
    <w:rsid w:val="00263962"/>
    <w:rsid w:val="00280927"/>
    <w:rsid w:val="002818C1"/>
    <w:rsid w:val="002819E1"/>
    <w:rsid w:val="002A1090"/>
    <w:rsid w:val="002A2A44"/>
    <w:rsid w:val="002A376A"/>
    <w:rsid w:val="002B033F"/>
    <w:rsid w:val="002B1DBF"/>
    <w:rsid w:val="002C0BC9"/>
    <w:rsid w:val="002E7C13"/>
    <w:rsid w:val="002F4063"/>
    <w:rsid w:val="00304DC6"/>
    <w:rsid w:val="00310E30"/>
    <w:rsid w:val="003129D2"/>
    <w:rsid w:val="00320A42"/>
    <w:rsid w:val="003274EE"/>
    <w:rsid w:val="00340382"/>
    <w:rsid w:val="00352CCB"/>
    <w:rsid w:val="00361A15"/>
    <w:rsid w:val="00364C04"/>
    <w:rsid w:val="00374075"/>
    <w:rsid w:val="003753C4"/>
    <w:rsid w:val="00380833"/>
    <w:rsid w:val="00385B86"/>
    <w:rsid w:val="003A3482"/>
    <w:rsid w:val="003A4EB6"/>
    <w:rsid w:val="003B3A7C"/>
    <w:rsid w:val="003B6687"/>
    <w:rsid w:val="003B79C6"/>
    <w:rsid w:val="003B7DD5"/>
    <w:rsid w:val="003D26B2"/>
    <w:rsid w:val="003F534F"/>
    <w:rsid w:val="00410D82"/>
    <w:rsid w:val="00424AC2"/>
    <w:rsid w:val="0044197A"/>
    <w:rsid w:val="00463D4C"/>
    <w:rsid w:val="00464AED"/>
    <w:rsid w:val="004670F5"/>
    <w:rsid w:val="0047260E"/>
    <w:rsid w:val="00483F74"/>
    <w:rsid w:val="0048753C"/>
    <w:rsid w:val="00495659"/>
    <w:rsid w:val="00496F06"/>
    <w:rsid w:val="004A6179"/>
    <w:rsid w:val="004B1FF4"/>
    <w:rsid w:val="004B2EA2"/>
    <w:rsid w:val="004B699A"/>
    <w:rsid w:val="004C44E6"/>
    <w:rsid w:val="004D0F41"/>
    <w:rsid w:val="004D1C4C"/>
    <w:rsid w:val="00520018"/>
    <w:rsid w:val="00530D9A"/>
    <w:rsid w:val="00532287"/>
    <w:rsid w:val="00541650"/>
    <w:rsid w:val="0054279C"/>
    <w:rsid w:val="005A4E5B"/>
    <w:rsid w:val="005B2E18"/>
    <w:rsid w:val="005B3B10"/>
    <w:rsid w:val="005B6178"/>
    <w:rsid w:val="005B6D07"/>
    <w:rsid w:val="005C0BC5"/>
    <w:rsid w:val="005C19C1"/>
    <w:rsid w:val="005F31C2"/>
    <w:rsid w:val="00613836"/>
    <w:rsid w:val="00613955"/>
    <w:rsid w:val="006327E6"/>
    <w:rsid w:val="006352E5"/>
    <w:rsid w:val="00640369"/>
    <w:rsid w:val="00650514"/>
    <w:rsid w:val="00663358"/>
    <w:rsid w:val="00664C95"/>
    <w:rsid w:val="00673017"/>
    <w:rsid w:val="006922A6"/>
    <w:rsid w:val="00694994"/>
    <w:rsid w:val="00697594"/>
    <w:rsid w:val="006A1391"/>
    <w:rsid w:val="006B0C3B"/>
    <w:rsid w:val="006C31C9"/>
    <w:rsid w:val="006D5B39"/>
    <w:rsid w:val="006E1BEA"/>
    <w:rsid w:val="0070447E"/>
    <w:rsid w:val="00720BF9"/>
    <w:rsid w:val="00721F3B"/>
    <w:rsid w:val="00735BF4"/>
    <w:rsid w:val="00737237"/>
    <w:rsid w:val="00755931"/>
    <w:rsid w:val="007645C1"/>
    <w:rsid w:val="00766A22"/>
    <w:rsid w:val="00771911"/>
    <w:rsid w:val="00787888"/>
    <w:rsid w:val="007931B3"/>
    <w:rsid w:val="007A261C"/>
    <w:rsid w:val="007A292C"/>
    <w:rsid w:val="007B1554"/>
    <w:rsid w:val="007B6C7E"/>
    <w:rsid w:val="007C65EE"/>
    <w:rsid w:val="007D20B2"/>
    <w:rsid w:val="007D59B8"/>
    <w:rsid w:val="008021EE"/>
    <w:rsid w:val="00807BE9"/>
    <w:rsid w:val="0081673A"/>
    <w:rsid w:val="008257AB"/>
    <w:rsid w:val="00831315"/>
    <w:rsid w:val="008406CC"/>
    <w:rsid w:val="008459C6"/>
    <w:rsid w:val="008566BD"/>
    <w:rsid w:val="00881D28"/>
    <w:rsid w:val="00887F35"/>
    <w:rsid w:val="008D539A"/>
    <w:rsid w:val="00921391"/>
    <w:rsid w:val="00927B26"/>
    <w:rsid w:val="009300B9"/>
    <w:rsid w:val="009348E2"/>
    <w:rsid w:val="00950888"/>
    <w:rsid w:val="00951200"/>
    <w:rsid w:val="00962E90"/>
    <w:rsid w:val="0098233C"/>
    <w:rsid w:val="009B42AD"/>
    <w:rsid w:val="009C328C"/>
    <w:rsid w:val="009F2FA8"/>
    <w:rsid w:val="009F78B7"/>
    <w:rsid w:val="00A01A86"/>
    <w:rsid w:val="00A17D90"/>
    <w:rsid w:val="00A20FFE"/>
    <w:rsid w:val="00A35F68"/>
    <w:rsid w:val="00A40FBE"/>
    <w:rsid w:val="00A521FC"/>
    <w:rsid w:val="00A60E4A"/>
    <w:rsid w:val="00A65745"/>
    <w:rsid w:val="00A70DC6"/>
    <w:rsid w:val="00A71C3C"/>
    <w:rsid w:val="00A850B3"/>
    <w:rsid w:val="00A866F0"/>
    <w:rsid w:val="00A978E3"/>
    <w:rsid w:val="00AA7E20"/>
    <w:rsid w:val="00AB13B1"/>
    <w:rsid w:val="00AB16E4"/>
    <w:rsid w:val="00AB5DAC"/>
    <w:rsid w:val="00AB6461"/>
    <w:rsid w:val="00AC2294"/>
    <w:rsid w:val="00AC5D0F"/>
    <w:rsid w:val="00AC75FB"/>
    <w:rsid w:val="00AE3028"/>
    <w:rsid w:val="00AF22DB"/>
    <w:rsid w:val="00AF77D1"/>
    <w:rsid w:val="00B010DA"/>
    <w:rsid w:val="00B10556"/>
    <w:rsid w:val="00B33F71"/>
    <w:rsid w:val="00B44807"/>
    <w:rsid w:val="00B45947"/>
    <w:rsid w:val="00B71C3B"/>
    <w:rsid w:val="00B80716"/>
    <w:rsid w:val="00B912C4"/>
    <w:rsid w:val="00BA4ED4"/>
    <w:rsid w:val="00BB12B8"/>
    <w:rsid w:val="00BC22FC"/>
    <w:rsid w:val="00BD430C"/>
    <w:rsid w:val="00BE7007"/>
    <w:rsid w:val="00C23A13"/>
    <w:rsid w:val="00C550B2"/>
    <w:rsid w:val="00C754D3"/>
    <w:rsid w:val="00C86EE4"/>
    <w:rsid w:val="00C926A0"/>
    <w:rsid w:val="00CA79C3"/>
    <w:rsid w:val="00CC1E74"/>
    <w:rsid w:val="00CC50D3"/>
    <w:rsid w:val="00CD0BFB"/>
    <w:rsid w:val="00CE1FC8"/>
    <w:rsid w:val="00D233B1"/>
    <w:rsid w:val="00D30844"/>
    <w:rsid w:val="00D323D1"/>
    <w:rsid w:val="00D362A9"/>
    <w:rsid w:val="00D469CA"/>
    <w:rsid w:val="00D60BF6"/>
    <w:rsid w:val="00D71185"/>
    <w:rsid w:val="00D74765"/>
    <w:rsid w:val="00D8337A"/>
    <w:rsid w:val="00D84CA3"/>
    <w:rsid w:val="00D96871"/>
    <w:rsid w:val="00DD27EF"/>
    <w:rsid w:val="00DD3AB3"/>
    <w:rsid w:val="00DF3386"/>
    <w:rsid w:val="00E13AE8"/>
    <w:rsid w:val="00E14521"/>
    <w:rsid w:val="00E477DB"/>
    <w:rsid w:val="00E537B5"/>
    <w:rsid w:val="00E554E2"/>
    <w:rsid w:val="00E56750"/>
    <w:rsid w:val="00E65900"/>
    <w:rsid w:val="00E678AD"/>
    <w:rsid w:val="00E719AA"/>
    <w:rsid w:val="00E82A02"/>
    <w:rsid w:val="00E97442"/>
    <w:rsid w:val="00EC6BDA"/>
    <w:rsid w:val="00EF00A0"/>
    <w:rsid w:val="00EF4393"/>
    <w:rsid w:val="00EF43BF"/>
    <w:rsid w:val="00F05EA4"/>
    <w:rsid w:val="00F07AC1"/>
    <w:rsid w:val="00F254E4"/>
    <w:rsid w:val="00F53065"/>
    <w:rsid w:val="00F56C8C"/>
    <w:rsid w:val="00F57892"/>
    <w:rsid w:val="00F6368B"/>
    <w:rsid w:val="00F82BF2"/>
    <w:rsid w:val="00F87EFC"/>
    <w:rsid w:val="00F93003"/>
    <w:rsid w:val="00FA4678"/>
    <w:rsid w:val="00FA4986"/>
    <w:rsid w:val="00FC5B2D"/>
    <w:rsid w:val="00FD5C76"/>
    <w:rsid w:val="00FF1A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F35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A39"/>
    <w:pPr>
      <w:spacing w:before="120" w:after="120"/>
    </w:pPr>
    <w:rPr>
      <w:rFonts w:ascii="Arial" w:eastAsia="Times New Roman" w:hAnsi="Arial" w:cs="Times New Roman"/>
      <w:szCs w:val="20"/>
    </w:rPr>
  </w:style>
  <w:style w:type="paragraph" w:styleId="Heading1">
    <w:name w:val="heading 1"/>
    <w:basedOn w:val="Normal"/>
    <w:next w:val="Normal"/>
    <w:link w:val="Heading1Char"/>
    <w:autoRedefine/>
    <w:qFormat/>
    <w:rsid w:val="003B0A39"/>
    <w:pPr>
      <w:keepNext/>
      <w:numPr>
        <w:numId w:val="1"/>
      </w:numPr>
      <w:pBdr>
        <w:bottom w:val="single" w:sz="4" w:space="1" w:color="000000"/>
      </w:pBdr>
      <w:tabs>
        <w:tab w:val="left" w:pos="540"/>
      </w:tabs>
      <w:spacing w:before="100" w:after="0"/>
      <w:jc w:val="right"/>
      <w:outlineLvl w:val="0"/>
    </w:pPr>
    <w:rPr>
      <w:rFonts w:ascii="Arial Narrow" w:eastAsiaTheme="majorEastAsia" w:hAnsi="Arial Narrow" w:cstheme="majorBidi"/>
      <w:b/>
      <w:kern w:val="2"/>
      <w:sz w:val="48"/>
    </w:rPr>
  </w:style>
  <w:style w:type="paragraph" w:styleId="Heading2">
    <w:name w:val="heading 2"/>
    <w:basedOn w:val="Normal"/>
    <w:next w:val="Normal"/>
    <w:link w:val="Heading2Char"/>
    <w:autoRedefine/>
    <w:qFormat/>
    <w:rsid w:val="00640369"/>
    <w:pPr>
      <w:keepNext/>
      <w:keepLines/>
      <w:pageBreakBefore/>
      <w:numPr>
        <w:ilvl w:val="1"/>
        <w:numId w:val="2"/>
      </w:numPr>
      <w:pBdr>
        <w:bottom w:val="single" w:sz="4" w:space="1" w:color="000000"/>
      </w:pBdr>
      <w:jc w:val="both"/>
      <w:outlineLvl w:val="1"/>
    </w:pPr>
    <w:rPr>
      <w:rFonts w:ascii="Arial Narrow" w:eastAsiaTheme="majorEastAsia" w:hAnsi="Arial Narrow" w:cstheme="majorBidi"/>
      <w:b/>
      <w:sz w:val="36"/>
      <w:szCs w:val="36"/>
    </w:rPr>
  </w:style>
  <w:style w:type="paragraph" w:styleId="Heading3">
    <w:name w:val="heading 3"/>
    <w:basedOn w:val="Normal"/>
    <w:next w:val="Normal"/>
    <w:link w:val="Heading3Char"/>
    <w:autoRedefine/>
    <w:qFormat/>
    <w:rsid w:val="003B0A39"/>
    <w:pPr>
      <w:keepNext/>
      <w:widowControl w:val="0"/>
      <w:numPr>
        <w:ilvl w:val="2"/>
        <w:numId w:val="1"/>
      </w:numPr>
      <w:spacing w:before="240" w:after="60"/>
      <w:outlineLvl w:val="2"/>
    </w:pPr>
    <w:rPr>
      <w:rFonts w:ascii="Arial Narrow" w:eastAsiaTheme="majorEastAsia" w:hAnsi="Arial Narrow" w:cstheme="majorBidi"/>
      <w:b/>
      <w:sz w:val="32"/>
      <w:szCs w:val="32"/>
    </w:rPr>
  </w:style>
  <w:style w:type="paragraph" w:styleId="Heading4">
    <w:name w:val="heading 4"/>
    <w:basedOn w:val="Normal"/>
    <w:next w:val="Normal"/>
    <w:link w:val="Heading4Char"/>
    <w:autoRedefine/>
    <w:qFormat/>
    <w:rsid w:val="00F87EFC"/>
    <w:pPr>
      <w:keepNext/>
      <w:numPr>
        <w:ilvl w:val="3"/>
        <w:numId w:val="2"/>
      </w:numPr>
      <w:spacing w:before="240"/>
      <w:outlineLvl w:val="3"/>
    </w:pPr>
    <w:rPr>
      <w:rFonts w:ascii="Arial Narrow" w:eastAsiaTheme="majorEastAsia" w:hAnsi="Arial Narrow" w:cstheme="majorBidi"/>
      <w:b/>
      <w:sz w:val="28"/>
      <w:szCs w:val="28"/>
    </w:rPr>
  </w:style>
  <w:style w:type="paragraph" w:styleId="Heading5">
    <w:name w:val="heading 5"/>
    <w:basedOn w:val="Normal"/>
    <w:next w:val="Normal"/>
    <w:link w:val="Heading5Char"/>
    <w:autoRedefine/>
    <w:qFormat/>
    <w:rsid w:val="00FA4678"/>
    <w:pPr>
      <w:keepNext/>
      <w:numPr>
        <w:ilvl w:val="4"/>
        <w:numId w:val="1"/>
      </w:numPr>
      <w:spacing w:before="240"/>
      <w:outlineLvl w:val="4"/>
    </w:pPr>
    <w:rPr>
      <w:rFonts w:ascii="Arial Narrow" w:eastAsiaTheme="majorEastAsia" w:hAnsi="Arial Narrow" w:cstheme="majorBidi"/>
      <w:b/>
      <w:sz w:val="26"/>
    </w:rPr>
  </w:style>
  <w:style w:type="paragraph" w:styleId="Heading6">
    <w:name w:val="heading 6"/>
    <w:basedOn w:val="Normal"/>
    <w:next w:val="Normal"/>
    <w:link w:val="Heading6Char"/>
    <w:qFormat/>
    <w:rsid w:val="003B0A39"/>
    <w:pPr>
      <w:keepNext/>
      <w:numPr>
        <w:ilvl w:val="5"/>
        <w:numId w:val="1"/>
      </w:numPr>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B0A39"/>
    <w:pPr>
      <w:numPr>
        <w:ilvl w:val="6"/>
        <w:numId w:val="1"/>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BC2A40"/>
    <w:pPr>
      <w:keepNext/>
      <w:numPr>
        <w:ilvl w:val="7"/>
        <w:numId w:val="1"/>
      </w:numPr>
      <w:outlineLvl w:val="7"/>
    </w:pPr>
    <w:rPr>
      <w:rFonts w:ascii="Arial Narrow" w:eastAsiaTheme="majorEastAsia" w:hAnsi="Arial Narrow" w:cstheme="majorBidi"/>
      <w:b/>
      <w:i/>
    </w:rPr>
  </w:style>
  <w:style w:type="paragraph" w:styleId="Heading9">
    <w:name w:val="heading 9"/>
    <w:basedOn w:val="Normal"/>
    <w:next w:val="Normal"/>
    <w:link w:val="Heading9Char"/>
    <w:qFormat/>
    <w:rsid w:val="00BC2A40"/>
    <w:pPr>
      <w:keepNext/>
      <w:numPr>
        <w:ilvl w:val="8"/>
        <w:numId w:val="1"/>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B0A39"/>
    <w:rPr>
      <w:rFonts w:ascii="Arial Narrow" w:eastAsiaTheme="majorEastAsia" w:hAnsi="Arial Narrow" w:cstheme="majorBidi"/>
      <w:b/>
      <w:kern w:val="2"/>
      <w:sz w:val="48"/>
      <w:szCs w:val="20"/>
    </w:rPr>
  </w:style>
  <w:style w:type="character" w:customStyle="1" w:styleId="Heading2Char">
    <w:name w:val="Heading 2 Char"/>
    <w:basedOn w:val="DefaultParagraphFont"/>
    <w:link w:val="Heading2"/>
    <w:qFormat/>
    <w:rsid w:val="00640369"/>
    <w:rPr>
      <w:rFonts w:ascii="Arial Narrow" w:eastAsiaTheme="majorEastAsia" w:hAnsi="Arial Narrow" w:cstheme="majorBidi"/>
      <w:b/>
      <w:sz w:val="36"/>
      <w:szCs w:val="36"/>
    </w:rPr>
  </w:style>
  <w:style w:type="character" w:customStyle="1" w:styleId="Heading3Char">
    <w:name w:val="Heading 3 Char"/>
    <w:basedOn w:val="DefaultParagraphFont"/>
    <w:link w:val="Heading3"/>
    <w:qFormat/>
    <w:rsid w:val="003B0A39"/>
    <w:rPr>
      <w:rFonts w:ascii="Arial Narrow" w:eastAsiaTheme="majorEastAsia" w:hAnsi="Arial Narrow" w:cstheme="majorBidi"/>
      <w:b/>
      <w:sz w:val="32"/>
      <w:szCs w:val="32"/>
    </w:rPr>
  </w:style>
  <w:style w:type="character" w:customStyle="1" w:styleId="Heading4Char">
    <w:name w:val="Heading 4 Char"/>
    <w:basedOn w:val="DefaultParagraphFont"/>
    <w:link w:val="Heading4"/>
    <w:qFormat/>
    <w:rsid w:val="00F87EFC"/>
    <w:rPr>
      <w:rFonts w:ascii="Arial Narrow" w:eastAsiaTheme="majorEastAsia" w:hAnsi="Arial Narrow" w:cstheme="majorBidi"/>
      <w:b/>
      <w:sz w:val="28"/>
      <w:szCs w:val="28"/>
    </w:rPr>
  </w:style>
  <w:style w:type="character" w:customStyle="1" w:styleId="Heading5Char">
    <w:name w:val="Heading 5 Char"/>
    <w:basedOn w:val="DefaultParagraphFont"/>
    <w:link w:val="Heading5"/>
    <w:qFormat/>
    <w:rsid w:val="00FA4678"/>
    <w:rPr>
      <w:rFonts w:ascii="Arial Narrow" w:eastAsiaTheme="majorEastAsia" w:hAnsi="Arial Narrow" w:cstheme="majorBidi"/>
      <w:b/>
      <w:sz w:val="26"/>
      <w:szCs w:val="20"/>
    </w:rPr>
  </w:style>
  <w:style w:type="character" w:customStyle="1" w:styleId="Heading6Char">
    <w:name w:val="Heading 6 Char"/>
    <w:basedOn w:val="DefaultParagraphFont"/>
    <w:link w:val="Heading6"/>
    <w:qFormat/>
    <w:rsid w:val="003B0A39"/>
    <w:rPr>
      <w:rFonts w:ascii="Arial Narrow" w:eastAsiaTheme="majorEastAsia" w:hAnsi="Arial Narrow" w:cstheme="majorBidi"/>
      <w:b/>
      <w:i/>
      <w:sz w:val="26"/>
      <w:szCs w:val="20"/>
    </w:rPr>
  </w:style>
  <w:style w:type="character" w:customStyle="1" w:styleId="Heading7Char">
    <w:name w:val="Heading 7 Char"/>
    <w:basedOn w:val="DefaultParagraphFont"/>
    <w:link w:val="Heading7"/>
    <w:qFormat/>
    <w:rsid w:val="003B0A39"/>
    <w:rPr>
      <w:rFonts w:ascii="Arial Narrow" w:eastAsiaTheme="majorEastAsia" w:hAnsi="Arial Narrow" w:cstheme="majorBidi"/>
      <w:b/>
      <w:i/>
      <w:szCs w:val="20"/>
    </w:rPr>
  </w:style>
  <w:style w:type="character" w:customStyle="1" w:styleId="Heading8Char">
    <w:name w:val="Heading 8 Char"/>
    <w:basedOn w:val="DefaultParagraphFont"/>
    <w:link w:val="Heading8"/>
    <w:qFormat/>
    <w:rsid w:val="00BC2A40"/>
    <w:rPr>
      <w:rFonts w:ascii="Arial Narrow" w:eastAsiaTheme="majorEastAsia" w:hAnsi="Arial Narrow" w:cstheme="majorBidi"/>
      <w:b/>
      <w:i/>
      <w:szCs w:val="20"/>
    </w:rPr>
  </w:style>
  <w:style w:type="character" w:customStyle="1" w:styleId="Heading9Char">
    <w:name w:val="Heading 9 Char"/>
    <w:basedOn w:val="DefaultParagraphFont"/>
    <w:link w:val="Heading9"/>
    <w:qFormat/>
    <w:rsid w:val="00BC2A40"/>
    <w:rPr>
      <w:rFonts w:ascii="Arial Narrow" w:eastAsiaTheme="majorEastAsia" w:hAnsi="Arial Narrow" w:cstheme="majorBidi"/>
      <w:szCs w:val="20"/>
    </w:rPr>
  </w:style>
  <w:style w:type="character" w:customStyle="1" w:styleId="FooterChar">
    <w:name w:val="Footer Char"/>
    <w:basedOn w:val="DefaultParagraphFont"/>
    <w:link w:val="Footer"/>
    <w:qFormat/>
    <w:rsid w:val="003B0A39"/>
    <w:rPr>
      <w:rFonts w:ascii="Arial Narrow" w:eastAsia="Times New Roman" w:hAnsi="Arial Narrow" w:cs="Times New Roman"/>
      <w:sz w:val="18"/>
      <w:szCs w:val="20"/>
    </w:rPr>
  </w:style>
  <w:style w:type="character" w:customStyle="1" w:styleId="HeaderChar">
    <w:name w:val="Header Char"/>
    <w:basedOn w:val="DefaultParagraphFont"/>
    <w:link w:val="Header"/>
    <w:qFormat/>
    <w:rsid w:val="003B0A39"/>
    <w:rPr>
      <w:rFonts w:ascii="Arial Narrow" w:eastAsia="Times New Roman" w:hAnsi="Arial Narrow" w:cs="Times New Roman"/>
      <w:sz w:val="18"/>
      <w:szCs w:val="20"/>
    </w:rPr>
  </w:style>
  <w:style w:type="character" w:customStyle="1" w:styleId="BodyTextChar">
    <w:name w:val="Body Text Char"/>
    <w:basedOn w:val="DefaultParagraphFont"/>
    <w:link w:val="BodyText"/>
    <w:uiPriority w:val="99"/>
    <w:qFormat/>
    <w:rsid w:val="00672331"/>
    <w:rPr>
      <w:rFonts w:ascii="Arial" w:eastAsia="Times New Roman" w:hAnsi="Arial" w:cs="Times New Roman"/>
      <w:szCs w:val="20"/>
    </w:rPr>
  </w:style>
  <w:style w:type="character" w:customStyle="1" w:styleId="InstructionalTextChar">
    <w:name w:val="Instructional Text Char"/>
    <w:basedOn w:val="BodyTextChar"/>
    <w:link w:val="InstructionalText"/>
    <w:qFormat/>
    <w:rsid w:val="003B0A39"/>
    <w:rPr>
      <w:rFonts w:ascii="Arial" w:eastAsia="Times New Roman" w:hAnsi="Arial" w:cs="Times New Roman"/>
      <w:i/>
      <w:color w:val="0000FF"/>
      <w:sz w:val="24"/>
      <w:szCs w:val="20"/>
      <w:lang w:eastAsia="ar-SA"/>
    </w:rPr>
  </w:style>
  <w:style w:type="character" w:customStyle="1" w:styleId="CaptionChar">
    <w:name w:val="Caption Char"/>
    <w:link w:val="Caption"/>
    <w:uiPriority w:val="35"/>
    <w:qFormat/>
    <w:locked/>
    <w:rsid w:val="003B0A39"/>
    <w:rPr>
      <w:rFonts w:ascii="Arial Narrow" w:eastAsia="Times New Roman" w:hAnsi="Arial Narrow" w:cs="Times New Roman"/>
      <w:b/>
      <w:bCs/>
      <w:sz w:val="20"/>
      <w:szCs w:val="20"/>
    </w:rPr>
  </w:style>
  <w:style w:type="character" w:customStyle="1" w:styleId="InternetLink">
    <w:name w:val="Internet Link"/>
    <w:basedOn w:val="DefaultParagraphFont"/>
    <w:uiPriority w:val="99"/>
    <w:unhideWhenUsed/>
    <w:rsid w:val="004B7E95"/>
    <w:rPr>
      <w:rFonts w:ascii="Arial" w:hAnsi="Arial"/>
      <w:color w:val="0000FF" w:themeColor="hyperlink"/>
      <w:sz w:val="24"/>
      <w:u w:val="single"/>
    </w:rPr>
  </w:style>
  <w:style w:type="character" w:customStyle="1" w:styleId="BodyTextBoldChar">
    <w:name w:val="Body Text Bold Char"/>
    <w:basedOn w:val="BodyTextChar"/>
    <w:link w:val="BodyTextBold"/>
    <w:uiPriority w:val="99"/>
    <w:qFormat/>
    <w:locked/>
    <w:rsid w:val="003B0A39"/>
    <w:rPr>
      <w:rFonts w:ascii="Arial" w:eastAsia="Times New Roman" w:hAnsi="Arial" w:cs="Times New Roman"/>
      <w:b/>
      <w:bCs/>
      <w:szCs w:val="20"/>
    </w:rPr>
  </w:style>
  <w:style w:type="character" w:customStyle="1" w:styleId="HeaderRightChar">
    <w:name w:val="Header Right Char"/>
    <w:basedOn w:val="DefaultParagraphFont"/>
    <w:link w:val="HeaderRight"/>
    <w:uiPriority w:val="99"/>
    <w:qFormat/>
    <w:rsid w:val="003B0A39"/>
    <w:rPr>
      <w:rFonts w:ascii="Arial Narrow" w:eastAsia="Times New Roman" w:hAnsi="Arial Narrow" w:cs="Times New Roman"/>
      <w:color w:val="000000" w:themeColor="text1"/>
      <w:sz w:val="18"/>
      <w:szCs w:val="24"/>
    </w:rPr>
  </w:style>
  <w:style w:type="character" w:customStyle="1" w:styleId="Hyperlink10">
    <w:name w:val="Hyperlink 10"/>
    <w:basedOn w:val="InternetLink"/>
    <w:uiPriority w:val="99"/>
    <w:qFormat/>
    <w:rsid w:val="003B0A39"/>
    <w:rPr>
      <w:rFonts w:ascii="Arial" w:hAnsi="Arial" w:cs="Arial"/>
      <w:color w:val="0000FF"/>
      <w:sz w:val="20"/>
      <w:szCs w:val="22"/>
      <w:u w:val="single"/>
    </w:rPr>
  </w:style>
  <w:style w:type="character" w:customStyle="1" w:styleId="SignatureTextChar">
    <w:name w:val="Signature Text Char"/>
    <w:basedOn w:val="DefaultParagraphFont"/>
    <w:link w:val="SignatureText"/>
    <w:qFormat/>
    <w:rsid w:val="003B0A39"/>
    <w:rPr>
      <w:rFonts w:ascii="Arial" w:eastAsia="Times New Roman" w:hAnsi="Arial" w:cs="Times New Roman"/>
      <w:sz w:val="20"/>
      <w:szCs w:val="20"/>
    </w:rPr>
  </w:style>
  <w:style w:type="character" w:customStyle="1" w:styleId="TableText10Char">
    <w:name w:val="Table Text 10 Char"/>
    <w:basedOn w:val="DefaultParagraphFont"/>
    <w:link w:val="TableText10"/>
    <w:qFormat/>
    <w:locked/>
    <w:rsid w:val="003B0A39"/>
    <w:rPr>
      <w:rFonts w:ascii="Arial" w:eastAsia="Times New Roman" w:hAnsi="Arial" w:cs="Times New Roman"/>
      <w:sz w:val="20"/>
      <w:szCs w:val="20"/>
    </w:rPr>
  </w:style>
  <w:style w:type="character" w:customStyle="1" w:styleId="TableText10HeaderCenterChar">
    <w:name w:val="Table Text 10 Header Center Char"/>
    <w:basedOn w:val="DefaultParagraphFont"/>
    <w:link w:val="TableText10HeaderCenter"/>
    <w:uiPriority w:val="99"/>
    <w:qFormat/>
    <w:locked/>
    <w:rsid w:val="003B0A39"/>
    <w:rPr>
      <w:rFonts w:ascii="Arial" w:eastAsia="Times New Roman" w:hAnsi="Arial" w:cs="Times New Roman"/>
      <w:b/>
      <w:color w:val="FFFFFF" w:themeColor="background1"/>
      <w:sz w:val="20"/>
      <w:szCs w:val="24"/>
    </w:rPr>
  </w:style>
  <w:style w:type="character" w:customStyle="1" w:styleId="TableText10ItalicChar">
    <w:name w:val="Table Text 10 Italic Char"/>
    <w:basedOn w:val="TableText10Char"/>
    <w:link w:val="TableText10Italic"/>
    <w:uiPriority w:val="99"/>
    <w:qFormat/>
    <w:locked/>
    <w:rsid w:val="003B0A39"/>
    <w:rPr>
      <w:rFonts w:ascii="Arial" w:eastAsia="Times New Roman" w:hAnsi="Arial" w:cs="Times New Roman"/>
      <w:i/>
      <w:iCs/>
      <w:sz w:val="20"/>
      <w:szCs w:val="20"/>
    </w:rPr>
  </w:style>
  <w:style w:type="character" w:customStyle="1" w:styleId="CoverTextChar">
    <w:name w:val="Cover Text Char"/>
    <w:basedOn w:val="DefaultParagraphFont"/>
    <w:link w:val="CoverText"/>
    <w:qFormat/>
    <w:rsid w:val="003B0A39"/>
    <w:rPr>
      <w:rFonts w:ascii="Arial Narrow" w:eastAsia="Times New Roman" w:hAnsi="Arial Narrow" w:cs="Times New Roman"/>
      <w:b/>
      <w:bCs/>
      <w:sz w:val="32"/>
      <w:szCs w:val="20"/>
    </w:rPr>
  </w:style>
  <w:style w:type="character" w:customStyle="1" w:styleId="CoverTextDateChar">
    <w:name w:val="Cover Text Date Char"/>
    <w:basedOn w:val="CoverTextChar"/>
    <w:link w:val="CoverTextDate"/>
    <w:qFormat/>
    <w:rsid w:val="003B0A39"/>
    <w:rPr>
      <w:rFonts w:ascii="Arial Narrow" w:eastAsia="Times New Roman" w:hAnsi="Arial Narrow" w:cs="Times New Roman"/>
      <w:b/>
      <w:bCs/>
      <w:sz w:val="32"/>
      <w:szCs w:val="20"/>
    </w:rPr>
  </w:style>
  <w:style w:type="character" w:customStyle="1" w:styleId="BalloonTextChar">
    <w:name w:val="Balloon Text Char"/>
    <w:basedOn w:val="DefaultParagraphFont"/>
    <w:link w:val="BalloonText"/>
    <w:uiPriority w:val="99"/>
    <w:semiHidden/>
    <w:qFormat/>
    <w:rsid w:val="003B0A39"/>
    <w:rPr>
      <w:rFonts w:ascii="Tahoma" w:eastAsia="Times New Roman" w:hAnsi="Tahoma" w:cs="Tahoma"/>
      <w:sz w:val="16"/>
      <w:szCs w:val="16"/>
    </w:rPr>
  </w:style>
  <w:style w:type="character" w:customStyle="1" w:styleId="BodyText10Char">
    <w:name w:val="Body Text 10 Char"/>
    <w:basedOn w:val="DefaultParagraphFont"/>
    <w:link w:val="BodyText10"/>
    <w:uiPriority w:val="99"/>
    <w:qFormat/>
    <w:locked/>
    <w:rsid w:val="003B0A39"/>
    <w:rPr>
      <w:rFonts w:ascii="Arial" w:eastAsia="Times New Roman" w:hAnsi="Arial" w:cs="Times New Roman"/>
      <w:sz w:val="20"/>
      <w:szCs w:val="24"/>
    </w:rPr>
  </w:style>
  <w:style w:type="character" w:customStyle="1" w:styleId="BodyText10BoldCharChar">
    <w:name w:val="Body Text 10 Bold Char Char"/>
    <w:basedOn w:val="DefaultParagraphFont"/>
    <w:link w:val="BodyText10Bold"/>
    <w:uiPriority w:val="99"/>
    <w:qFormat/>
    <w:locked/>
    <w:rsid w:val="003B0A39"/>
    <w:rPr>
      <w:rFonts w:ascii="Arial" w:eastAsia="Times New Roman" w:hAnsi="Arial" w:cs="Times New Roman"/>
      <w:b/>
      <w:bCs/>
      <w:sz w:val="20"/>
      <w:szCs w:val="24"/>
    </w:rPr>
  </w:style>
  <w:style w:type="character" w:customStyle="1" w:styleId="BodyText10BoldCenterChar">
    <w:name w:val="Body Text 10 Bold Center Char"/>
    <w:basedOn w:val="BodyTextChar"/>
    <w:link w:val="BodyText10BoldCenter"/>
    <w:uiPriority w:val="99"/>
    <w:qFormat/>
    <w:rsid w:val="003B0A39"/>
    <w:rPr>
      <w:rFonts w:ascii="Arial" w:eastAsia="Times New Roman" w:hAnsi="Arial" w:cs="Times New Roman"/>
      <w:b/>
      <w:bCs/>
      <w:szCs w:val="24"/>
    </w:rPr>
  </w:style>
  <w:style w:type="character" w:customStyle="1" w:styleId="BodyText10BulletChar">
    <w:name w:val="Body Text 10 Bullet Char"/>
    <w:basedOn w:val="DefaultParagraphFont"/>
    <w:link w:val="BodyText10Bullet"/>
    <w:uiPriority w:val="99"/>
    <w:qFormat/>
    <w:locked/>
    <w:rsid w:val="003B0A39"/>
    <w:rPr>
      <w:rFonts w:ascii="Arial" w:eastAsia="Times New Roman" w:hAnsi="Arial" w:cs="Times New Roman"/>
      <w:sz w:val="20"/>
      <w:szCs w:val="24"/>
    </w:rPr>
  </w:style>
  <w:style w:type="character" w:customStyle="1" w:styleId="BodyText10CapsChar">
    <w:name w:val="Body Text 10 Caps Char"/>
    <w:basedOn w:val="BodyText10Char"/>
    <w:link w:val="BodyText10Caps"/>
    <w:qFormat/>
    <w:rsid w:val="003B0A39"/>
    <w:rPr>
      <w:rFonts w:ascii="Arial" w:eastAsia="Times New Roman" w:hAnsi="Arial" w:cs="Times New Roman"/>
      <w:caps/>
      <w:sz w:val="20"/>
      <w:szCs w:val="24"/>
    </w:rPr>
  </w:style>
  <w:style w:type="character" w:customStyle="1" w:styleId="BodyText10CenterChar">
    <w:name w:val="Body Text 10 Center Char"/>
    <w:basedOn w:val="DefaultParagraphFont"/>
    <w:link w:val="BodyText10Center"/>
    <w:uiPriority w:val="99"/>
    <w:qFormat/>
    <w:locked/>
    <w:rsid w:val="003B0A39"/>
    <w:rPr>
      <w:rFonts w:ascii="Arial" w:eastAsia="Times New Roman" w:hAnsi="Arial" w:cs="Times New Roman"/>
      <w:sz w:val="20"/>
      <w:szCs w:val="24"/>
    </w:rPr>
  </w:style>
  <w:style w:type="character" w:customStyle="1" w:styleId="BodyText10GlossaryChar">
    <w:name w:val="Body Text 10 Glossary Char"/>
    <w:basedOn w:val="BodyText10Char"/>
    <w:link w:val="BodyText10Glossary"/>
    <w:qFormat/>
    <w:rsid w:val="003B0A39"/>
    <w:rPr>
      <w:rFonts w:ascii="Arial" w:eastAsia="Times New Roman" w:hAnsi="Arial" w:cs="Times New Roman"/>
      <w:sz w:val="20"/>
      <w:szCs w:val="24"/>
    </w:rPr>
  </w:style>
  <w:style w:type="character" w:customStyle="1" w:styleId="BodyText10ItalicChar">
    <w:name w:val="Body Text 10 Italic Char"/>
    <w:basedOn w:val="BodyText10Char"/>
    <w:link w:val="BodyText10Italic"/>
    <w:qFormat/>
    <w:rsid w:val="003B0A39"/>
    <w:rPr>
      <w:rFonts w:ascii="Arial" w:eastAsia="Times New Roman" w:hAnsi="Arial" w:cs="Times New Roman"/>
      <w:i/>
      <w:sz w:val="20"/>
      <w:szCs w:val="24"/>
    </w:rPr>
  </w:style>
  <w:style w:type="character" w:customStyle="1" w:styleId="BodyText10NumberCharChar">
    <w:name w:val="Body Text 10 Number Char Char"/>
    <w:basedOn w:val="BodyTextChar"/>
    <w:link w:val="BodyText10Number"/>
    <w:uiPriority w:val="99"/>
    <w:qFormat/>
    <w:locked/>
    <w:rsid w:val="00DE5592"/>
    <w:rPr>
      <w:rFonts w:ascii="Arial" w:eastAsia="Times New Roman" w:hAnsi="Arial" w:cs="Times New Roman"/>
      <w:sz w:val="20"/>
      <w:szCs w:val="24"/>
    </w:rPr>
  </w:style>
  <w:style w:type="character" w:customStyle="1" w:styleId="BodyText10UnderlineChar">
    <w:name w:val="Body Text 10 Underline Char"/>
    <w:basedOn w:val="DefaultParagraphFont"/>
    <w:link w:val="BodyText10Underline"/>
    <w:uiPriority w:val="99"/>
    <w:qFormat/>
    <w:locked/>
    <w:rsid w:val="003B0A39"/>
    <w:rPr>
      <w:rFonts w:ascii="Arial" w:eastAsia="Times New Roman" w:hAnsi="Arial" w:cs="Times New Roman"/>
      <w:sz w:val="20"/>
      <w:szCs w:val="24"/>
      <w:u w:val="single"/>
    </w:rPr>
  </w:style>
  <w:style w:type="character" w:customStyle="1" w:styleId="BodyTextBulletChar">
    <w:name w:val="Body Text Bullet Char"/>
    <w:basedOn w:val="DefaultParagraphFont"/>
    <w:link w:val="BodyTextBullet"/>
    <w:uiPriority w:val="99"/>
    <w:qFormat/>
    <w:locked/>
    <w:rsid w:val="003B0A39"/>
    <w:rPr>
      <w:rFonts w:ascii="Arial" w:eastAsia="Times New Roman" w:hAnsi="Arial" w:cs="Times New Roman"/>
      <w:szCs w:val="20"/>
    </w:rPr>
  </w:style>
  <w:style w:type="character" w:customStyle="1" w:styleId="BodyTextBulletLevel2Char">
    <w:name w:val="Body Text Bullet Level 2 Char"/>
    <w:basedOn w:val="BodyTextBulletChar"/>
    <w:link w:val="BodyTextBulletLevel2"/>
    <w:uiPriority w:val="99"/>
    <w:qFormat/>
    <w:locked/>
    <w:rsid w:val="003B0A39"/>
    <w:rPr>
      <w:rFonts w:ascii="Arial" w:eastAsia="Times New Roman" w:hAnsi="Arial" w:cs="Times New Roman"/>
      <w:szCs w:val="20"/>
      <w:lang w:eastAsia="ar-SA"/>
    </w:rPr>
  </w:style>
  <w:style w:type="character" w:customStyle="1" w:styleId="BODYTEXTCAPSChar">
    <w:name w:val="BODY TEXT CAPS Char"/>
    <w:basedOn w:val="BodyTextChar"/>
    <w:link w:val="BODYTEXTCAPS"/>
    <w:uiPriority w:val="99"/>
    <w:qFormat/>
    <w:locked/>
    <w:rsid w:val="003B0A39"/>
    <w:rPr>
      <w:rFonts w:ascii="Arial" w:eastAsia="Times New Roman" w:hAnsi="Arial" w:cs="Times New Roman"/>
      <w:caps/>
      <w:szCs w:val="20"/>
    </w:rPr>
  </w:style>
  <w:style w:type="character" w:customStyle="1" w:styleId="BodyTextCenterChar">
    <w:name w:val="Body Text Center Char"/>
    <w:basedOn w:val="DefaultParagraphFont"/>
    <w:link w:val="BodyTextCenter"/>
    <w:uiPriority w:val="99"/>
    <w:qFormat/>
    <w:locked/>
    <w:rsid w:val="004B7E95"/>
    <w:rPr>
      <w:rFonts w:ascii="Arial" w:eastAsia="Times New Roman" w:hAnsi="Arial" w:cs="Times New Roman"/>
      <w:szCs w:val="20"/>
    </w:rPr>
  </w:style>
  <w:style w:type="character" w:customStyle="1" w:styleId="BodyTextCenterNoSpaceChar">
    <w:name w:val="Body Text Center No Space Char"/>
    <w:basedOn w:val="DefaultParagraphFont"/>
    <w:link w:val="BodyTextCenterNoSpace"/>
    <w:uiPriority w:val="99"/>
    <w:qFormat/>
    <w:locked/>
    <w:rsid w:val="004B7E95"/>
    <w:rPr>
      <w:rFonts w:ascii="Arial" w:eastAsia="Times New Roman" w:hAnsi="Arial" w:cs="Times New Roman"/>
      <w:bCs/>
      <w:szCs w:val="20"/>
    </w:rPr>
  </w:style>
  <w:style w:type="character" w:customStyle="1" w:styleId="BodyTextGlossaryChar">
    <w:name w:val="Body Text Glossary Char"/>
    <w:basedOn w:val="BodyTextChar"/>
    <w:link w:val="BodyTextGlossary"/>
    <w:qFormat/>
    <w:rsid w:val="003B0A39"/>
    <w:rPr>
      <w:rFonts w:ascii="Arial" w:eastAsia="Times New Roman" w:hAnsi="Arial" w:cs="Times New Roman"/>
      <w:szCs w:val="20"/>
    </w:rPr>
  </w:style>
  <w:style w:type="character" w:customStyle="1" w:styleId="BodyTextIndentChar">
    <w:name w:val="Body Text Indent Char"/>
    <w:basedOn w:val="DefaultParagraphFont"/>
    <w:link w:val="BodyTextIndent"/>
    <w:qFormat/>
    <w:rsid w:val="003B0A39"/>
    <w:rPr>
      <w:rFonts w:ascii="Arial" w:eastAsia="Times New Roman" w:hAnsi="Arial" w:cs="Times New Roman"/>
      <w:szCs w:val="20"/>
    </w:rPr>
  </w:style>
  <w:style w:type="character" w:customStyle="1" w:styleId="BodyTextItalicChar">
    <w:name w:val="Body Text Italic Char"/>
    <w:basedOn w:val="DefaultParagraphFont"/>
    <w:link w:val="BodyTextItalic"/>
    <w:uiPriority w:val="99"/>
    <w:qFormat/>
    <w:locked/>
    <w:rsid w:val="003B0A39"/>
    <w:rPr>
      <w:rFonts w:ascii="Arial" w:eastAsia="Times New Roman" w:hAnsi="Arial" w:cs="Times New Roman"/>
      <w:i/>
      <w:szCs w:val="20"/>
    </w:rPr>
  </w:style>
  <w:style w:type="character" w:customStyle="1" w:styleId="BodyTextNoSpaceChar">
    <w:name w:val="Body Text No Space Char"/>
    <w:basedOn w:val="BodyTextCenterNoSpaceChar"/>
    <w:link w:val="BodyTextNoSpace"/>
    <w:qFormat/>
    <w:rsid w:val="00672331"/>
    <w:rPr>
      <w:rFonts w:ascii="Arial" w:eastAsia="Times New Roman" w:hAnsi="Arial" w:cs="Times New Roman"/>
      <w:bCs/>
      <w:szCs w:val="20"/>
    </w:rPr>
  </w:style>
  <w:style w:type="character" w:customStyle="1" w:styleId="BodyTextNumberChar">
    <w:name w:val="Body Text Number Char"/>
    <w:basedOn w:val="DefaultParagraphFont"/>
    <w:link w:val="BodyTextNumber"/>
    <w:uiPriority w:val="99"/>
    <w:qFormat/>
    <w:locked/>
    <w:rsid w:val="003B0A39"/>
    <w:rPr>
      <w:rFonts w:ascii="Arial" w:eastAsia="Times New Roman" w:hAnsi="Arial" w:cs="Times New Roman"/>
      <w:szCs w:val="24"/>
    </w:rPr>
  </w:style>
  <w:style w:type="character" w:customStyle="1" w:styleId="BodyTextNumberLetterLevel2Char">
    <w:name w:val="Body Text Number Letter Level 2 Char"/>
    <w:basedOn w:val="BodyTextNumberChar"/>
    <w:link w:val="BodyTextNumberLetterLevel2"/>
    <w:uiPriority w:val="99"/>
    <w:qFormat/>
    <w:locked/>
    <w:rsid w:val="003B0A39"/>
    <w:rPr>
      <w:rFonts w:ascii="Arial" w:eastAsia="Times New Roman" w:hAnsi="Arial" w:cs="Times New Roman"/>
      <w:szCs w:val="24"/>
    </w:rPr>
  </w:style>
  <w:style w:type="character" w:customStyle="1" w:styleId="BodyTextNumberStepResultsNotesChar">
    <w:name w:val="Body Text Number Step Results/Notes Char"/>
    <w:basedOn w:val="DefaultParagraphFont"/>
    <w:link w:val="BodyTextNumberStepResultsNotes"/>
    <w:uiPriority w:val="99"/>
    <w:qFormat/>
    <w:locked/>
    <w:rsid w:val="003B0A39"/>
    <w:rPr>
      <w:rFonts w:ascii="Arial" w:eastAsia="Times New Roman" w:hAnsi="Arial" w:cs="Times New Roman"/>
      <w:szCs w:val="20"/>
    </w:rPr>
  </w:style>
  <w:style w:type="character" w:customStyle="1" w:styleId="BodyTextNumberLetterLevel2StepResultsNotesChar">
    <w:name w:val="Body Text Number Letter Level 2 Step Results/Notes Char"/>
    <w:basedOn w:val="BodyTextNumberStepResultsNotesChar"/>
    <w:link w:val="BodyTextNumberLetterLevel2StepResultsNotes"/>
    <w:qFormat/>
    <w:rsid w:val="003B0A39"/>
    <w:rPr>
      <w:rFonts w:ascii="Arial" w:eastAsia="Times New Roman" w:hAnsi="Arial" w:cs="Times New Roman"/>
      <w:szCs w:val="20"/>
    </w:rPr>
  </w:style>
  <w:style w:type="character" w:customStyle="1" w:styleId="BodyTextNumberStepResultsNotesBulletChar">
    <w:name w:val="Body Text Number Step Results/Notes Bullet Char"/>
    <w:basedOn w:val="BodyTextNumberStepResultsNotesChar"/>
    <w:link w:val="BodyTextNumberStepResultsNotesBullet"/>
    <w:qFormat/>
    <w:rsid w:val="003B0A39"/>
    <w:rPr>
      <w:rFonts w:ascii="Arial" w:eastAsia="Times New Roman" w:hAnsi="Arial" w:cs="Times New Roman"/>
      <w:szCs w:val="20"/>
    </w:rPr>
  </w:style>
  <w:style w:type="character" w:customStyle="1" w:styleId="BodyTextRightChar">
    <w:name w:val="Body Text Right Char"/>
    <w:basedOn w:val="BodyTextChar"/>
    <w:link w:val="BodyTextRight"/>
    <w:qFormat/>
    <w:rsid w:val="003B0A39"/>
    <w:rPr>
      <w:rFonts w:ascii="Arial" w:eastAsia="Times New Roman" w:hAnsi="Arial" w:cs="Times New Roman"/>
      <w:szCs w:val="24"/>
    </w:rPr>
  </w:style>
  <w:style w:type="character" w:customStyle="1" w:styleId="BodyTextUnderlineChar">
    <w:name w:val="Body Text Underline Char"/>
    <w:basedOn w:val="BodyTextChar"/>
    <w:link w:val="BodyTextUnderline"/>
    <w:uiPriority w:val="99"/>
    <w:qFormat/>
    <w:locked/>
    <w:rsid w:val="003B0A39"/>
    <w:rPr>
      <w:rFonts w:ascii="Arial" w:eastAsia="Times New Roman" w:hAnsi="Arial" w:cs="Times New Roman"/>
      <w:szCs w:val="20"/>
      <w:u w:val="single"/>
    </w:rPr>
  </w:style>
  <w:style w:type="character" w:styleId="CommentReference">
    <w:name w:val="annotation reference"/>
    <w:basedOn w:val="DefaultParagraphFont"/>
    <w:uiPriority w:val="99"/>
    <w:qFormat/>
    <w:rsid w:val="003B0A39"/>
    <w:rPr>
      <w:sz w:val="16"/>
      <w:szCs w:val="16"/>
    </w:rPr>
  </w:style>
  <w:style w:type="character" w:customStyle="1" w:styleId="CommentTextChar">
    <w:name w:val="Comment Text Char"/>
    <w:basedOn w:val="DefaultParagraphFont"/>
    <w:link w:val="CommentText"/>
    <w:uiPriority w:val="99"/>
    <w:qFormat/>
    <w:rsid w:val="003B0A39"/>
    <w:rPr>
      <w:rFonts w:ascii="Arial" w:eastAsia="Times New Roman" w:hAnsi="Arial" w:cs="Times New Roman"/>
      <w:sz w:val="20"/>
      <w:szCs w:val="20"/>
    </w:rPr>
  </w:style>
  <w:style w:type="character" w:customStyle="1" w:styleId="CommentSubjectChar">
    <w:name w:val="Comment Subject Char"/>
    <w:basedOn w:val="CommentTextChar"/>
    <w:link w:val="CommentSubject"/>
    <w:qFormat/>
    <w:rsid w:val="003B0A39"/>
    <w:rPr>
      <w:rFonts w:ascii="Arial" w:eastAsia="Times New Roman" w:hAnsi="Arial" w:cs="Times New Roman"/>
      <w:b/>
      <w:bCs/>
      <w:sz w:val="20"/>
      <w:szCs w:val="20"/>
    </w:rPr>
  </w:style>
  <w:style w:type="character" w:customStyle="1" w:styleId="CoverProgramNameChar">
    <w:name w:val="Cover Program Name Char"/>
    <w:basedOn w:val="DefaultParagraphFont"/>
    <w:link w:val="CoverProgramName"/>
    <w:qFormat/>
    <w:rsid w:val="003B0A39"/>
    <w:rPr>
      <w:rFonts w:ascii="Arial Narrow" w:eastAsia="Times New Roman" w:hAnsi="Arial Narrow" w:cs="Times New Roman"/>
      <w:b/>
      <w:color w:val="000000" w:themeColor="text1"/>
      <w:sz w:val="40"/>
      <w:szCs w:val="20"/>
    </w:rPr>
  </w:style>
  <w:style w:type="character" w:customStyle="1" w:styleId="CoverClassificationChar">
    <w:name w:val="Cover Classification Char"/>
    <w:basedOn w:val="CoverProgramNameChar"/>
    <w:link w:val="CoverClassification"/>
    <w:qFormat/>
    <w:rsid w:val="003B0A39"/>
    <w:rPr>
      <w:rFonts w:ascii="Arial Narrow" w:eastAsia="Times New Roman" w:hAnsi="Arial Narrow" w:cs="Times New Roman"/>
      <w:b/>
      <w:color w:val="000000" w:themeColor="text1"/>
      <w:sz w:val="32"/>
      <w:szCs w:val="20"/>
    </w:rPr>
  </w:style>
  <w:style w:type="character" w:customStyle="1" w:styleId="EndnoteCharacters">
    <w:name w:val="Endnote Characters"/>
    <w:basedOn w:val="DefaultParagraphFont"/>
    <w:qFormat/>
    <w:rsid w:val="003B0A39"/>
    <w:rPr>
      <w:vertAlign w:val="superscript"/>
    </w:rPr>
  </w:style>
  <w:style w:type="character" w:customStyle="1" w:styleId="EndnoteAnchor">
    <w:name w:val="Endnote Anchor"/>
    <w:rPr>
      <w:vertAlign w:val="superscript"/>
    </w:rPr>
  </w:style>
  <w:style w:type="character" w:customStyle="1" w:styleId="EndnoteTextChar">
    <w:name w:val="Endnote Text Char"/>
    <w:basedOn w:val="DefaultParagraphFont"/>
    <w:link w:val="EndnoteText"/>
    <w:qFormat/>
    <w:rsid w:val="003B0A39"/>
    <w:rPr>
      <w:rFonts w:ascii="Arial" w:eastAsia="Times New Roman" w:hAnsi="Arial" w:cs="Times New Roman"/>
      <w:sz w:val="20"/>
      <w:szCs w:val="20"/>
    </w:rPr>
  </w:style>
  <w:style w:type="character" w:styleId="FollowedHyperlink">
    <w:name w:val="FollowedHyperlink"/>
    <w:basedOn w:val="DefaultParagraphFont"/>
    <w:qFormat/>
    <w:rsid w:val="003B0A39"/>
    <w:rPr>
      <w:color w:val="800080" w:themeColor="followedHyperlink"/>
      <w:u w:val="single"/>
    </w:rPr>
  </w:style>
  <w:style w:type="character" w:customStyle="1" w:styleId="FooterRightChar">
    <w:name w:val="Footer Right Char"/>
    <w:basedOn w:val="DefaultParagraphFont"/>
    <w:link w:val="FooterRight"/>
    <w:qFormat/>
    <w:rsid w:val="003B0A39"/>
    <w:rPr>
      <w:rFonts w:ascii="Arial" w:eastAsia="Times New Roman" w:hAnsi="Arial" w:cs="Times New Roman"/>
      <w:sz w:val="18"/>
      <w:szCs w:val="20"/>
    </w:rPr>
  </w:style>
  <w:style w:type="character" w:customStyle="1" w:styleId="FootnoteCharacters">
    <w:name w:val="Footnote Characters"/>
    <w:basedOn w:val="DefaultParagraphFont"/>
    <w:qFormat/>
    <w:rsid w:val="003B0A39"/>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qFormat/>
    <w:rsid w:val="003B0A39"/>
    <w:rPr>
      <w:rFonts w:ascii="Arial" w:eastAsia="Times New Roman" w:hAnsi="Arial" w:cs="Times New Roman"/>
      <w:sz w:val="18"/>
      <w:szCs w:val="20"/>
    </w:rPr>
  </w:style>
  <w:style w:type="character" w:customStyle="1" w:styleId="HeaderRightBoldChar">
    <w:name w:val="Header Right Bold Char"/>
    <w:basedOn w:val="HeaderRightChar"/>
    <w:link w:val="HeaderRightBold"/>
    <w:qFormat/>
    <w:rsid w:val="003B0A39"/>
    <w:rPr>
      <w:rFonts w:ascii="Arial Narrow" w:eastAsia="Times New Roman" w:hAnsi="Arial Narrow" w:cs="Times New Roman"/>
      <w:b/>
      <w:color w:val="000000" w:themeColor="text1"/>
      <w:sz w:val="18"/>
      <w:szCs w:val="24"/>
    </w:rPr>
  </w:style>
  <w:style w:type="character" w:customStyle="1" w:styleId="InstructionalTextUnderlineChar">
    <w:name w:val="Instructional Text Underline Char"/>
    <w:basedOn w:val="InstructionalTextChar"/>
    <w:link w:val="InstructionalTextUnderline"/>
    <w:qFormat/>
    <w:rsid w:val="003B0A39"/>
    <w:rPr>
      <w:rFonts w:ascii="Arial" w:eastAsia="Times New Roman" w:hAnsi="Arial" w:cs="Times New Roman"/>
      <w:i/>
      <w:iCs/>
      <w:color w:val="0000FF"/>
      <w:sz w:val="24"/>
      <w:szCs w:val="20"/>
      <w:u w:val="single"/>
      <w:lang w:eastAsia="ar-SA"/>
    </w:rPr>
  </w:style>
  <w:style w:type="character" w:customStyle="1" w:styleId="TableText10BoldChar">
    <w:name w:val="Table Text 10 Bold Char"/>
    <w:basedOn w:val="TableText10Char"/>
    <w:link w:val="TableText10Bold"/>
    <w:uiPriority w:val="99"/>
    <w:qFormat/>
    <w:locked/>
    <w:rsid w:val="003B0A39"/>
    <w:rPr>
      <w:rFonts w:ascii="Arial" w:eastAsia="Times New Roman" w:hAnsi="Arial" w:cs="Times New Roman"/>
      <w:b/>
      <w:sz w:val="20"/>
      <w:szCs w:val="20"/>
    </w:rPr>
  </w:style>
  <w:style w:type="character" w:customStyle="1" w:styleId="TableText10BulletChar">
    <w:name w:val="Table Text 10 Bullet Char"/>
    <w:basedOn w:val="DefaultParagraphFont"/>
    <w:link w:val="TableText10Bullet"/>
    <w:uiPriority w:val="99"/>
    <w:qFormat/>
    <w:locked/>
    <w:rsid w:val="003B0A39"/>
    <w:rPr>
      <w:rFonts w:ascii="Arial" w:eastAsia="Times New Roman" w:hAnsi="Arial" w:cs="Times New Roman"/>
      <w:sz w:val="20"/>
      <w:szCs w:val="20"/>
    </w:rPr>
  </w:style>
  <w:style w:type="character" w:customStyle="1" w:styleId="TableText10CenterChar">
    <w:name w:val="Table Text 10 Center Char"/>
    <w:basedOn w:val="TableText10Char"/>
    <w:link w:val="TableText10Center"/>
    <w:uiPriority w:val="99"/>
    <w:qFormat/>
    <w:locked/>
    <w:rsid w:val="003B0A39"/>
    <w:rPr>
      <w:rFonts w:ascii="Arial" w:eastAsia="Times New Roman" w:hAnsi="Arial" w:cs="Times New Roman"/>
      <w:sz w:val="20"/>
      <w:szCs w:val="20"/>
    </w:rPr>
  </w:style>
  <w:style w:type="character" w:customStyle="1" w:styleId="TableText10GlossaryChar">
    <w:name w:val="Table Text 10 Glossary Char"/>
    <w:basedOn w:val="TableText10Char"/>
    <w:link w:val="TableText10Glossary"/>
    <w:qFormat/>
    <w:rsid w:val="003B0A39"/>
    <w:rPr>
      <w:rFonts w:ascii="Arial" w:eastAsia="Times New Roman" w:hAnsi="Arial" w:cs="Times New Roman"/>
      <w:sz w:val="20"/>
      <w:szCs w:val="20"/>
    </w:rPr>
  </w:style>
  <w:style w:type="character" w:customStyle="1" w:styleId="TableText10HeaderLeftChar">
    <w:name w:val="Table Text 10 Header Left Char"/>
    <w:basedOn w:val="DefaultParagraphFont"/>
    <w:link w:val="TableText10HeaderLeft"/>
    <w:uiPriority w:val="99"/>
    <w:qFormat/>
    <w:rsid w:val="003B0A39"/>
    <w:rPr>
      <w:rFonts w:ascii="Arial" w:eastAsia="Times New Roman" w:hAnsi="Arial" w:cs="Times New Roman"/>
      <w:b/>
      <w:sz w:val="20"/>
      <w:szCs w:val="20"/>
    </w:rPr>
  </w:style>
  <w:style w:type="character" w:customStyle="1" w:styleId="TableText10IndentChar">
    <w:name w:val="Table Text 10 Indent Char"/>
    <w:basedOn w:val="TableText10Char"/>
    <w:link w:val="TableText10Indent"/>
    <w:uiPriority w:val="99"/>
    <w:qFormat/>
    <w:locked/>
    <w:rsid w:val="003B0A39"/>
    <w:rPr>
      <w:rFonts w:ascii="Arial" w:eastAsia="Times New Roman" w:hAnsi="Arial" w:cs="Times New Roman"/>
      <w:sz w:val="20"/>
      <w:szCs w:val="20"/>
    </w:rPr>
  </w:style>
  <w:style w:type="character" w:customStyle="1" w:styleId="TableText10NoSpaceChar">
    <w:name w:val="Table Text 10 No Space Char"/>
    <w:basedOn w:val="DefaultParagraphFont"/>
    <w:link w:val="TableText10NoSpace"/>
    <w:uiPriority w:val="99"/>
    <w:qFormat/>
    <w:locked/>
    <w:rsid w:val="003B0A39"/>
    <w:rPr>
      <w:rFonts w:ascii="Arial" w:eastAsia="Times New Roman" w:hAnsi="Arial" w:cs="Times New Roman"/>
      <w:sz w:val="20"/>
      <w:szCs w:val="24"/>
    </w:rPr>
  </w:style>
  <w:style w:type="character" w:customStyle="1" w:styleId="TableText10NumberChar">
    <w:name w:val="Table Text 10 Number Char"/>
    <w:basedOn w:val="DefaultParagraphFont"/>
    <w:link w:val="TableText10Number"/>
    <w:uiPriority w:val="99"/>
    <w:qFormat/>
    <w:locked/>
    <w:rsid w:val="003B0A39"/>
    <w:rPr>
      <w:rFonts w:ascii="Arial" w:eastAsia="Times New Roman" w:hAnsi="Arial" w:cs="Times New Roman"/>
      <w:sz w:val="20"/>
      <w:szCs w:val="24"/>
    </w:rPr>
  </w:style>
  <w:style w:type="character" w:customStyle="1" w:styleId="TableText10NumberStepResultsNotesChar">
    <w:name w:val="Table Text 10 Number Step Results/Notes Char"/>
    <w:basedOn w:val="DefaultParagraphFont"/>
    <w:link w:val="TableText10NumberStepResultsNotes"/>
    <w:uiPriority w:val="99"/>
    <w:qFormat/>
    <w:locked/>
    <w:rsid w:val="003B0A39"/>
    <w:rPr>
      <w:rFonts w:ascii="Arial" w:eastAsia="Times New Roman" w:hAnsi="Arial" w:cs="Times New Roman"/>
      <w:sz w:val="20"/>
      <w:szCs w:val="20"/>
    </w:rPr>
  </w:style>
  <w:style w:type="character" w:customStyle="1" w:styleId="TableText10RightChar">
    <w:name w:val="Table Text 10 Right Char"/>
    <w:basedOn w:val="TableText10Char"/>
    <w:link w:val="TableText10Right"/>
    <w:uiPriority w:val="99"/>
    <w:qFormat/>
    <w:locked/>
    <w:rsid w:val="003B0A39"/>
    <w:rPr>
      <w:rFonts w:ascii="Arial" w:eastAsia="Times New Roman" w:hAnsi="Arial" w:cs="Times New Roman"/>
      <w:sz w:val="20"/>
      <w:szCs w:val="20"/>
    </w:rPr>
  </w:style>
  <w:style w:type="character" w:customStyle="1" w:styleId="TableText8Char">
    <w:name w:val="Table Text 8 Char"/>
    <w:basedOn w:val="DefaultParagraphFont"/>
    <w:link w:val="TableText8"/>
    <w:uiPriority w:val="99"/>
    <w:qFormat/>
    <w:locked/>
    <w:rsid w:val="003B0A39"/>
    <w:rPr>
      <w:rFonts w:ascii="Arial" w:eastAsia="Times New Roman" w:hAnsi="Arial" w:cs="Times New Roman"/>
      <w:sz w:val="16"/>
      <w:szCs w:val="24"/>
    </w:rPr>
  </w:style>
  <w:style w:type="character" w:customStyle="1" w:styleId="TableText8BoldChar">
    <w:name w:val="Table Text 8 Bold Char"/>
    <w:basedOn w:val="DefaultParagraphFont"/>
    <w:link w:val="TableText8Bold"/>
    <w:uiPriority w:val="99"/>
    <w:qFormat/>
    <w:locked/>
    <w:rsid w:val="003B0A39"/>
    <w:rPr>
      <w:rFonts w:ascii="Arial" w:eastAsia="Times New Roman" w:hAnsi="Arial" w:cs="Times New Roman"/>
      <w:b/>
      <w:sz w:val="16"/>
      <w:szCs w:val="24"/>
    </w:rPr>
  </w:style>
  <w:style w:type="character" w:customStyle="1" w:styleId="TableText8BulletChar">
    <w:name w:val="Table Text 8 Bullet Char"/>
    <w:basedOn w:val="DefaultParagraphFont"/>
    <w:link w:val="TableText8Bullet"/>
    <w:uiPriority w:val="99"/>
    <w:qFormat/>
    <w:locked/>
    <w:rsid w:val="003B0A39"/>
    <w:rPr>
      <w:rFonts w:ascii="Arial" w:eastAsia="Times New Roman" w:hAnsi="Arial" w:cs="Times New Roman"/>
      <w:sz w:val="16"/>
      <w:szCs w:val="24"/>
    </w:rPr>
  </w:style>
  <w:style w:type="character" w:customStyle="1" w:styleId="TableText8GlossaryChar">
    <w:name w:val="Table Text 8 Glossary Char"/>
    <w:basedOn w:val="TableText10Char"/>
    <w:link w:val="TableText8Glossary"/>
    <w:qFormat/>
    <w:rsid w:val="003B0A39"/>
    <w:rPr>
      <w:rFonts w:ascii="Arial" w:eastAsia="Times New Roman" w:hAnsi="Arial" w:cs="Times New Roman"/>
      <w:sz w:val="16"/>
      <w:szCs w:val="24"/>
    </w:rPr>
  </w:style>
  <w:style w:type="character" w:customStyle="1" w:styleId="TableText8ItalicChar">
    <w:name w:val="Table Text 8 Italic Char"/>
    <w:basedOn w:val="TableText8Char"/>
    <w:link w:val="TableText8Italic"/>
    <w:uiPriority w:val="99"/>
    <w:qFormat/>
    <w:locked/>
    <w:rsid w:val="003B0A39"/>
    <w:rPr>
      <w:rFonts w:ascii="Arial" w:eastAsia="Times New Roman" w:hAnsi="Arial" w:cs="Times New Roman"/>
      <w:i/>
      <w:sz w:val="16"/>
      <w:szCs w:val="24"/>
    </w:rPr>
  </w:style>
  <w:style w:type="character" w:customStyle="1" w:styleId="TableText8NumberChar">
    <w:name w:val="Table Text 8 Number Char"/>
    <w:basedOn w:val="DefaultParagraphFont"/>
    <w:link w:val="TableText8Number"/>
    <w:uiPriority w:val="99"/>
    <w:qFormat/>
    <w:locked/>
    <w:rsid w:val="003B0A39"/>
    <w:rPr>
      <w:rFonts w:ascii="Arial" w:eastAsia="Times New Roman" w:hAnsi="Arial" w:cs="Times New Roman"/>
      <w:sz w:val="16"/>
      <w:szCs w:val="24"/>
    </w:rPr>
  </w:style>
  <w:style w:type="character" w:customStyle="1" w:styleId="ListLabel1">
    <w:name w:val="ListLabel 1"/>
    <w:qFormat/>
    <w:rPr>
      <w:b/>
      <w:i w:val="0"/>
      <w:sz w:val="48"/>
      <w:u w:val="none"/>
    </w:rPr>
  </w:style>
  <w:style w:type="character" w:customStyle="1" w:styleId="ListLabel2">
    <w:name w:val="ListLabel 2"/>
    <w:qFormat/>
    <w:rPr>
      <w:b/>
      <w:i w:val="0"/>
      <w:sz w:val="36"/>
    </w:rPr>
  </w:style>
  <w:style w:type="character" w:customStyle="1" w:styleId="ListLabel3">
    <w:name w:val="ListLabel 3"/>
    <w:qFormat/>
    <w:rPr>
      <w:b/>
      <w:i w:val="0"/>
      <w:sz w:val="32"/>
    </w:rPr>
  </w:style>
  <w:style w:type="character" w:customStyle="1" w:styleId="ListLabel4">
    <w:name w:val="ListLabel 4"/>
    <w:qFormat/>
    <w:rPr>
      <w:b/>
      <w:i w:val="0"/>
      <w:sz w:val="28"/>
    </w:rPr>
  </w:style>
  <w:style w:type="character" w:customStyle="1" w:styleId="ListLabel5">
    <w:name w:val="ListLabel 5"/>
    <w:qFormat/>
    <w:rPr>
      <w:b/>
      <w:i w:val="0"/>
      <w:sz w:val="24"/>
      <w:szCs w:val="24"/>
    </w:rPr>
  </w:style>
  <w:style w:type="character" w:customStyle="1" w:styleId="ListLabel6">
    <w:name w:val="ListLabel 6"/>
    <w:qFormat/>
    <w:rPr>
      <w:b/>
      <w:i/>
      <w:sz w:val="26"/>
      <w:szCs w:val="26"/>
    </w:rPr>
  </w:style>
  <w:style w:type="character" w:customStyle="1" w:styleId="ListLabel7">
    <w:name w:val="ListLabel 7"/>
    <w:qFormat/>
    <w:rPr>
      <w:b/>
      <w:i/>
      <w:sz w:val="22"/>
    </w:rPr>
  </w:style>
  <w:style w:type="character" w:customStyle="1" w:styleId="ListLabel8">
    <w:name w:val="ListLabel 8"/>
    <w:qFormat/>
    <w:rPr>
      <w:b/>
      <w:i w:val="0"/>
      <w:sz w:val="22"/>
    </w:rPr>
  </w:style>
  <w:style w:type="character" w:customStyle="1" w:styleId="ListLabel9">
    <w:name w:val="ListLabel 9"/>
    <w:qFormat/>
    <w:rPr>
      <w:b w:val="0"/>
      <w:i/>
      <w:sz w:val="22"/>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rPr>
  </w:style>
  <w:style w:type="character" w:customStyle="1" w:styleId="ListLabel47">
    <w:name w:val="ListLabel 47"/>
    <w:qFormat/>
    <w:rPr>
      <w:rFonts w:cs="Times New Roman"/>
    </w:rPr>
  </w:style>
  <w:style w:type="character" w:customStyle="1" w:styleId="ListLabel48">
    <w:name w:val="ListLabel 48"/>
    <w:qFormat/>
    <w:rPr>
      <w:rFonts w:cs="Times New Roman"/>
    </w:rPr>
  </w:style>
  <w:style w:type="character" w:customStyle="1" w:styleId="ListLabel49">
    <w:name w:val="ListLabel 49"/>
    <w:qFormat/>
    <w:rPr>
      <w:rFonts w:cs="Times New Roman"/>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rPr>
  </w:style>
  <w:style w:type="character" w:customStyle="1" w:styleId="ListLabel56">
    <w:name w:val="ListLabel 56"/>
    <w:qFormat/>
    <w:rPr>
      <w:rFonts w:cs="Times New Roman"/>
    </w:rPr>
  </w:style>
  <w:style w:type="character" w:customStyle="1" w:styleId="ListLabel57">
    <w:name w:val="ListLabel 57"/>
    <w:qFormat/>
    <w:rPr>
      <w:rFonts w:cs="Times New Roman"/>
    </w:rPr>
  </w:style>
  <w:style w:type="character" w:customStyle="1" w:styleId="ListLabel58">
    <w:name w:val="ListLabel 58"/>
    <w:qFormat/>
    <w:rPr>
      <w:rFonts w:cs="Arial"/>
      <w:b/>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Times New Roman"/>
    </w:rPr>
  </w:style>
  <w:style w:type="character" w:customStyle="1" w:styleId="ListLabel68">
    <w:name w:val="ListLabel 68"/>
    <w:qFormat/>
    <w:rPr>
      <w:rFonts w:cs="Times New Roman"/>
    </w:rPr>
  </w:style>
  <w:style w:type="character" w:customStyle="1" w:styleId="ListLabel69">
    <w:name w:val="ListLabel 69"/>
    <w:qFormat/>
    <w:rPr>
      <w:rFonts w:cs="Times New Roman"/>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rPr>
  </w:style>
  <w:style w:type="character" w:customStyle="1" w:styleId="ListLabel79">
    <w:name w:val="ListLabel 79"/>
    <w:qFormat/>
    <w:rPr>
      <w:rFonts w:cs="Times New Roman"/>
    </w:rPr>
  </w:style>
  <w:style w:type="character" w:customStyle="1" w:styleId="ListLabel80">
    <w:name w:val="ListLabel 80"/>
    <w:qFormat/>
    <w:rPr>
      <w:rFonts w:cs="Times New Roman"/>
    </w:rPr>
  </w:style>
  <w:style w:type="character" w:customStyle="1" w:styleId="ListLabel81">
    <w:name w:val="ListLabel 81"/>
    <w:qFormat/>
    <w:rPr>
      <w:rFonts w:cs="Times New Roman"/>
    </w:rPr>
  </w:style>
  <w:style w:type="character" w:customStyle="1" w:styleId="ListLabel82">
    <w:name w:val="ListLabel 82"/>
    <w:qFormat/>
    <w:rPr>
      <w:rFonts w:cs="Times New Roman"/>
    </w:rPr>
  </w:style>
  <w:style w:type="character" w:customStyle="1" w:styleId="ListLabel83">
    <w:name w:val="ListLabel 83"/>
    <w:qFormat/>
    <w:rPr>
      <w:rFonts w:cs="Times New Roman"/>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cs="Times New Roman"/>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b w:val="0"/>
      <w:i w:val="0"/>
      <w:sz w:val="20"/>
    </w:rPr>
  </w:style>
  <w:style w:type="character" w:customStyle="1" w:styleId="ListLabel95">
    <w:name w:val="ListLabel 95"/>
    <w:qFormat/>
    <w:rPr>
      <w:rFonts w:cs="Arial"/>
      <w:b w:val="0"/>
      <w:i w:val="0"/>
      <w:sz w:val="20"/>
    </w:rPr>
  </w:style>
  <w:style w:type="character" w:customStyle="1" w:styleId="ListLabel96">
    <w:name w:val="ListLabel 96"/>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97">
    <w:name w:val="ListLabel 97"/>
    <w:qFormat/>
    <w:rPr>
      <w:rFonts w:cs="Times New Roman"/>
      <w:b/>
      <w:i w:val="0"/>
      <w:sz w:val="24"/>
      <w:szCs w:val="24"/>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Arial"/>
      <w:b w:val="0"/>
      <w:i w:val="0"/>
      <w:sz w:val="22"/>
      <w:szCs w:val="22"/>
    </w:rPr>
  </w:style>
  <w:style w:type="character" w:customStyle="1" w:styleId="ListLabel105">
    <w:name w:val="ListLabel 105"/>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106">
    <w:name w:val="ListLabel 106"/>
    <w:qFormat/>
    <w:rPr>
      <w:rFonts w:cs="Times New Roman"/>
      <w:b/>
      <w:i w:val="0"/>
      <w:sz w:val="24"/>
      <w:szCs w:val="24"/>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cs="Times New Roman"/>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b/>
      <w:i w:val="0"/>
      <w:sz w:val="48"/>
      <w:u w:val="none"/>
    </w:rPr>
  </w:style>
  <w:style w:type="character" w:customStyle="1" w:styleId="ListLabel126">
    <w:name w:val="ListLabel 126"/>
    <w:qFormat/>
    <w:rPr>
      <w:b/>
      <w:i w:val="0"/>
      <w:sz w:val="36"/>
    </w:rPr>
  </w:style>
  <w:style w:type="character" w:customStyle="1" w:styleId="ListLabel127">
    <w:name w:val="ListLabel 127"/>
    <w:qFormat/>
    <w:rPr>
      <w:b/>
      <w:i w:val="0"/>
      <w:sz w:val="32"/>
    </w:rPr>
  </w:style>
  <w:style w:type="character" w:customStyle="1" w:styleId="ListLabel128">
    <w:name w:val="ListLabel 128"/>
    <w:qFormat/>
    <w:rPr>
      <w:b/>
      <w:i w:val="0"/>
      <w:sz w:val="28"/>
    </w:rPr>
  </w:style>
  <w:style w:type="character" w:customStyle="1" w:styleId="ListLabel129">
    <w:name w:val="ListLabel 129"/>
    <w:qFormat/>
    <w:rPr>
      <w:b/>
      <w:i w:val="0"/>
      <w:sz w:val="24"/>
      <w:szCs w:val="24"/>
    </w:rPr>
  </w:style>
  <w:style w:type="character" w:customStyle="1" w:styleId="ListLabel130">
    <w:name w:val="ListLabel 130"/>
    <w:qFormat/>
    <w:rPr>
      <w:b/>
      <w:i/>
      <w:sz w:val="26"/>
      <w:szCs w:val="26"/>
    </w:rPr>
  </w:style>
  <w:style w:type="character" w:customStyle="1" w:styleId="ListLabel131">
    <w:name w:val="ListLabel 131"/>
    <w:qFormat/>
    <w:rPr>
      <w:b/>
      <w:i/>
      <w:sz w:val="22"/>
    </w:rPr>
  </w:style>
  <w:style w:type="character" w:customStyle="1" w:styleId="ListLabel132">
    <w:name w:val="ListLabel 132"/>
    <w:qFormat/>
    <w:rPr>
      <w:b/>
      <w:i w:val="0"/>
      <w:sz w:val="22"/>
    </w:rPr>
  </w:style>
  <w:style w:type="character" w:customStyle="1" w:styleId="ListLabel133">
    <w:name w:val="ListLabel 133"/>
    <w:qFormat/>
    <w:rPr>
      <w:b w:val="0"/>
      <w:i/>
      <w:sz w:val="22"/>
    </w:rPr>
  </w:style>
  <w:style w:type="character" w:customStyle="1" w:styleId="ListLabel134">
    <w:name w:val="ListLabel 134"/>
    <w:qFormat/>
    <w:rPr>
      <w:b/>
      <w:i w:val="0"/>
      <w:sz w:val="48"/>
      <w:u w:val="none"/>
    </w:rPr>
  </w:style>
  <w:style w:type="character" w:customStyle="1" w:styleId="ListLabel135">
    <w:name w:val="ListLabel 135"/>
    <w:qFormat/>
    <w:rPr>
      <w:b/>
      <w:i w:val="0"/>
      <w:sz w:val="36"/>
    </w:rPr>
  </w:style>
  <w:style w:type="character" w:customStyle="1" w:styleId="ListLabel136">
    <w:name w:val="ListLabel 136"/>
    <w:qFormat/>
    <w:rPr>
      <w:b/>
      <w:i w:val="0"/>
      <w:sz w:val="32"/>
    </w:rPr>
  </w:style>
  <w:style w:type="character" w:customStyle="1" w:styleId="ListLabel137">
    <w:name w:val="ListLabel 137"/>
    <w:qFormat/>
    <w:rPr>
      <w:b/>
      <w:i w:val="0"/>
      <w:sz w:val="28"/>
    </w:rPr>
  </w:style>
  <w:style w:type="character" w:customStyle="1" w:styleId="ListLabel138">
    <w:name w:val="ListLabel 138"/>
    <w:qFormat/>
    <w:rPr>
      <w:b/>
      <w:i w:val="0"/>
      <w:sz w:val="24"/>
      <w:szCs w:val="24"/>
    </w:rPr>
  </w:style>
  <w:style w:type="character" w:customStyle="1" w:styleId="ListLabel139">
    <w:name w:val="ListLabel 139"/>
    <w:qFormat/>
    <w:rPr>
      <w:b/>
      <w:i/>
      <w:sz w:val="26"/>
      <w:szCs w:val="26"/>
    </w:rPr>
  </w:style>
  <w:style w:type="character" w:customStyle="1" w:styleId="ListLabel140">
    <w:name w:val="ListLabel 140"/>
    <w:qFormat/>
    <w:rPr>
      <w:b/>
      <w:i/>
      <w:sz w:val="22"/>
    </w:rPr>
  </w:style>
  <w:style w:type="character" w:customStyle="1" w:styleId="ListLabel141">
    <w:name w:val="ListLabel 141"/>
    <w:qFormat/>
    <w:rPr>
      <w:b/>
      <w:i w:val="0"/>
      <w:sz w:val="22"/>
    </w:rPr>
  </w:style>
  <w:style w:type="character" w:customStyle="1" w:styleId="ListLabel142">
    <w:name w:val="ListLabel 142"/>
    <w:qFormat/>
    <w:rPr>
      <w:b w:val="0"/>
      <w:i/>
      <w:sz w:val="22"/>
    </w:rPr>
  </w:style>
  <w:style w:type="character" w:customStyle="1" w:styleId="ListLabel143">
    <w:name w:val="ListLabel 143"/>
    <w:qFormat/>
    <w:rPr>
      <w:b/>
      <w:i w:val="0"/>
      <w:sz w:val="48"/>
      <w:u w:val="none"/>
    </w:rPr>
  </w:style>
  <w:style w:type="character" w:customStyle="1" w:styleId="ListLabel144">
    <w:name w:val="ListLabel 144"/>
    <w:qFormat/>
    <w:rPr>
      <w:b/>
      <w:i w:val="0"/>
      <w:sz w:val="36"/>
    </w:rPr>
  </w:style>
  <w:style w:type="character" w:customStyle="1" w:styleId="ListLabel145">
    <w:name w:val="ListLabel 145"/>
    <w:qFormat/>
    <w:rPr>
      <w:b/>
      <w:i w:val="0"/>
      <w:sz w:val="32"/>
    </w:rPr>
  </w:style>
  <w:style w:type="character" w:customStyle="1" w:styleId="ListLabel146">
    <w:name w:val="ListLabel 146"/>
    <w:qFormat/>
    <w:rPr>
      <w:b/>
      <w:i w:val="0"/>
      <w:sz w:val="28"/>
    </w:rPr>
  </w:style>
  <w:style w:type="character" w:customStyle="1" w:styleId="ListLabel147">
    <w:name w:val="ListLabel 147"/>
    <w:qFormat/>
    <w:rPr>
      <w:b/>
      <w:i w:val="0"/>
      <w:sz w:val="24"/>
      <w:szCs w:val="24"/>
    </w:rPr>
  </w:style>
  <w:style w:type="character" w:customStyle="1" w:styleId="ListLabel148">
    <w:name w:val="ListLabel 148"/>
    <w:qFormat/>
    <w:rPr>
      <w:b/>
      <w:i/>
      <w:sz w:val="26"/>
      <w:szCs w:val="26"/>
    </w:rPr>
  </w:style>
  <w:style w:type="character" w:customStyle="1" w:styleId="ListLabel149">
    <w:name w:val="ListLabel 149"/>
    <w:qFormat/>
    <w:rPr>
      <w:b/>
      <w:i/>
      <w:sz w:val="22"/>
    </w:rPr>
  </w:style>
  <w:style w:type="character" w:customStyle="1" w:styleId="ListLabel150">
    <w:name w:val="ListLabel 150"/>
    <w:qFormat/>
    <w:rPr>
      <w:b/>
      <w:i w:val="0"/>
      <w:sz w:val="22"/>
    </w:rPr>
  </w:style>
  <w:style w:type="character" w:customStyle="1" w:styleId="ListLabel151">
    <w:name w:val="ListLabel 151"/>
    <w:qFormat/>
    <w:rPr>
      <w:b w:val="0"/>
      <w:i/>
      <w:sz w:val="22"/>
    </w:rPr>
  </w:style>
  <w:style w:type="character" w:customStyle="1" w:styleId="ListLabel152">
    <w:name w:val="ListLabel 152"/>
    <w:qFormat/>
    <w:rPr>
      <w:b/>
      <w:i w:val="0"/>
      <w:sz w:val="48"/>
      <w:u w:val="none"/>
    </w:rPr>
  </w:style>
  <w:style w:type="character" w:customStyle="1" w:styleId="ListLabel153">
    <w:name w:val="ListLabel 153"/>
    <w:qFormat/>
    <w:rPr>
      <w:b/>
      <w:i w:val="0"/>
      <w:sz w:val="36"/>
    </w:rPr>
  </w:style>
  <w:style w:type="character" w:customStyle="1" w:styleId="ListLabel154">
    <w:name w:val="ListLabel 154"/>
    <w:qFormat/>
    <w:rPr>
      <w:b/>
      <w:i w:val="0"/>
      <w:sz w:val="32"/>
    </w:rPr>
  </w:style>
  <w:style w:type="character" w:customStyle="1" w:styleId="ListLabel155">
    <w:name w:val="ListLabel 155"/>
    <w:qFormat/>
    <w:rPr>
      <w:b/>
      <w:i w:val="0"/>
      <w:sz w:val="28"/>
    </w:rPr>
  </w:style>
  <w:style w:type="character" w:customStyle="1" w:styleId="ListLabel156">
    <w:name w:val="ListLabel 156"/>
    <w:qFormat/>
    <w:rPr>
      <w:b/>
      <w:i w:val="0"/>
      <w:sz w:val="24"/>
      <w:szCs w:val="24"/>
    </w:rPr>
  </w:style>
  <w:style w:type="character" w:customStyle="1" w:styleId="ListLabel157">
    <w:name w:val="ListLabel 157"/>
    <w:qFormat/>
    <w:rPr>
      <w:b/>
      <w:i/>
      <w:sz w:val="26"/>
      <w:szCs w:val="26"/>
    </w:rPr>
  </w:style>
  <w:style w:type="character" w:customStyle="1" w:styleId="ListLabel158">
    <w:name w:val="ListLabel 158"/>
    <w:qFormat/>
    <w:rPr>
      <w:b/>
      <w:i/>
      <w:sz w:val="22"/>
    </w:rPr>
  </w:style>
  <w:style w:type="character" w:customStyle="1" w:styleId="ListLabel159">
    <w:name w:val="ListLabel 159"/>
    <w:qFormat/>
    <w:rPr>
      <w:b/>
      <w:i w:val="0"/>
      <w:sz w:val="22"/>
    </w:rPr>
  </w:style>
  <w:style w:type="character" w:customStyle="1" w:styleId="ListLabel160">
    <w:name w:val="ListLabel 160"/>
    <w:qFormat/>
    <w:rPr>
      <w:b w:val="0"/>
      <w:i/>
      <w:sz w:val="22"/>
    </w:rPr>
  </w:style>
  <w:style w:type="character" w:customStyle="1" w:styleId="ListLabel161">
    <w:name w:val="ListLabel 161"/>
    <w:qFormat/>
    <w:rPr>
      <w:b/>
      <w:i w:val="0"/>
      <w:sz w:val="48"/>
      <w:u w:val="none"/>
    </w:rPr>
  </w:style>
  <w:style w:type="character" w:customStyle="1" w:styleId="ListLabel162">
    <w:name w:val="ListLabel 162"/>
    <w:qFormat/>
    <w:rPr>
      <w:b/>
      <w:i w:val="0"/>
      <w:sz w:val="36"/>
    </w:rPr>
  </w:style>
  <w:style w:type="character" w:customStyle="1" w:styleId="ListLabel163">
    <w:name w:val="ListLabel 163"/>
    <w:qFormat/>
    <w:rPr>
      <w:b/>
      <w:i w:val="0"/>
      <w:sz w:val="32"/>
    </w:rPr>
  </w:style>
  <w:style w:type="character" w:customStyle="1" w:styleId="ListLabel164">
    <w:name w:val="ListLabel 164"/>
    <w:qFormat/>
    <w:rPr>
      <w:b/>
      <w:i w:val="0"/>
      <w:sz w:val="28"/>
    </w:rPr>
  </w:style>
  <w:style w:type="character" w:customStyle="1" w:styleId="ListLabel165">
    <w:name w:val="ListLabel 165"/>
    <w:qFormat/>
    <w:rPr>
      <w:b/>
      <w:i w:val="0"/>
      <w:sz w:val="24"/>
      <w:szCs w:val="24"/>
    </w:rPr>
  </w:style>
  <w:style w:type="character" w:customStyle="1" w:styleId="ListLabel166">
    <w:name w:val="ListLabel 166"/>
    <w:qFormat/>
    <w:rPr>
      <w:b/>
      <w:i/>
      <w:sz w:val="26"/>
      <w:szCs w:val="26"/>
    </w:rPr>
  </w:style>
  <w:style w:type="character" w:customStyle="1" w:styleId="ListLabel167">
    <w:name w:val="ListLabel 167"/>
    <w:qFormat/>
    <w:rPr>
      <w:b/>
      <w:i/>
      <w:sz w:val="22"/>
    </w:rPr>
  </w:style>
  <w:style w:type="character" w:customStyle="1" w:styleId="ListLabel168">
    <w:name w:val="ListLabel 168"/>
    <w:qFormat/>
    <w:rPr>
      <w:b/>
      <w:i w:val="0"/>
      <w:sz w:val="22"/>
    </w:rPr>
  </w:style>
  <w:style w:type="character" w:customStyle="1" w:styleId="ListLabel169">
    <w:name w:val="ListLabel 169"/>
    <w:qFormat/>
    <w:rPr>
      <w:b w:val="0"/>
      <w:i/>
      <w:sz w:val="22"/>
    </w:rPr>
  </w:style>
  <w:style w:type="character" w:customStyle="1" w:styleId="ListLabel170">
    <w:name w:val="ListLabel 170"/>
    <w:qFormat/>
    <w:rPr>
      <w:b/>
      <w:i w:val="0"/>
      <w:sz w:val="48"/>
      <w:u w:val="none"/>
    </w:rPr>
  </w:style>
  <w:style w:type="character" w:customStyle="1" w:styleId="ListLabel171">
    <w:name w:val="ListLabel 171"/>
    <w:qFormat/>
    <w:rPr>
      <w:b/>
      <w:i w:val="0"/>
      <w:sz w:val="36"/>
    </w:rPr>
  </w:style>
  <w:style w:type="character" w:customStyle="1" w:styleId="ListLabel172">
    <w:name w:val="ListLabel 172"/>
    <w:qFormat/>
    <w:rPr>
      <w:b/>
      <w:i w:val="0"/>
      <w:sz w:val="32"/>
    </w:rPr>
  </w:style>
  <w:style w:type="character" w:customStyle="1" w:styleId="ListLabel173">
    <w:name w:val="ListLabel 173"/>
    <w:qFormat/>
    <w:rPr>
      <w:b/>
      <w:i w:val="0"/>
      <w:sz w:val="28"/>
    </w:rPr>
  </w:style>
  <w:style w:type="character" w:customStyle="1" w:styleId="ListLabel174">
    <w:name w:val="ListLabel 174"/>
    <w:qFormat/>
    <w:rPr>
      <w:b/>
      <w:i w:val="0"/>
      <w:sz w:val="24"/>
      <w:szCs w:val="24"/>
    </w:rPr>
  </w:style>
  <w:style w:type="character" w:customStyle="1" w:styleId="ListLabel175">
    <w:name w:val="ListLabel 175"/>
    <w:qFormat/>
    <w:rPr>
      <w:b/>
      <w:i/>
      <w:sz w:val="26"/>
      <w:szCs w:val="26"/>
    </w:rPr>
  </w:style>
  <w:style w:type="character" w:customStyle="1" w:styleId="ListLabel176">
    <w:name w:val="ListLabel 176"/>
    <w:qFormat/>
    <w:rPr>
      <w:b/>
      <w:i/>
      <w:sz w:val="22"/>
    </w:rPr>
  </w:style>
  <w:style w:type="character" w:customStyle="1" w:styleId="ListLabel177">
    <w:name w:val="ListLabel 177"/>
    <w:qFormat/>
    <w:rPr>
      <w:b/>
      <w:i w:val="0"/>
      <w:sz w:val="22"/>
    </w:rPr>
  </w:style>
  <w:style w:type="character" w:customStyle="1" w:styleId="ListLabel178">
    <w:name w:val="ListLabel 178"/>
    <w:qFormat/>
    <w:rPr>
      <w:b w:val="0"/>
      <w:i/>
      <w:sz w:val="22"/>
    </w:rPr>
  </w:style>
  <w:style w:type="character" w:customStyle="1" w:styleId="ListLabel179">
    <w:name w:val="ListLabel 179"/>
    <w:qFormat/>
    <w:rPr>
      <w:b/>
      <w:i w:val="0"/>
      <w:sz w:val="48"/>
      <w:u w:val="none"/>
    </w:rPr>
  </w:style>
  <w:style w:type="character" w:customStyle="1" w:styleId="ListLabel180">
    <w:name w:val="ListLabel 180"/>
    <w:qFormat/>
    <w:rPr>
      <w:b/>
      <w:i w:val="0"/>
      <w:sz w:val="36"/>
    </w:rPr>
  </w:style>
  <w:style w:type="character" w:customStyle="1" w:styleId="ListLabel181">
    <w:name w:val="ListLabel 181"/>
    <w:qFormat/>
    <w:rPr>
      <w:b/>
      <w:i w:val="0"/>
      <w:sz w:val="32"/>
    </w:rPr>
  </w:style>
  <w:style w:type="character" w:customStyle="1" w:styleId="ListLabel182">
    <w:name w:val="ListLabel 182"/>
    <w:qFormat/>
    <w:rPr>
      <w:b/>
      <w:i w:val="0"/>
      <w:sz w:val="28"/>
    </w:rPr>
  </w:style>
  <w:style w:type="character" w:customStyle="1" w:styleId="ListLabel183">
    <w:name w:val="ListLabel 183"/>
    <w:qFormat/>
    <w:rPr>
      <w:b/>
      <w:i w:val="0"/>
      <w:sz w:val="24"/>
      <w:szCs w:val="24"/>
    </w:rPr>
  </w:style>
  <w:style w:type="character" w:customStyle="1" w:styleId="ListLabel184">
    <w:name w:val="ListLabel 184"/>
    <w:qFormat/>
    <w:rPr>
      <w:b/>
      <w:i/>
      <w:sz w:val="26"/>
      <w:szCs w:val="26"/>
    </w:rPr>
  </w:style>
  <w:style w:type="character" w:customStyle="1" w:styleId="ListLabel185">
    <w:name w:val="ListLabel 185"/>
    <w:qFormat/>
    <w:rPr>
      <w:b/>
      <w:i/>
      <w:sz w:val="22"/>
    </w:rPr>
  </w:style>
  <w:style w:type="character" w:customStyle="1" w:styleId="ListLabel186">
    <w:name w:val="ListLabel 186"/>
    <w:qFormat/>
    <w:rPr>
      <w:b/>
      <w:i w:val="0"/>
      <w:sz w:val="22"/>
    </w:rPr>
  </w:style>
  <w:style w:type="character" w:customStyle="1" w:styleId="ListLabel187">
    <w:name w:val="ListLabel 187"/>
    <w:qFormat/>
    <w:rPr>
      <w:b w:val="0"/>
      <w:i/>
      <w:sz w:val="22"/>
    </w:rPr>
  </w:style>
  <w:style w:type="character" w:customStyle="1" w:styleId="ListLabel188">
    <w:name w:val="ListLabel 188"/>
    <w:qFormat/>
    <w:rPr>
      <w:b/>
      <w:i w:val="0"/>
      <w:sz w:val="48"/>
      <w:u w:val="none"/>
    </w:rPr>
  </w:style>
  <w:style w:type="character" w:customStyle="1" w:styleId="ListLabel189">
    <w:name w:val="ListLabel 189"/>
    <w:qFormat/>
    <w:rPr>
      <w:b/>
      <w:i w:val="0"/>
      <w:sz w:val="36"/>
    </w:rPr>
  </w:style>
  <w:style w:type="character" w:customStyle="1" w:styleId="ListLabel190">
    <w:name w:val="ListLabel 190"/>
    <w:qFormat/>
    <w:rPr>
      <w:b/>
      <w:i w:val="0"/>
      <w:sz w:val="32"/>
    </w:rPr>
  </w:style>
  <w:style w:type="character" w:customStyle="1" w:styleId="ListLabel191">
    <w:name w:val="ListLabel 191"/>
    <w:qFormat/>
    <w:rPr>
      <w:b/>
      <w:i w:val="0"/>
      <w:sz w:val="28"/>
    </w:rPr>
  </w:style>
  <w:style w:type="character" w:customStyle="1" w:styleId="ListLabel192">
    <w:name w:val="ListLabel 192"/>
    <w:qFormat/>
    <w:rPr>
      <w:b/>
      <w:i w:val="0"/>
      <w:sz w:val="24"/>
      <w:szCs w:val="24"/>
    </w:rPr>
  </w:style>
  <w:style w:type="character" w:customStyle="1" w:styleId="ListLabel193">
    <w:name w:val="ListLabel 193"/>
    <w:qFormat/>
    <w:rPr>
      <w:b/>
      <w:i/>
      <w:sz w:val="26"/>
      <w:szCs w:val="26"/>
    </w:rPr>
  </w:style>
  <w:style w:type="character" w:customStyle="1" w:styleId="ListLabel194">
    <w:name w:val="ListLabel 194"/>
    <w:qFormat/>
    <w:rPr>
      <w:b/>
      <w:i/>
      <w:sz w:val="22"/>
    </w:rPr>
  </w:style>
  <w:style w:type="character" w:customStyle="1" w:styleId="ListLabel195">
    <w:name w:val="ListLabel 195"/>
    <w:qFormat/>
    <w:rPr>
      <w:b/>
      <w:i w:val="0"/>
      <w:sz w:val="22"/>
    </w:rPr>
  </w:style>
  <w:style w:type="character" w:customStyle="1" w:styleId="ListLabel196">
    <w:name w:val="ListLabel 196"/>
    <w:qFormat/>
    <w:rPr>
      <w:b w:val="0"/>
      <w:i/>
      <w:sz w:val="22"/>
    </w:rPr>
  </w:style>
  <w:style w:type="character" w:customStyle="1" w:styleId="ListLabel197">
    <w:name w:val="ListLabel 197"/>
    <w:qFormat/>
    <w:rPr>
      <w:b/>
      <w:i w:val="0"/>
      <w:sz w:val="48"/>
      <w:u w:val="none"/>
    </w:rPr>
  </w:style>
  <w:style w:type="character" w:customStyle="1" w:styleId="ListLabel198">
    <w:name w:val="ListLabel 198"/>
    <w:qFormat/>
    <w:rPr>
      <w:b/>
      <w:i w:val="0"/>
      <w:sz w:val="36"/>
    </w:rPr>
  </w:style>
  <w:style w:type="character" w:customStyle="1" w:styleId="ListLabel199">
    <w:name w:val="ListLabel 199"/>
    <w:qFormat/>
    <w:rPr>
      <w:b/>
      <w:i w:val="0"/>
      <w:sz w:val="32"/>
    </w:rPr>
  </w:style>
  <w:style w:type="character" w:customStyle="1" w:styleId="ListLabel200">
    <w:name w:val="ListLabel 200"/>
    <w:qFormat/>
    <w:rPr>
      <w:b/>
      <w:i w:val="0"/>
      <w:sz w:val="28"/>
    </w:rPr>
  </w:style>
  <w:style w:type="character" w:customStyle="1" w:styleId="ListLabel201">
    <w:name w:val="ListLabel 201"/>
    <w:qFormat/>
    <w:rPr>
      <w:b/>
      <w:i w:val="0"/>
      <w:sz w:val="24"/>
      <w:szCs w:val="24"/>
    </w:rPr>
  </w:style>
  <w:style w:type="character" w:customStyle="1" w:styleId="ListLabel202">
    <w:name w:val="ListLabel 202"/>
    <w:qFormat/>
    <w:rPr>
      <w:b/>
      <w:i/>
      <w:sz w:val="26"/>
      <w:szCs w:val="26"/>
    </w:rPr>
  </w:style>
  <w:style w:type="character" w:customStyle="1" w:styleId="ListLabel203">
    <w:name w:val="ListLabel 203"/>
    <w:qFormat/>
    <w:rPr>
      <w:b/>
      <w:i/>
      <w:sz w:val="22"/>
    </w:rPr>
  </w:style>
  <w:style w:type="character" w:customStyle="1" w:styleId="ListLabel204">
    <w:name w:val="ListLabel 204"/>
    <w:qFormat/>
    <w:rPr>
      <w:b/>
      <w:i w:val="0"/>
      <w:sz w:val="22"/>
    </w:rPr>
  </w:style>
  <w:style w:type="character" w:customStyle="1" w:styleId="ListLabel205">
    <w:name w:val="ListLabel 205"/>
    <w:qFormat/>
    <w:rPr>
      <w:b w:val="0"/>
      <w:i/>
      <w:sz w:val="22"/>
    </w:rPr>
  </w:style>
  <w:style w:type="character" w:customStyle="1" w:styleId="ListLabel206">
    <w:name w:val="ListLabel 206"/>
    <w:qFormat/>
    <w:rPr>
      <w:rFonts w:cs="Courier New"/>
    </w:rPr>
  </w:style>
  <w:style w:type="character" w:customStyle="1" w:styleId="ListLabel207">
    <w:name w:val="ListLabel 207"/>
    <w:qFormat/>
    <w:rPr>
      <w:rFonts w:cs="Courier New"/>
    </w:rPr>
  </w:style>
  <w:style w:type="character" w:customStyle="1" w:styleId="ListLabel208">
    <w:name w:val="ListLabel 208"/>
    <w:qFormat/>
    <w:rPr>
      <w:rFonts w:cs="Courier New"/>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1">
    <w:name w:val="ListLabel 211"/>
    <w:qFormat/>
    <w:rPr>
      <w:rFonts w:cs="Courier New"/>
    </w:rPr>
  </w:style>
  <w:style w:type="character" w:customStyle="1" w:styleId="ListLabel212">
    <w:name w:val="ListLabel 212"/>
    <w:qFormat/>
    <w:rPr>
      <w:b w:val="0"/>
      <w:i w:val="0"/>
      <w:sz w:val="20"/>
    </w:rPr>
  </w:style>
  <w:style w:type="character" w:customStyle="1" w:styleId="ListLabel213">
    <w:name w:val="ListLabel 213"/>
    <w:qFormat/>
    <w:rPr>
      <w:rFonts w:cs="Arial"/>
      <w:b w:val="0"/>
      <w:i w:val="0"/>
      <w:sz w:val="20"/>
    </w:rPr>
  </w:style>
  <w:style w:type="character" w:customStyle="1" w:styleId="ListLabel214">
    <w:name w:val="ListLabel 21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15">
    <w:name w:val="ListLabel 215"/>
    <w:qFormat/>
    <w:rPr>
      <w:rFonts w:cs="Times New Roman"/>
      <w:b/>
      <w:i w:val="0"/>
      <w:sz w:val="24"/>
      <w:szCs w:val="24"/>
    </w:rPr>
  </w:style>
  <w:style w:type="character" w:customStyle="1" w:styleId="ListLabel216">
    <w:name w:val="ListLabel 216"/>
    <w:qFormat/>
    <w:rPr>
      <w:rFonts w:cs="Times New Roman"/>
    </w:rPr>
  </w:style>
  <w:style w:type="character" w:customStyle="1" w:styleId="ListLabel217">
    <w:name w:val="ListLabel 217"/>
    <w:qFormat/>
    <w:rPr>
      <w:rFonts w:cs="Times New Roman"/>
    </w:rPr>
  </w:style>
  <w:style w:type="character" w:customStyle="1" w:styleId="ListLabel218">
    <w:name w:val="ListLabel 218"/>
    <w:qFormat/>
    <w:rPr>
      <w:rFonts w:cs="Times New Roman"/>
    </w:rPr>
  </w:style>
  <w:style w:type="character" w:customStyle="1" w:styleId="ListLabel219">
    <w:name w:val="ListLabel 219"/>
    <w:qFormat/>
    <w:rPr>
      <w:rFonts w:cs="Times New Roman"/>
    </w:rPr>
  </w:style>
  <w:style w:type="character" w:customStyle="1" w:styleId="ListLabel220">
    <w:name w:val="ListLabel 220"/>
    <w:qFormat/>
    <w:rPr>
      <w:rFonts w:cs="Times New Roman"/>
    </w:rPr>
  </w:style>
  <w:style w:type="character" w:customStyle="1" w:styleId="ListLabel221">
    <w:name w:val="ListLabel 221"/>
    <w:qFormat/>
    <w:rPr>
      <w:rFonts w:cs="Times New Roman"/>
    </w:rPr>
  </w:style>
  <w:style w:type="character" w:customStyle="1" w:styleId="ListLabel222">
    <w:name w:val="ListLabel 222"/>
    <w:qFormat/>
    <w:rPr>
      <w:b w:val="0"/>
      <w:i w:val="0"/>
      <w:sz w:val="16"/>
    </w:rPr>
  </w:style>
  <w:style w:type="character" w:customStyle="1" w:styleId="ListLabel223">
    <w:name w:val="ListLabel 223"/>
    <w:qFormat/>
    <w:rPr>
      <w:rFonts w:cs="Times New Roman"/>
      <w:b w:val="0"/>
      <w:i w:val="0"/>
      <w:sz w:val="16"/>
    </w:rPr>
  </w:style>
  <w:style w:type="character" w:customStyle="1" w:styleId="ListLabel224">
    <w:name w:val="ListLabel 22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25">
    <w:name w:val="ListLabel 225"/>
    <w:qFormat/>
    <w:rPr>
      <w:rFonts w:cs="Times New Roman"/>
      <w:b/>
      <w:i w:val="0"/>
      <w:sz w:val="24"/>
      <w:szCs w:val="24"/>
    </w:rPr>
  </w:style>
  <w:style w:type="character" w:customStyle="1" w:styleId="ListLabel226">
    <w:name w:val="ListLabel 226"/>
    <w:qFormat/>
    <w:rPr>
      <w:rFonts w:cs="Times New Roman"/>
    </w:rPr>
  </w:style>
  <w:style w:type="character" w:customStyle="1" w:styleId="ListLabel227">
    <w:name w:val="ListLabel 227"/>
    <w:qFormat/>
    <w:rPr>
      <w:rFonts w:cs="Times New Roman"/>
    </w:rPr>
  </w:style>
  <w:style w:type="character" w:customStyle="1" w:styleId="ListLabel228">
    <w:name w:val="ListLabel 228"/>
    <w:qFormat/>
    <w:rPr>
      <w:rFonts w:cs="Times New Roman"/>
    </w:rPr>
  </w:style>
  <w:style w:type="character" w:customStyle="1" w:styleId="ListLabel229">
    <w:name w:val="ListLabel 229"/>
    <w:qFormat/>
    <w:rPr>
      <w:rFonts w:cs="Times New Roman"/>
    </w:rPr>
  </w:style>
  <w:style w:type="character" w:customStyle="1" w:styleId="ListLabel230">
    <w:name w:val="ListLabel 230"/>
    <w:qFormat/>
    <w:rPr>
      <w:rFonts w:cs="Times New Roman"/>
    </w:rPr>
  </w:style>
  <w:style w:type="character" w:customStyle="1" w:styleId="ListLabel231">
    <w:name w:val="ListLabel 231"/>
    <w:qFormat/>
    <w:rPr>
      <w:rFonts w:cs="Times New Roman"/>
    </w:rPr>
  </w:style>
  <w:style w:type="character" w:customStyle="1" w:styleId="ListLabel232">
    <w:name w:val="ListLabel 232"/>
    <w:qFormat/>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PingFang SC" w:hAnsi="Liberation Sans" w:cs="Arial Unicode MS"/>
      <w:sz w:val="28"/>
      <w:szCs w:val="28"/>
    </w:rPr>
  </w:style>
  <w:style w:type="paragraph" w:styleId="BodyText">
    <w:name w:val="Body Text"/>
    <w:basedOn w:val="Normal"/>
    <w:link w:val="BodyTextChar"/>
    <w:uiPriority w:val="99"/>
    <w:rsid w:val="00672331"/>
  </w:style>
  <w:style w:type="paragraph" w:styleId="List">
    <w:name w:val="List"/>
    <w:basedOn w:val="BodyText"/>
    <w:rPr>
      <w:rFonts w:cs="Arial Unicode MS"/>
    </w:rPr>
  </w:style>
  <w:style w:type="paragraph" w:styleId="Caption">
    <w:name w:val="caption"/>
    <w:basedOn w:val="Normal"/>
    <w:next w:val="Normal"/>
    <w:link w:val="CaptionChar"/>
    <w:uiPriority w:val="35"/>
    <w:qFormat/>
    <w:rsid w:val="003B0A39"/>
    <w:pPr>
      <w:keepNext/>
      <w:spacing w:after="60"/>
    </w:pPr>
    <w:rPr>
      <w:rFonts w:ascii="Arial Narrow" w:hAnsi="Arial Narrow"/>
      <w:b/>
      <w:bCs/>
      <w:sz w:val="20"/>
    </w:rPr>
  </w:style>
  <w:style w:type="paragraph" w:customStyle="1" w:styleId="Index">
    <w:name w:val="Index"/>
    <w:basedOn w:val="Normal"/>
    <w:qFormat/>
    <w:pPr>
      <w:suppressLineNumbers/>
    </w:pPr>
    <w:rPr>
      <w:rFonts w:cs="Arial Unicode MS"/>
    </w:rPr>
  </w:style>
  <w:style w:type="paragraph" w:customStyle="1" w:styleId="InstructionalTextNumber">
    <w:name w:val="Instructional Text Number"/>
    <w:basedOn w:val="Normal"/>
    <w:qFormat/>
    <w:rsid w:val="003B0A39"/>
    <w:pPr>
      <w:spacing w:before="80" w:after="240"/>
    </w:pPr>
    <w:rPr>
      <w:rFonts w:cs="Arial"/>
      <w:i/>
      <w:color w:val="0000FF"/>
      <w:sz w:val="24"/>
      <w:szCs w:val="24"/>
    </w:rPr>
  </w:style>
  <w:style w:type="paragraph" w:customStyle="1" w:styleId="BodyText10ItalicBorders">
    <w:name w:val="Body Text 10 Italic Borders"/>
    <w:basedOn w:val="Footer"/>
    <w:qFormat/>
    <w:rsid w:val="003B0A39"/>
    <w:pPr>
      <w:pBdr>
        <w:bottom w:val="single" w:sz="4" w:space="4" w:color="000000"/>
      </w:pBdr>
      <w:spacing w:before="120" w:after="120"/>
    </w:pPr>
    <w:rPr>
      <w:rFonts w:ascii="Arial" w:hAnsi="Arial" w:cs="Arial"/>
      <w:i/>
      <w:sz w:val="20"/>
    </w:rPr>
  </w:style>
  <w:style w:type="paragraph" w:styleId="Footer">
    <w:name w:val="footer"/>
    <w:basedOn w:val="Normal"/>
    <w:link w:val="FooterChar"/>
    <w:rsid w:val="003B0A39"/>
    <w:pPr>
      <w:pBdr>
        <w:top w:val="single" w:sz="4" w:space="1" w:color="000000"/>
      </w:pBdr>
      <w:tabs>
        <w:tab w:val="center" w:pos="4680"/>
        <w:tab w:val="right" w:pos="9360"/>
      </w:tabs>
      <w:spacing w:before="60" w:after="60"/>
    </w:pPr>
    <w:rPr>
      <w:rFonts w:ascii="Arial Narrow" w:hAnsi="Arial Narrow"/>
      <w:sz w:val="18"/>
    </w:rPr>
  </w:style>
  <w:style w:type="paragraph" w:customStyle="1" w:styleId="BackMatterHeading">
    <w:name w:val="Back Matter Heading"/>
    <w:next w:val="Normal"/>
    <w:autoRedefine/>
    <w:qFormat/>
    <w:rsid w:val="00372C6A"/>
    <w:pPr>
      <w:keepNext/>
      <w:pageBreakBefore/>
      <w:spacing w:after="360"/>
      <w:ind w:left="360"/>
      <w:jc w:val="center"/>
    </w:pPr>
    <w:rPr>
      <w:rFonts w:ascii="Arial Narrow" w:eastAsia="Times New Roman" w:hAnsi="Arial Narrow" w:cs="Times New Roman"/>
      <w:b/>
      <w:color w:val="000000" w:themeColor="text1"/>
      <w:sz w:val="36"/>
      <w:szCs w:val="20"/>
    </w:rPr>
  </w:style>
  <w:style w:type="paragraph" w:customStyle="1" w:styleId="Figure">
    <w:name w:val="Figure"/>
    <w:basedOn w:val="Normal"/>
    <w:next w:val="Normal"/>
    <w:qFormat/>
    <w:rsid w:val="00602E66"/>
    <w:pPr>
      <w:keepNext/>
      <w:keepLines/>
      <w:spacing w:after="0"/>
    </w:pPr>
    <w:rPr>
      <w:sz w:val="24"/>
    </w:rPr>
  </w:style>
  <w:style w:type="paragraph" w:customStyle="1" w:styleId="FrontMatterHeader">
    <w:name w:val="Front Matter Header"/>
    <w:next w:val="Normal"/>
    <w:autoRedefine/>
    <w:qFormat/>
    <w:rsid w:val="003B0A39"/>
    <w:pPr>
      <w:keepNext/>
      <w:spacing w:after="360"/>
      <w:jc w:val="center"/>
      <w:outlineLvl w:val="0"/>
    </w:pPr>
    <w:rPr>
      <w:rFonts w:ascii="Arial Narrow" w:eastAsia="Times New Roman" w:hAnsi="Arial Narrow" w:cs="Times New Roman"/>
      <w:b/>
      <w:sz w:val="36"/>
      <w:szCs w:val="20"/>
    </w:rPr>
  </w:style>
  <w:style w:type="paragraph" w:styleId="Header">
    <w:name w:val="header"/>
    <w:basedOn w:val="Normal"/>
    <w:link w:val="HeaderChar"/>
    <w:unhideWhenUsed/>
    <w:rsid w:val="003B0A39"/>
    <w:pPr>
      <w:pBdr>
        <w:bottom w:val="single" w:sz="4" w:space="1" w:color="000000"/>
      </w:pBdr>
      <w:tabs>
        <w:tab w:val="right" w:pos="9360"/>
      </w:tabs>
      <w:spacing w:after="0"/>
    </w:pPr>
    <w:rPr>
      <w:rFonts w:ascii="Arial Narrow" w:hAnsi="Arial Narrow"/>
      <w:sz w:val="18"/>
    </w:rPr>
  </w:style>
  <w:style w:type="paragraph" w:customStyle="1" w:styleId="InstructionalText">
    <w:name w:val="Instructional Text"/>
    <w:basedOn w:val="BodyText"/>
    <w:next w:val="BodyText"/>
    <w:link w:val="InstructionalTextChar"/>
    <w:qFormat/>
    <w:rsid w:val="003B0A39"/>
    <w:rPr>
      <w:i/>
      <w:color w:val="0000FF"/>
      <w:sz w:val="24"/>
      <w:lang w:eastAsia="ar-SA"/>
    </w:rPr>
  </w:style>
  <w:style w:type="paragraph" w:styleId="TOC1">
    <w:name w:val="toc 1"/>
    <w:basedOn w:val="Normal"/>
    <w:next w:val="Normal"/>
    <w:autoRedefine/>
    <w:uiPriority w:val="39"/>
    <w:rsid w:val="003B0A39"/>
    <w:pPr>
      <w:tabs>
        <w:tab w:val="left" w:pos="360"/>
        <w:tab w:val="right" w:leader="dot" w:pos="9360"/>
      </w:tabs>
      <w:spacing w:before="200"/>
      <w:ind w:left="360" w:hanging="360"/>
    </w:pPr>
    <w:rPr>
      <w:b/>
      <w:sz w:val="24"/>
    </w:rPr>
  </w:style>
  <w:style w:type="paragraph" w:styleId="TOC2">
    <w:name w:val="toc 2"/>
    <w:basedOn w:val="Normal"/>
    <w:next w:val="Normal"/>
    <w:autoRedefine/>
    <w:uiPriority w:val="39"/>
    <w:rsid w:val="003B0A39"/>
    <w:pPr>
      <w:tabs>
        <w:tab w:val="left" w:pos="1080"/>
        <w:tab w:val="right" w:leader="dot" w:pos="9360"/>
      </w:tabs>
      <w:spacing w:after="0"/>
      <w:ind w:left="965" w:hanging="720"/>
    </w:pPr>
    <w:rPr>
      <w:sz w:val="24"/>
    </w:rPr>
  </w:style>
  <w:style w:type="paragraph" w:styleId="TOC3">
    <w:name w:val="toc 3"/>
    <w:basedOn w:val="Normal"/>
    <w:next w:val="Normal"/>
    <w:autoRedefine/>
    <w:uiPriority w:val="39"/>
    <w:rsid w:val="003B0A39"/>
    <w:pPr>
      <w:tabs>
        <w:tab w:val="left" w:pos="1980"/>
        <w:tab w:val="right" w:leader="dot" w:pos="9360"/>
      </w:tabs>
      <w:spacing w:after="0"/>
      <w:ind w:left="1382" w:hanging="907"/>
    </w:pPr>
    <w:rPr>
      <w:sz w:val="24"/>
    </w:rPr>
  </w:style>
  <w:style w:type="paragraph" w:styleId="TableofFigures">
    <w:name w:val="table of figures"/>
    <w:basedOn w:val="TOC1"/>
    <w:next w:val="Normal"/>
    <w:autoRedefine/>
    <w:uiPriority w:val="99"/>
    <w:qFormat/>
    <w:rsid w:val="003B0A39"/>
    <w:rPr>
      <w:b w:val="0"/>
    </w:rPr>
  </w:style>
  <w:style w:type="paragraph" w:customStyle="1" w:styleId="BodyTextBold">
    <w:name w:val="Body Text Bold"/>
    <w:basedOn w:val="BodyText"/>
    <w:next w:val="BodyText"/>
    <w:link w:val="BodyTextBoldChar"/>
    <w:uiPriority w:val="99"/>
    <w:qFormat/>
    <w:rsid w:val="003B0A39"/>
    <w:rPr>
      <w:b/>
      <w:bCs/>
    </w:rPr>
  </w:style>
  <w:style w:type="paragraph" w:customStyle="1" w:styleId="CoverProjectName">
    <w:name w:val="Cover Project Name"/>
    <w:basedOn w:val="Normal"/>
    <w:qFormat/>
    <w:rsid w:val="003B0A39"/>
    <w:pPr>
      <w:pBdr>
        <w:bottom w:val="single" w:sz="4" w:space="1" w:color="000000"/>
      </w:pBdr>
      <w:spacing w:before="2000" w:after="240"/>
      <w:jc w:val="right"/>
    </w:pPr>
    <w:rPr>
      <w:rFonts w:ascii="Arial Narrow" w:hAnsi="Arial Narrow"/>
      <w:b/>
      <w:bCs/>
      <w:color w:val="0070C0"/>
      <w:sz w:val="48"/>
    </w:rPr>
  </w:style>
  <w:style w:type="paragraph" w:customStyle="1" w:styleId="CoverText">
    <w:name w:val="Cover Text"/>
    <w:basedOn w:val="Normal"/>
    <w:link w:val="CoverTextChar"/>
    <w:qFormat/>
    <w:rsid w:val="003B0A39"/>
    <w:pPr>
      <w:jc w:val="right"/>
    </w:pPr>
    <w:rPr>
      <w:rFonts w:ascii="Arial Narrow" w:hAnsi="Arial Narrow"/>
      <w:b/>
      <w:bCs/>
      <w:sz w:val="32"/>
    </w:rPr>
  </w:style>
  <w:style w:type="paragraph" w:customStyle="1" w:styleId="HeaderRight">
    <w:name w:val="Header Right"/>
    <w:basedOn w:val="Normal"/>
    <w:link w:val="HeaderRightChar"/>
    <w:uiPriority w:val="99"/>
    <w:qFormat/>
    <w:rsid w:val="003B0A39"/>
    <w:pPr>
      <w:spacing w:after="0"/>
      <w:jc w:val="right"/>
    </w:pPr>
    <w:rPr>
      <w:rFonts w:ascii="Arial Narrow" w:hAnsi="Arial Narrow"/>
      <w:color w:val="000000" w:themeColor="text1"/>
      <w:sz w:val="18"/>
      <w:szCs w:val="24"/>
    </w:rPr>
  </w:style>
  <w:style w:type="paragraph" w:customStyle="1" w:styleId="InstructionalTextBullet">
    <w:name w:val="Instructional Text Bullet"/>
    <w:basedOn w:val="BodyTextBullet"/>
    <w:qFormat/>
    <w:rsid w:val="003B0A39"/>
    <w:pPr>
      <w:spacing w:after="60"/>
    </w:pPr>
    <w:rPr>
      <w:i/>
      <w:color w:val="0000FF"/>
      <w:sz w:val="24"/>
      <w:szCs w:val="24"/>
    </w:rPr>
  </w:style>
  <w:style w:type="paragraph" w:customStyle="1" w:styleId="ParagraphSpacer10">
    <w:name w:val="Paragraph Spacer 10"/>
    <w:next w:val="BodyText"/>
    <w:uiPriority w:val="99"/>
    <w:qFormat/>
    <w:rsid w:val="003B0A39"/>
    <w:rPr>
      <w:rFonts w:ascii="Arial" w:eastAsia="Times New Roman" w:hAnsi="Arial" w:cs="Times New Roman"/>
      <w:sz w:val="20"/>
      <w:szCs w:val="24"/>
    </w:rPr>
  </w:style>
  <w:style w:type="paragraph" w:customStyle="1" w:styleId="SignatureText">
    <w:name w:val="Signature Text"/>
    <w:basedOn w:val="Normal"/>
    <w:link w:val="SignatureTextChar"/>
    <w:qFormat/>
    <w:rsid w:val="003B0A39"/>
    <w:pPr>
      <w:pBdr>
        <w:top w:val="dashed" w:sz="4" w:space="1" w:color="000000"/>
      </w:pBdr>
      <w:spacing w:before="480" w:after="0"/>
    </w:pPr>
    <w:rPr>
      <w:sz w:val="20"/>
    </w:rPr>
  </w:style>
  <w:style w:type="paragraph" w:customStyle="1" w:styleId="TableText10">
    <w:name w:val="Table Text 10"/>
    <w:basedOn w:val="Normal"/>
    <w:link w:val="TableText10Char"/>
    <w:qFormat/>
    <w:rsid w:val="003B0A39"/>
    <w:pPr>
      <w:spacing w:before="20"/>
    </w:pPr>
    <w:rPr>
      <w:sz w:val="20"/>
    </w:rPr>
  </w:style>
  <w:style w:type="paragraph" w:customStyle="1" w:styleId="TableText10HeaderCenter">
    <w:name w:val="Table Text 10 Header Center"/>
    <w:basedOn w:val="Normal"/>
    <w:link w:val="TableText10HeaderCenterChar"/>
    <w:uiPriority w:val="99"/>
    <w:qFormat/>
    <w:rsid w:val="003B0A39"/>
    <w:pPr>
      <w:keepNext/>
      <w:spacing w:before="0"/>
      <w:jc w:val="center"/>
    </w:pPr>
    <w:rPr>
      <w:b/>
      <w:color w:val="FFFFFF" w:themeColor="background1"/>
      <w:sz w:val="20"/>
      <w:szCs w:val="24"/>
    </w:rPr>
  </w:style>
  <w:style w:type="paragraph" w:customStyle="1" w:styleId="TableText10Italic">
    <w:name w:val="Table Text 10 Italic"/>
    <w:basedOn w:val="TableText10"/>
    <w:link w:val="TableText10ItalicChar"/>
    <w:uiPriority w:val="99"/>
    <w:qFormat/>
    <w:rsid w:val="003B0A39"/>
    <w:rPr>
      <w:i/>
      <w:iCs/>
    </w:rPr>
  </w:style>
  <w:style w:type="paragraph" w:customStyle="1" w:styleId="CoverTextDate">
    <w:name w:val="Cover Text Date"/>
    <w:basedOn w:val="CoverText"/>
    <w:link w:val="CoverTextDateChar"/>
    <w:qFormat/>
    <w:rsid w:val="003B0A39"/>
    <w:pPr>
      <w:spacing w:after="4100"/>
    </w:pPr>
  </w:style>
  <w:style w:type="paragraph" w:styleId="BalloonText">
    <w:name w:val="Balloon Text"/>
    <w:basedOn w:val="Normal"/>
    <w:link w:val="BalloonTextChar"/>
    <w:uiPriority w:val="99"/>
    <w:semiHidden/>
    <w:unhideWhenUsed/>
    <w:qFormat/>
    <w:rsid w:val="003B0A39"/>
    <w:pPr>
      <w:spacing w:before="0" w:after="0"/>
    </w:pPr>
    <w:rPr>
      <w:rFonts w:ascii="Tahoma" w:hAnsi="Tahoma" w:cs="Tahoma"/>
      <w:sz w:val="16"/>
      <w:szCs w:val="16"/>
    </w:rPr>
  </w:style>
  <w:style w:type="paragraph" w:customStyle="1" w:styleId="Appendix">
    <w:name w:val="Appendix"/>
    <w:next w:val="BodyText"/>
    <w:uiPriority w:val="99"/>
    <w:qFormat/>
    <w:rsid w:val="003B0A39"/>
    <w:pPr>
      <w:keepNext/>
      <w:pageBreakBefore/>
      <w:tabs>
        <w:tab w:val="left" w:pos="1800"/>
      </w:tabs>
      <w:spacing w:before="120" w:after="240"/>
      <w:outlineLvl w:val="0"/>
    </w:pPr>
    <w:rPr>
      <w:rFonts w:ascii="Arial Narrow" w:eastAsia="Times New Roman" w:hAnsi="Arial Narrow" w:cs="Times New Roman"/>
      <w:b/>
      <w:color w:val="003366"/>
      <w:kern w:val="2"/>
      <w:sz w:val="32"/>
      <w:szCs w:val="24"/>
    </w:rPr>
  </w:style>
  <w:style w:type="paragraph" w:customStyle="1" w:styleId="AppendixA">
    <w:name w:val="Appendix A"/>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rPr>
  </w:style>
  <w:style w:type="paragraph" w:customStyle="1" w:styleId="AppendixB">
    <w:name w:val="Appendix B"/>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C">
    <w:name w:val="Appendix C"/>
    <w:next w:val="BodyText"/>
    <w:uiPriority w:val="99"/>
    <w:qFormat/>
    <w:rsid w:val="00372C6A"/>
    <w:pPr>
      <w:keepNext/>
      <w:tabs>
        <w:tab w:val="left" w:pos="864"/>
      </w:tabs>
      <w:spacing w:before="240" w:after="120"/>
      <w:ind w:left="360"/>
    </w:pPr>
    <w:rPr>
      <w:rFonts w:ascii="Arial Narrow" w:eastAsia="Times New Roman" w:hAnsi="Arial Narrow" w:cs="Arial"/>
      <w:b/>
      <w:bCs/>
      <w:iCs/>
      <w:color w:val="003366"/>
      <w:sz w:val="28"/>
      <w:szCs w:val="28"/>
    </w:rPr>
  </w:style>
  <w:style w:type="paragraph" w:customStyle="1" w:styleId="AppendixD">
    <w:name w:val="Appendix D"/>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E">
    <w:name w:val="Appendix E"/>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F">
    <w:name w:val="Appendix F"/>
    <w:next w:val="BodyText"/>
    <w:uiPriority w:val="99"/>
    <w:qFormat/>
    <w:rsid w:val="00372C6A"/>
    <w:pPr>
      <w:keepNext/>
      <w:tabs>
        <w:tab w:val="left" w:pos="1440"/>
      </w:tabs>
      <w:spacing w:before="240" w:after="120"/>
    </w:pPr>
    <w:rPr>
      <w:rFonts w:ascii="Arial Narrow" w:eastAsia="Times New Roman" w:hAnsi="Arial Narrow" w:cs="Times New Roman"/>
      <w:b/>
      <w:bCs/>
      <w:iCs/>
      <w:color w:val="1F497D"/>
      <w:sz w:val="28"/>
      <w:szCs w:val="28"/>
      <w:lang w:eastAsia="ar-SA"/>
    </w:rPr>
  </w:style>
  <w:style w:type="paragraph" w:customStyle="1" w:styleId="AppendixG">
    <w:name w:val="Appendix G"/>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H">
    <w:name w:val="Appendix H"/>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lang w:eastAsia="ar-SA"/>
    </w:rPr>
  </w:style>
  <w:style w:type="paragraph" w:customStyle="1" w:styleId="AppendixI">
    <w:name w:val="Appendix I"/>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BodyText10">
    <w:name w:val="Body Text 10"/>
    <w:link w:val="BodyText10Char"/>
    <w:uiPriority w:val="99"/>
    <w:qFormat/>
    <w:rsid w:val="003B0A39"/>
    <w:pPr>
      <w:spacing w:after="120"/>
    </w:pPr>
    <w:rPr>
      <w:rFonts w:ascii="Arial" w:eastAsia="Times New Roman" w:hAnsi="Arial" w:cs="Times New Roman"/>
      <w:sz w:val="20"/>
      <w:szCs w:val="24"/>
    </w:rPr>
  </w:style>
  <w:style w:type="paragraph" w:customStyle="1" w:styleId="BodyText10Bold">
    <w:name w:val="Body Text 10 Bold"/>
    <w:basedOn w:val="BodyText10"/>
    <w:next w:val="BodyText10"/>
    <w:link w:val="BodyText10BoldCharChar"/>
    <w:uiPriority w:val="99"/>
    <w:qFormat/>
    <w:rsid w:val="003B0A39"/>
    <w:rPr>
      <w:b/>
      <w:bCs/>
    </w:rPr>
  </w:style>
  <w:style w:type="paragraph" w:customStyle="1" w:styleId="BodyText10BoldCenter">
    <w:name w:val="Body Text 10 Bold Center"/>
    <w:basedOn w:val="BodyText10"/>
    <w:next w:val="BodyText10"/>
    <w:link w:val="BodyText10BoldCenterChar"/>
    <w:uiPriority w:val="99"/>
    <w:qFormat/>
    <w:rsid w:val="003B0A39"/>
    <w:pPr>
      <w:jc w:val="center"/>
    </w:pPr>
    <w:rPr>
      <w:b/>
      <w:bCs/>
      <w:sz w:val="22"/>
    </w:rPr>
  </w:style>
  <w:style w:type="paragraph" w:customStyle="1" w:styleId="BodyText10Bullet">
    <w:name w:val="Body Text 10 Bullet"/>
    <w:basedOn w:val="BodyText10"/>
    <w:link w:val="BodyText10BulletChar"/>
    <w:uiPriority w:val="99"/>
    <w:qFormat/>
    <w:rsid w:val="003B0A39"/>
  </w:style>
  <w:style w:type="paragraph" w:customStyle="1" w:styleId="BodyText10Caps">
    <w:name w:val="Body Text 10 Caps"/>
    <w:basedOn w:val="BodyText10"/>
    <w:link w:val="BodyText10CapsChar"/>
    <w:qFormat/>
    <w:rsid w:val="003B0A39"/>
    <w:rPr>
      <w:caps/>
    </w:rPr>
  </w:style>
  <w:style w:type="paragraph" w:customStyle="1" w:styleId="BodyText10Center">
    <w:name w:val="Body Text 10 Center"/>
    <w:basedOn w:val="BodyText10"/>
    <w:next w:val="BodyText10"/>
    <w:link w:val="BodyText10CenterChar"/>
    <w:uiPriority w:val="99"/>
    <w:qFormat/>
    <w:rsid w:val="003B0A39"/>
    <w:pPr>
      <w:jc w:val="center"/>
    </w:pPr>
  </w:style>
  <w:style w:type="paragraph" w:customStyle="1" w:styleId="BodyText10Glossary">
    <w:name w:val="Body Text 10 Glossary"/>
    <w:basedOn w:val="BodyText10"/>
    <w:next w:val="BodyText10"/>
    <w:link w:val="BodyText10GlossaryChar"/>
    <w:qFormat/>
    <w:rsid w:val="003B0A39"/>
  </w:style>
  <w:style w:type="paragraph" w:customStyle="1" w:styleId="BodyText10Italic">
    <w:name w:val="Body Text 10 Italic"/>
    <w:basedOn w:val="BodyText10"/>
    <w:next w:val="BodyText10"/>
    <w:link w:val="BodyText10ItalicChar"/>
    <w:qFormat/>
    <w:rsid w:val="003B0A39"/>
    <w:rPr>
      <w:i/>
    </w:rPr>
  </w:style>
  <w:style w:type="paragraph" w:customStyle="1" w:styleId="BodyText10Number">
    <w:name w:val="Body Text 10 Number"/>
    <w:basedOn w:val="BodyText10"/>
    <w:link w:val="BodyText10NumberCharChar"/>
    <w:uiPriority w:val="99"/>
    <w:qFormat/>
    <w:rsid w:val="00DE5592"/>
  </w:style>
  <w:style w:type="paragraph" w:customStyle="1" w:styleId="BodyText10Underline">
    <w:name w:val="Body Text 10 Underline"/>
    <w:basedOn w:val="BodyText10"/>
    <w:next w:val="BodyText10"/>
    <w:link w:val="BodyText10UnderlineChar"/>
    <w:uiPriority w:val="99"/>
    <w:qFormat/>
    <w:rsid w:val="003B0A39"/>
    <w:rPr>
      <w:u w:val="single"/>
    </w:rPr>
  </w:style>
  <w:style w:type="paragraph" w:customStyle="1" w:styleId="BodyTextBullet">
    <w:name w:val="Body Text Bullet"/>
    <w:basedOn w:val="BodyText"/>
    <w:link w:val="BodyTextBulletChar"/>
    <w:uiPriority w:val="99"/>
    <w:qFormat/>
    <w:rsid w:val="003B0A39"/>
    <w:pPr>
      <w:spacing w:before="0" w:after="0"/>
    </w:pPr>
  </w:style>
  <w:style w:type="paragraph" w:customStyle="1" w:styleId="BodyTextBulletLevel2">
    <w:name w:val="Body Text Bullet Level 2"/>
    <w:basedOn w:val="BodyTextBullet"/>
    <w:link w:val="BodyTextBulletLevel2Char"/>
    <w:uiPriority w:val="99"/>
    <w:qFormat/>
    <w:rsid w:val="003B0A39"/>
    <w:rPr>
      <w:lang w:eastAsia="ar-SA"/>
    </w:rPr>
  </w:style>
  <w:style w:type="paragraph" w:customStyle="1" w:styleId="BODYTEXTCAPS">
    <w:name w:val="BODY TEXT CAPS"/>
    <w:basedOn w:val="BodyText"/>
    <w:link w:val="BODYTEXTCAPSChar"/>
    <w:uiPriority w:val="99"/>
    <w:qFormat/>
    <w:rsid w:val="003B0A39"/>
    <w:rPr>
      <w:caps/>
    </w:rPr>
  </w:style>
  <w:style w:type="paragraph" w:customStyle="1" w:styleId="BodyTextCenter">
    <w:name w:val="Body Text Center"/>
    <w:basedOn w:val="BodyText"/>
    <w:link w:val="BodyTextCenterChar"/>
    <w:uiPriority w:val="99"/>
    <w:qFormat/>
    <w:rsid w:val="004B7E95"/>
    <w:pPr>
      <w:jc w:val="center"/>
    </w:pPr>
  </w:style>
  <w:style w:type="paragraph" w:customStyle="1" w:styleId="BodyTextCenterNoSpace">
    <w:name w:val="Body Text Center No Space"/>
    <w:basedOn w:val="BodyText"/>
    <w:link w:val="BodyTextCenterNoSpaceChar"/>
    <w:uiPriority w:val="99"/>
    <w:qFormat/>
    <w:rsid w:val="004B7E95"/>
    <w:pPr>
      <w:spacing w:before="0" w:after="0"/>
      <w:jc w:val="center"/>
    </w:pPr>
    <w:rPr>
      <w:bCs/>
    </w:rPr>
  </w:style>
  <w:style w:type="paragraph" w:customStyle="1" w:styleId="BodyTextGlossary">
    <w:name w:val="Body Text Glossary"/>
    <w:basedOn w:val="BodyText"/>
    <w:next w:val="BodyText"/>
    <w:link w:val="BodyTextGlossaryChar"/>
    <w:qFormat/>
    <w:rsid w:val="003B0A39"/>
  </w:style>
  <w:style w:type="paragraph" w:styleId="BodyTextIndent">
    <w:name w:val="Body Text Indent"/>
    <w:basedOn w:val="Normal"/>
    <w:link w:val="BodyTextIndentChar"/>
    <w:unhideWhenUsed/>
    <w:rsid w:val="003B0A39"/>
    <w:pPr>
      <w:ind w:left="360"/>
    </w:pPr>
  </w:style>
  <w:style w:type="paragraph" w:customStyle="1" w:styleId="BodyTextItalic">
    <w:name w:val="Body Text Italic"/>
    <w:basedOn w:val="BodyText"/>
    <w:next w:val="BodyText"/>
    <w:link w:val="BodyTextItalicChar"/>
    <w:uiPriority w:val="99"/>
    <w:qFormat/>
    <w:rsid w:val="003B0A39"/>
    <w:rPr>
      <w:i/>
    </w:rPr>
  </w:style>
  <w:style w:type="paragraph" w:customStyle="1" w:styleId="BodyTextNoSpace">
    <w:name w:val="Body Text No Space"/>
    <w:basedOn w:val="BodyTextCenterNoSpace"/>
    <w:link w:val="BodyTextNoSpaceChar"/>
    <w:qFormat/>
    <w:rsid w:val="00672331"/>
    <w:pPr>
      <w:jc w:val="left"/>
    </w:pPr>
  </w:style>
  <w:style w:type="paragraph" w:customStyle="1" w:styleId="BodyTextNumber">
    <w:name w:val="Body Text Number"/>
    <w:link w:val="BodyTextNumberChar"/>
    <w:uiPriority w:val="99"/>
    <w:qFormat/>
    <w:rsid w:val="003B0A39"/>
    <w:rPr>
      <w:rFonts w:ascii="Arial" w:eastAsia="Times New Roman" w:hAnsi="Arial" w:cs="Times New Roman"/>
      <w:szCs w:val="24"/>
    </w:rPr>
  </w:style>
  <w:style w:type="paragraph" w:customStyle="1" w:styleId="BodyTextNumberLetterLevel2">
    <w:name w:val="Body Text Number Letter Level 2"/>
    <w:basedOn w:val="BodyTextNumber"/>
    <w:link w:val="BodyTextNumberLetterLevel2Char"/>
    <w:uiPriority w:val="99"/>
    <w:qFormat/>
    <w:rsid w:val="003B0A39"/>
  </w:style>
  <w:style w:type="paragraph" w:customStyle="1" w:styleId="BodyTextNumberStepResultsNotes">
    <w:name w:val="Body Text Number Step Results/Notes"/>
    <w:basedOn w:val="Normal"/>
    <w:next w:val="BodyTextNumber"/>
    <w:link w:val="BodyTextNumberStepResultsNotesChar"/>
    <w:uiPriority w:val="99"/>
    <w:qFormat/>
    <w:rsid w:val="003B0A39"/>
    <w:pPr>
      <w:ind w:left="720"/>
    </w:p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B0A39"/>
    <w:pPr>
      <w:ind w:left="1008"/>
    </w:pPr>
  </w:style>
  <w:style w:type="paragraph" w:customStyle="1" w:styleId="BodyTextNumberStepResultsNotesBullet">
    <w:name w:val="Body Text Number Step Results/Notes Bullet"/>
    <w:basedOn w:val="BodyTextNumberStepResultsNotes"/>
    <w:link w:val="BodyTextNumberStepResultsNotesBulletChar"/>
    <w:qFormat/>
    <w:rsid w:val="003B0A39"/>
  </w:style>
  <w:style w:type="paragraph" w:customStyle="1" w:styleId="BodyTextRight">
    <w:name w:val="Body Text Right"/>
    <w:basedOn w:val="BodyText"/>
    <w:link w:val="BodyTextRightChar"/>
    <w:qFormat/>
    <w:rsid w:val="003B0A39"/>
    <w:pPr>
      <w:jc w:val="right"/>
    </w:pPr>
    <w:rPr>
      <w:szCs w:val="24"/>
    </w:rPr>
  </w:style>
  <w:style w:type="paragraph" w:customStyle="1" w:styleId="BodyTextUnderline">
    <w:name w:val="Body Text Underline"/>
    <w:basedOn w:val="BodyText"/>
    <w:next w:val="BodyText"/>
    <w:link w:val="BodyTextUnderlineChar"/>
    <w:uiPriority w:val="99"/>
    <w:qFormat/>
    <w:rsid w:val="003B0A39"/>
    <w:rPr>
      <w:u w:val="single"/>
    </w:rPr>
  </w:style>
  <w:style w:type="paragraph" w:styleId="CommentText">
    <w:name w:val="annotation text"/>
    <w:basedOn w:val="Normal"/>
    <w:link w:val="CommentTextChar"/>
    <w:uiPriority w:val="99"/>
    <w:qFormat/>
    <w:rsid w:val="003B0A39"/>
    <w:rPr>
      <w:sz w:val="20"/>
    </w:rPr>
  </w:style>
  <w:style w:type="paragraph" w:styleId="CommentSubject">
    <w:name w:val="annotation subject"/>
    <w:basedOn w:val="CommentText"/>
    <w:next w:val="CommentText"/>
    <w:link w:val="CommentSubjectChar"/>
    <w:qFormat/>
    <w:rsid w:val="003B0A39"/>
    <w:rPr>
      <w:b/>
      <w:bCs/>
    </w:rPr>
  </w:style>
  <w:style w:type="paragraph" w:customStyle="1" w:styleId="CoverProgramName">
    <w:name w:val="Cover Program Name"/>
    <w:link w:val="CoverProgramNameChar"/>
    <w:qFormat/>
    <w:rsid w:val="003B0A39"/>
    <w:pPr>
      <w:spacing w:before="400"/>
      <w:jc w:val="right"/>
    </w:pPr>
    <w:rPr>
      <w:rFonts w:ascii="Arial Narrow" w:eastAsia="Times New Roman" w:hAnsi="Arial Narrow" w:cs="Times New Roman"/>
      <w:b/>
      <w:color w:val="000000" w:themeColor="text1"/>
      <w:sz w:val="40"/>
      <w:szCs w:val="20"/>
    </w:rPr>
  </w:style>
  <w:style w:type="paragraph" w:customStyle="1" w:styleId="CoverClassification">
    <w:name w:val="Cover Classification"/>
    <w:basedOn w:val="CoverProgramName"/>
    <w:link w:val="CoverClassificationChar"/>
    <w:qFormat/>
    <w:rsid w:val="003B0A39"/>
    <w:pPr>
      <w:spacing w:before="0"/>
    </w:pPr>
    <w:rPr>
      <w:sz w:val="32"/>
    </w:rPr>
  </w:style>
  <w:style w:type="paragraph" w:customStyle="1" w:styleId="CoverDocumentName">
    <w:name w:val="Cover Document Name"/>
    <w:basedOn w:val="Normal"/>
    <w:qFormat/>
    <w:rsid w:val="003B0A39"/>
    <w:pPr>
      <w:pBdr>
        <w:bottom w:val="single" w:sz="4" w:space="1" w:color="000000"/>
      </w:pBdr>
      <w:spacing w:before="100" w:after="0"/>
      <w:jc w:val="right"/>
    </w:pPr>
    <w:rPr>
      <w:rFonts w:ascii="Arial Narrow" w:hAnsi="Arial Narrow"/>
      <w:b/>
      <w:bCs/>
      <w:sz w:val="48"/>
    </w:rPr>
  </w:style>
  <w:style w:type="paragraph" w:styleId="EndnoteText">
    <w:name w:val="endnote text"/>
    <w:basedOn w:val="Normal"/>
    <w:link w:val="EndnoteTextChar"/>
    <w:rsid w:val="003B0A39"/>
    <w:rPr>
      <w:sz w:val="20"/>
    </w:rPr>
  </w:style>
  <w:style w:type="paragraph" w:customStyle="1" w:styleId="FigureCaption">
    <w:name w:val="Figure Caption"/>
    <w:basedOn w:val="Caption"/>
    <w:next w:val="BodyText"/>
    <w:uiPriority w:val="99"/>
    <w:qFormat/>
    <w:rsid w:val="003B0A39"/>
    <w:pPr>
      <w:keepNext w:val="0"/>
      <w:spacing w:before="0" w:after="300"/>
    </w:pPr>
    <w:rPr>
      <w:rFonts w:eastAsia="Batang"/>
      <w:szCs w:val="24"/>
    </w:rPr>
  </w:style>
  <w:style w:type="paragraph" w:customStyle="1" w:styleId="FooterCenter">
    <w:name w:val="Footer Center"/>
    <w:basedOn w:val="Footer"/>
    <w:qFormat/>
    <w:rsid w:val="003B0A39"/>
    <w:pPr>
      <w:tabs>
        <w:tab w:val="clear" w:pos="4680"/>
        <w:tab w:val="clear" w:pos="9360"/>
        <w:tab w:val="center" w:pos="4320"/>
        <w:tab w:val="right" w:pos="8640"/>
      </w:tabs>
      <w:jc w:val="center"/>
    </w:pPr>
    <w:rPr>
      <w:rFonts w:ascii="Arial" w:hAnsi="Arial"/>
    </w:rPr>
  </w:style>
  <w:style w:type="paragraph" w:customStyle="1" w:styleId="FooterRight">
    <w:name w:val="Footer Right"/>
    <w:basedOn w:val="Footer"/>
    <w:link w:val="FooterRightChar"/>
    <w:qFormat/>
    <w:rsid w:val="003B0A39"/>
    <w:pPr>
      <w:tabs>
        <w:tab w:val="clear" w:pos="4680"/>
        <w:tab w:val="clear" w:pos="9360"/>
        <w:tab w:val="center" w:pos="4320"/>
        <w:tab w:val="right" w:pos="8640"/>
      </w:tabs>
      <w:jc w:val="right"/>
    </w:pPr>
    <w:rPr>
      <w:rFonts w:ascii="Arial" w:hAnsi="Arial"/>
    </w:rPr>
  </w:style>
  <w:style w:type="paragraph" w:styleId="FootnoteText">
    <w:name w:val="footnote text"/>
    <w:basedOn w:val="Normal"/>
    <w:link w:val="FootnoteTextChar"/>
    <w:rsid w:val="003B0A39"/>
    <w:pPr>
      <w:spacing w:before="40" w:after="40"/>
      <w:ind w:left="360" w:hanging="360"/>
    </w:pPr>
    <w:rPr>
      <w:sz w:val="18"/>
    </w:rPr>
  </w:style>
  <w:style w:type="paragraph" w:customStyle="1" w:styleId="HeaderRightBold">
    <w:name w:val="Header Right Bold"/>
    <w:basedOn w:val="HeaderRight"/>
    <w:link w:val="HeaderRightBoldChar"/>
    <w:qFormat/>
    <w:rsid w:val="003B0A39"/>
    <w:rPr>
      <w:b/>
    </w:rPr>
  </w:style>
  <w:style w:type="paragraph" w:customStyle="1" w:styleId="Instruction">
    <w:name w:val="Instruction"/>
    <w:basedOn w:val="Normal"/>
    <w:qFormat/>
    <w:rsid w:val="003B0A39"/>
    <w:rPr>
      <w:rFonts w:ascii="Times New Roman" w:hAnsi="Times New Roman"/>
      <w:i/>
      <w:color w:val="0000FF"/>
      <w:sz w:val="24"/>
    </w:rPr>
  </w:style>
  <w:style w:type="paragraph" w:customStyle="1" w:styleId="InstructionalTextBulletLevel2">
    <w:name w:val="Instructional Text Bullet Level 2"/>
    <w:basedOn w:val="InstructionalTextBullet"/>
    <w:qFormat/>
    <w:rsid w:val="000E4337"/>
    <w:pPr>
      <w:ind w:left="1080"/>
    </w:pPr>
  </w:style>
  <w:style w:type="paragraph" w:customStyle="1" w:styleId="InstructionalTextUnderline">
    <w:name w:val="Instructional Text Underline"/>
    <w:basedOn w:val="InstructionalText"/>
    <w:link w:val="InstructionalTextUnderlineChar"/>
    <w:qFormat/>
    <w:rsid w:val="003B0A39"/>
    <w:rPr>
      <w:iCs/>
      <w:u w:val="single"/>
    </w:rPr>
  </w:style>
  <w:style w:type="paragraph" w:customStyle="1" w:styleId="ParagraphSpacer6">
    <w:name w:val="Paragraph Spacer 6"/>
    <w:uiPriority w:val="99"/>
    <w:qFormat/>
    <w:rsid w:val="003B0A39"/>
    <w:rPr>
      <w:rFonts w:ascii="Arial" w:eastAsia="Times New Roman" w:hAnsi="Arial" w:cs="Times New Roman"/>
      <w:sz w:val="12"/>
      <w:szCs w:val="24"/>
    </w:rPr>
  </w:style>
  <w:style w:type="paragraph" w:customStyle="1" w:styleId="SystemTitleinsideLines">
    <w:name w:val="System Title inside Lines"/>
    <w:next w:val="BodyText10Center"/>
    <w:uiPriority w:val="99"/>
    <w:qFormat/>
    <w:rsid w:val="003B0A39"/>
    <w:pPr>
      <w:pBdr>
        <w:top w:val="single" w:sz="18" w:space="1" w:color="000000"/>
        <w:bottom w:val="single" w:sz="18" w:space="1" w:color="000000"/>
      </w:pBdr>
      <w:spacing w:after="120"/>
      <w:jc w:val="center"/>
    </w:pPr>
    <w:rPr>
      <w:rFonts w:ascii="Arial" w:eastAsia="Times New Roman" w:hAnsi="Arial" w:cs="Times New Roman"/>
      <w:b/>
      <w:bCs/>
      <w:sz w:val="40"/>
      <w:szCs w:val="20"/>
    </w:rPr>
  </w:style>
  <w:style w:type="paragraph" w:customStyle="1" w:styleId="TableText10Bold">
    <w:name w:val="Table Text 10 Bold"/>
    <w:basedOn w:val="TableText10"/>
    <w:next w:val="TableText10"/>
    <w:link w:val="TableText10BoldChar"/>
    <w:uiPriority w:val="99"/>
    <w:qFormat/>
    <w:rsid w:val="003B0A39"/>
    <w:rPr>
      <w:b/>
    </w:rPr>
  </w:style>
  <w:style w:type="paragraph" w:customStyle="1" w:styleId="TableText10Bullet">
    <w:name w:val="Table Text 10 Bullet"/>
    <w:basedOn w:val="TableText10"/>
    <w:link w:val="TableText10BulletChar"/>
    <w:uiPriority w:val="99"/>
    <w:qFormat/>
    <w:rsid w:val="003B0A39"/>
  </w:style>
  <w:style w:type="paragraph" w:customStyle="1" w:styleId="TableText10Center">
    <w:name w:val="Table Text 10 Center"/>
    <w:basedOn w:val="TableText10"/>
    <w:link w:val="TableText10CenterChar"/>
    <w:uiPriority w:val="99"/>
    <w:qFormat/>
    <w:rsid w:val="003B0A39"/>
    <w:pPr>
      <w:jc w:val="center"/>
    </w:pPr>
  </w:style>
  <w:style w:type="paragraph" w:customStyle="1" w:styleId="TableText10Glossary">
    <w:name w:val="Table Text 10 Glossary"/>
    <w:basedOn w:val="TableText10"/>
    <w:next w:val="TableText10"/>
    <w:link w:val="TableText10GlossaryChar"/>
    <w:qFormat/>
    <w:rsid w:val="003B0A39"/>
  </w:style>
  <w:style w:type="paragraph" w:customStyle="1" w:styleId="TableText10HeaderLeft">
    <w:name w:val="Table Text 10 Header Left"/>
    <w:basedOn w:val="Normal"/>
    <w:link w:val="TableText10HeaderLeftChar"/>
    <w:uiPriority w:val="99"/>
    <w:qFormat/>
    <w:rsid w:val="003B0A39"/>
    <w:pPr>
      <w:keepNext/>
    </w:pPr>
    <w:rPr>
      <w:b/>
      <w:sz w:val="20"/>
    </w:rPr>
  </w:style>
  <w:style w:type="paragraph" w:customStyle="1" w:styleId="TableText10Indent">
    <w:name w:val="Table Text 10 Indent"/>
    <w:basedOn w:val="TableText10"/>
    <w:link w:val="TableText10IndentChar"/>
    <w:uiPriority w:val="99"/>
    <w:qFormat/>
    <w:rsid w:val="003B0A39"/>
    <w:pPr>
      <w:ind w:left="144"/>
    </w:pPr>
  </w:style>
  <w:style w:type="paragraph" w:customStyle="1" w:styleId="TableText10NoSpace">
    <w:name w:val="Table Text 10 No Space"/>
    <w:link w:val="TableText10NoSpaceChar"/>
    <w:uiPriority w:val="99"/>
    <w:qFormat/>
    <w:rsid w:val="003B0A39"/>
    <w:rPr>
      <w:rFonts w:ascii="Arial" w:eastAsia="Times New Roman" w:hAnsi="Arial" w:cs="Times New Roman"/>
      <w:sz w:val="20"/>
      <w:szCs w:val="24"/>
    </w:rPr>
  </w:style>
  <w:style w:type="paragraph" w:customStyle="1" w:styleId="TableText10Number">
    <w:name w:val="Table Text 10 Number"/>
    <w:basedOn w:val="TableText10"/>
    <w:link w:val="TableText10NumberChar"/>
    <w:uiPriority w:val="99"/>
    <w:qFormat/>
    <w:rsid w:val="003B0A39"/>
    <w:pPr>
      <w:tabs>
        <w:tab w:val="left" w:pos="432"/>
      </w:tabs>
    </w:pPr>
    <w:rPr>
      <w:szCs w:val="24"/>
    </w:rPr>
  </w:style>
  <w:style w:type="paragraph" w:customStyle="1" w:styleId="TableText10NumberLetter">
    <w:name w:val="Table Text 10 Number Letter"/>
    <w:basedOn w:val="TableText10Number"/>
    <w:qFormat/>
    <w:rsid w:val="003B0A39"/>
    <w:pPr>
      <w:keepNext/>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qFormat/>
    <w:rsid w:val="003B0A39"/>
    <w:pPr>
      <w:ind w:left="432"/>
    </w:pPr>
  </w:style>
  <w:style w:type="paragraph" w:customStyle="1" w:styleId="TableText10Right">
    <w:name w:val="Table Text 10 Right"/>
    <w:basedOn w:val="TableText10"/>
    <w:link w:val="TableText10RightChar"/>
    <w:uiPriority w:val="99"/>
    <w:qFormat/>
    <w:rsid w:val="003B0A39"/>
    <w:pPr>
      <w:jc w:val="right"/>
    </w:pPr>
  </w:style>
  <w:style w:type="paragraph" w:customStyle="1" w:styleId="TableText8">
    <w:name w:val="Table Text 8"/>
    <w:link w:val="TableText8Char"/>
    <w:uiPriority w:val="99"/>
    <w:qFormat/>
    <w:rsid w:val="003B0A39"/>
    <w:rPr>
      <w:rFonts w:ascii="Arial" w:eastAsia="Times New Roman" w:hAnsi="Arial" w:cs="Times New Roman"/>
      <w:sz w:val="16"/>
      <w:szCs w:val="24"/>
    </w:rPr>
  </w:style>
  <w:style w:type="paragraph" w:customStyle="1" w:styleId="TableText8Bold">
    <w:name w:val="Table Text 8 Bold"/>
    <w:basedOn w:val="TableText8"/>
    <w:next w:val="TableText8"/>
    <w:link w:val="TableText8BoldChar"/>
    <w:uiPriority w:val="99"/>
    <w:qFormat/>
    <w:rsid w:val="003B0A39"/>
    <w:rPr>
      <w:b/>
    </w:rPr>
  </w:style>
  <w:style w:type="paragraph" w:customStyle="1" w:styleId="TableText8Bullet">
    <w:name w:val="Table Text 8 Bullet"/>
    <w:basedOn w:val="TableText8"/>
    <w:link w:val="TableText8BulletChar"/>
    <w:uiPriority w:val="99"/>
    <w:qFormat/>
    <w:rsid w:val="003B0A39"/>
  </w:style>
  <w:style w:type="paragraph" w:customStyle="1" w:styleId="TableText8Glossary">
    <w:name w:val="Table Text 8 Glossary"/>
    <w:basedOn w:val="TableText8"/>
    <w:next w:val="TableText8"/>
    <w:link w:val="TableText8GlossaryChar"/>
    <w:qFormat/>
    <w:rsid w:val="003B0A39"/>
  </w:style>
  <w:style w:type="paragraph" w:customStyle="1" w:styleId="TableText8Italic">
    <w:name w:val="Table Text 8 Italic"/>
    <w:basedOn w:val="TableText8"/>
    <w:next w:val="TableText8"/>
    <w:link w:val="TableText8ItalicChar"/>
    <w:uiPriority w:val="99"/>
    <w:qFormat/>
    <w:rsid w:val="003B0A39"/>
    <w:rPr>
      <w:i/>
    </w:rPr>
  </w:style>
  <w:style w:type="paragraph" w:customStyle="1" w:styleId="TableText8Number">
    <w:name w:val="Table Text 8 Number"/>
    <w:basedOn w:val="TableText8"/>
    <w:link w:val="TableText8NumberChar"/>
    <w:uiPriority w:val="99"/>
    <w:qFormat/>
    <w:rsid w:val="003B0A39"/>
  </w:style>
  <w:style w:type="paragraph" w:customStyle="1" w:styleId="TitleMedium">
    <w:name w:val="Title Medium"/>
    <w:next w:val="BodyText"/>
    <w:uiPriority w:val="99"/>
    <w:qFormat/>
    <w:rsid w:val="003B0A39"/>
    <w:pPr>
      <w:keepNext/>
      <w:spacing w:before="240" w:after="120"/>
      <w:jc w:val="center"/>
    </w:pPr>
    <w:rPr>
      <w:rFonts w:ascii="Arial Narrow" w:eastAsia="Times New Roman" w:hAnsi="Arial Narrow" w:cs="Arial"/>
      <w:b/>
      <w:bCs/>
      <w:sz w:val="40"/>
      <w:szCs w:val="24"/>
    </w:rPr>
  </w:style>
  <w:style w:type="paragraph" w:customStyle="1" w:styleId="TitleSmall">
    <w:name w:val="Title Small"/>
    <w:basedOn w:val="Normal"/>
    <w:next w:val="BodyText"/>
    <w:uiPriority w:val="99"/>
    <w:qFormat/>
    <w:rsid w:val="003B0A39"/>
    <w:pPr>
      <w:keepNext/>
      <w:spacing w:before="0" w:after="360"/>
      <w:jc w:val="center"/>
    </w:pPr>
    <w:rPr>
      <w:rFonts w:ascii="Arial Narrow" w:hAnsi="Arial Narrow" w:cs="Arial"/>
      <w:b/>
      <w:bCs/>
      <w:sz w:val="36"/>
    </w:rPr>
  </w:style>
  <w:style w:type="paragraph" w:styleId="TOC4">
    <w:name w:val="toc 4"/>
    <w:basedOn w:val="Normal"/>
    <w:next w:val="Normal"/>
    <w:uiPriority w:val="39"/>
    <w:rsid w:val="003B0A39"/>
    <w:pPr>
      <w:spacing w:after="0"/>
      <w:ind w:left="778"/>
    </w:pPr>
    <w:rPr>
      <w:sz w:val="24"/>
    </w:rPr>
  </w:style>
  <w:style w:type="paragraph" w:styleId="TOC5">
    <w:name w:val="toc 5"/>
    <w:basedOn w:val="Normal"/>
    <w:next w:val="Normal"/>
    <w:uiPriority w:val="39"/>
    <w:rsid w:val="003B0A39"/>
    <w:pPr>
      <w:spacing w:after="0"/>
      <w:ind w:left="1080"/>
    </w:pPr>
    <w:rPr>
      <w:sz w:val="24"/>
    </w:rPr>
  </w:style>
  <w:style w:type="paragraph" w:styleId="TOC6">
    <w:name w:val="toc 6"/>
    <w:basedOn w:val="Normal"/>
    <w:next w:val="Normal"/>
    <w:rsid w:val="003B0A39"/>
    <w:pPr>
      <w:spacing w:after="0"/>
      <w:ind w:left="1200"/>
    </w:pPr>
    <w:rPr>
      <w:sz w:val="24"/>
    </w:rPr>
  </w:style>
  <w:style w:type="paragraph" w:styleId="TOC7">
    <w:name w:val="toc 7"/>
    <w:basedOn w:val="Normal"/>
    <w:next w:val="Normal"/>
    <w:rsid w:val="003B0A39"/>
    <w:pPr>
      <w:spacing w:after="0"/>
      <w:ind w:left="1440"/>
    </w:pPr>
    <w:rPr>
      <w:sz w:val="24"/>
    </w:rPr>
  </w:style>
  <w:style w:type="paragraph" w:styleId="TOC8">
    <w:name w:val="toc 8"/>
    <w:basedOn w:val="Normal"/>
    <w:next w:val="Normal"/>
    <w:rsid w:val="003B0A39"/>
    <w:pPr>
      <w:spacing w:after="0"/>
      <w:ind w:left="1680"/>
    </w:pPr>
    <w:rPr>
      <w:sz w:val="24"/>
    </w:rPr>
  </w:style>
  <w:style w:type="paragraph" w:styleId="TOC9">
    <w:name w:val="toc 9"/>
    <w:basedOn w:val="Normal"/>
    <w:next w:val="Normal"/>
    <w:rsid w:val="003B0A39"/>
    <w:pPr>
      <w:spacing w:after="0"/>
      <w:ind w:left="1920"/>
    </w:pPr>
    <w:rPr>
      <w:sz w:val="24"/>
    </w:rPr>
  </w:style>
  <w:style w:type="paragraph" w:styleId="TOCHeading">
    <w:name w:val="TOC Heading"/>
    <w:basedOn w:val="Heading1"/>
    <w:next w:val="Normal"/>
    <w:uiPriority w:val="39"/>
    <w:unhideWhenUsed/>
    <w:qFormat/>
    <w:rsid w:val="003B0A39"/>
    <w:pPr>
      <w:keepLines/>
      <w:numPr>
        <w:numId w:val="0"/>
      </w:numPr>
      <w:tabs>
        <w:tab w:val="clear" w:pos="540"/>
      </w:tabs>
    </w:pPr>
    <w:rPr>
      <w:bCs/>
      <w:color w:val="365F91" w:themeColor="accent1" w:themeShade="BF"/>
      <w:kern w:val="0"/>
      <w:sz w:val="28"/>
      <w:szCs w:val="28"/>
    </w:rPr>
  </w:style>
  <w:style w:type="paragraph" w:customStyle="1" w:styleId="FigureIndex1">
    <w:name w:val="Figure Index 1"/>
    <w:basedOn w:val="Index"/>
    <w:qFormat/>
    <w:pPr>
      <w:tabs>
        <w:tab w:val="right" w:leader="dot" w:pos="9360"/>
      </w:tabs>
    </w:pPr>
  </w:style>
  <w:style w:type="table" w:styleId="TableGrid">
    <w:name w:val="Table Grid"/>
    <w:basedOn w:val="TableNormal"/>
    <w:rsid w:val="003B0A3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20A42"/>
    <w:rPr>
      <w:b/>
      <w:bCs/>
    </w:rPr>
  </w:style>
  <w:style w:type="character" w:styleId="Hyperlink">
    <w:name w:val="Hyperlink"/>
    <w:basedOn w:val="DefaultParagraphFont"/>
    <w:uiPriority w:val="99"/>
    <w:unhideWhenUsed/>
    <w:rsid w:val="00320A42"/>
    <w:rPr>
      <w:color w:val="0000FF"/>
      <w:u w:val="single"/>
    </w:rPr>
  </w:style>
  <w:style w:type="paragraph" w:styleId="HTMLPreformatted">
    <w:name w:val="HTML Preformatted"/>
    <w:basedOn w:val="Normal"/>
    <w:link w:val="HTMLPreformattedChar"/>
    <w:uiPriority w:val="99"/>
    <w:unhideWhenUsed/>
    <w:rsid w:val="00320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lang w:val="en-CA" w:eastAsia="en-CA"/>
    </w:rPr>
  </w:style>
  <w:style w:type="character" w:customStyle="1" w:styleId="HTMLPreformattedChar">
    <w:name w:val="HTML Preformatted Char"/>
    <w:basedOn w:val="DefaultParagraphFont"/>
    <w:link w:val="HTMLPreformatted"/>
    <w:uiPriority w:val="99"/>
    <w:rsid w:val="00320A42"/>
    <w:rPr>
      <w:rFonts w:ascii="Courier New" w:eastAsia="Times New Roman" w:hAnsi="Courier New" w:cs="Courier New"/>
      <w:sz w:val="20"/>
      <w:szCs w:val="20"/>
      <w:lang w:val="en-CA" w:eastAsia="en-CA"/>
    </w:rPr>
  </w:style>
  <w:style w:type="paragraph" w:styleId="NormalWeb">
    <w:name w:val="Normal (Web)"/>
    <w:basedOn w:val="Normal"/>
    <w:uiPriority w:val="99"/>
    <w:semiHidden/>
    <w:unhideWhenUsed/>
    <w:rsid w:val="00613836"/>
    <w:pPr>
      <w:spacing w:before="100" w:beforeAutospacing="1" w:after="100" w:afterAutospacing="1"/>
    </w:pPr>
    <w:rPr>
      <w:rFonts w:ascii="Times New Roman" w:hAnsi="Times New Roman"/>
      <w:sz w:val="24"/>
      <w:szCs w:val="24"/>
      <w:lang w:val="en-CA" w:eastAsia="en-CA"/>
    </w:rPr>
  </w:style>
  <w:style w:type="paragraph" w:customStyle="1" w:styleId="well">
    <w:name w:val="well"/>
    <w:basedOn w:val="Normal"/>
    <w:rsid w:val="00FF1A39"/>
    <w:pPr>
      <w:spacing w:before="100" w:beforeAutospacing="1" w:after="100" w:afterAutospacing="1"/>
    </w:pPr>
    <w:rPr>
      <w:rFonts w:ascii="Times New Roman" w:hAnsi="Times New Roman"/>
      <w:sz w:val="24"/>
      <w:szCs w:val="24"/>
      <w:lang w:val="en-CA" w:eastAsia="en-CA"/>
    </w:rPr>
  </w:style>
  <w:style w:type="character" w:customStyle="1" w:styleId="Mentionnonrsolue1">
    <w:name w:val="Mention non résolue1"/>
    <w:basedOn w:val="DefaultParagraphFont"/>
    <w:uiPriority w:val="99"/>
    <w:semiHidden/>
    <w:unhideWhenUsed/>
    <w:rsid w:val="00AB16E4"/>
    <w:rPr>
      <w:color w:val="605E5C"/>
      <w:shd w:val="clear" w:color="auto" w:fill="E1DFDD"/>
    </w:rPr>
  </w:style>
  <w:style w:type="paragraph" w:customStyle="1" w:styleId="ss-check">
    <w:name w:val="ss-check"/>
    <w:basedOn w:val="Normal"/>
    <w:rsid w:val="00D60BF6"/>
    <w:pPr>
      <w:spacing w:before="100" w:beforeAutospacing="1" w:after="100" w:afterAutospacing="1"/>
    </w:pPr>
    <w:rPr>
      <w:rFonts w:ascii="Times New Roman" w:hAnsi="Times New Roman"/>
      <w:sz w:val="24"/>
      <w:szCs w:val="24"/>
      <w:lang w:val="en-CA" w:eastAsia="en-CA"/>
    </w:rPr>
  </w:style>
  <w:style w:type="paragraph" w:styleId="ListParagraph">
    <w:name w:val="List Paragraph"/>
    <w:basedOn w:val="Normal"/>
    <w:uiPriority w:val="34"/>
    <w:qFormat/>
    <w:rsid w:val="008021EE"/>
    <w:pPr>
      <w:ind w:left="720"/>
      <w:contextualSpacing/>
    </w:pPr>
  </w:style>
  <w:style w:type="paragraph" w:customStyle="1" w:styleId="www-u-fontsize--small">
    <w:name w:val="www-u-fontsize--small"/>
    <w:basedOn w:val="Normal"/>
    <w:rsid w:val="00B10556"/>
    <w:pPr>
      <w:spacing w:before="100" w:beforeAutospacing="1" w:after="100" w:afterAutospacing="1"/>
    </w:pPr>
    <w:rPr>
      <w:rFonts w:ascii="Times New Roman" w:hAnsi="Times New Roman"/>
      <w:sz w:val="24"/>
      <w:szCs w:val="24"/>
      <w:lang w:val="en-CA" w:eastAsia="en-CA"/>
    </w:rPr>
  </w:style>
  <w:style w:type="paragraph" w:styleId="DocumentMap">
    <w:name w:val="Document Map"/>
    <w:basedOn w:val="Normal"/>
    <w:link w:val="DocumentMapChar"/>
    <w:uiPriority w:val="99"/>
    <w:semiHidden/>
    <w:unhideWhenUsed/>
    <w:rsid w:val="00766A22"/>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A22"/>
    <w:rPr>
      <w:rFonts w:ascii="Lucida Grande" w:eastAsia="Times New Roman"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A39"/>
    <w:pPr>
      <w:spacing w:before="120" w:after="120"/>
    </w:pPr>
    <w:rPr>
      <w:rFonts w:ascii="Arial" w:eastAsia="Times New Roman" w:hAnsi="Arial" w:cs="Times New Roman"/>
      <w:szCs w:val="20"/>
    </w:rPr>
  </w:style>
  <w:style w:type="paragraph" w:styleId="Heading1">
    <w:name w:val="heading 1"/>
    <w:basedOn w:val="Normal"/>
    <w:next w:val="Normal"/>
    <w:link w:val="Heading1Char"/>
    <w:autoRedefine/>
    <w:qFormat/>
    <w:rsid w:val="003B0A39"/>
    <w:pPr>
      <w:keepNext/>
      <w:numPr>
        <w:numId w:val="1"/>
      </w:numPr>
      <w:pBdr>
        <w:bottom w:val="single" w:sz="4" w:space="1" w:color="000000"/>
      </w:pBdr>
      <w:tabs>
        <w:tab w:val="left" w:pos="540"/>
      </w:tabs>
      <w:spacing w:before="100" w:after="0"/>
      <w:jc w:val="right"/>
      <w:outlineLvl w:val="0"/>
    </w:pPr>
    <w:rPr>
      <w:rFonts w:ascii="Arial Narrow" w:eastAsiaTheme="majorEastAsia" w:hAnsi="Arial Narrow" w:cstheme="majorBidi"/>
      <w:b/>
      <w:kern w:val="2"/>
      <w:sz w:val="48"/>
    </w:rPr>
  </w:style>
  <w:style w:type="paragraph" w:styleId="Heading2">
    <w:name w:val="heading 2"/>
    <w:basedOn w:val="Normal"/>
    <w:next w:val="Normal"/>
    <w:link w:val="Heading2Char"/>
    <w:autoRedefine/>
    <w:qFormat/>
    <w:rsid w:val="00640369"/>
    <w:pPr>
      <w:keepNext/>
      <w:keepLines/>
      <w:pageBreakBefore/>
      <w:numPr>
        <w:ilvl w:val="1"/>
        <w:numId w:val="2"/>
      </w:numPr>
      <w:pBdr>
        <w:bottom w:val="single" w:sz="4" w:space="1" w:color="000000"/>
      </w:pBdr>
      <w:jc w:val="both"/>
      <w:outlineLvl w:val="1"/>
    </w:pPr>
    <w:rPr>
      <w:rFonts w:ascii="Arial Narrow" w:eastAsiaTheme="majorEastAsia" w:hAnsi="Arial Narrow" w:cstheme="majorBidi"/>
      <w:b/>
      <w:sz w:val="36"/>
      <w:szCs w:val="36"/>
    </w:rPr>
  </w:style>
  <w:style w:type="paragraph" w:styleId="Heading3">
    <w:name w:val="heading 3"/>
    <w:basedOn w:val="Normal"/>
    <w:next w:val="Normal"/>
    <w:link w:val="Heading3Char"/>
    <w:autoRedefine/>
    <w:qFormat/>
    <w:rsid w:val="003B0A39"/>
    <w:pPr>
      <w:keepNext/>
      <w:widowControl w:val="0"/>
      <w:numPr>
        <w:ilvl w:val="2"/>
        <w:numId w:val="1"/>
      </w:numPr>
      <w:spacing w:before="240" w:after="60"/>
      <w:outlineLvl w:val="2"/>
    </w:pPr>
    <w:rPr>
      <w:rFonts w:ascii="Arial Narrow" w:eastAsiaTheme="majorEastAsia" w:hAnsi="Arial Narrow" w:cstheme="majorBidi"/>
      <w:b/>
      <w:sz w:val="32"/>
      <w:szCs w:val="32"/>
    </w:rPr>
  </w:style>
  <w:style w:type="paragraph" w:styleId="Heading4">
    <w:name w:val="heading 4"/>
    <w:basedOn w:val="Normal"/>
    <w:next w:val="Normal"/>
    <w:link w:val="Heading4Char"/>
    <w:autoRedefine/>
    <w:qFormat/>
    <w:rsid w:val="00F87EFC"/>
    <w:pPr>
      <w:keepNext/>
      <w:numPr>
        <w:ilvl w:val="3"/>
        <w:numId w:val="2"/>
      </w:numPr>
      <w:spacing w:before="240"/>
      <w:outlineLvl w:val="3"/>
    </w:pPr>
    <w:rPr>
      <w:rFonts w:ascii="Arial Narrow" w:eastAsiaTheme="majorEastAsia" w:hAnsi="Arial Narrow" w:cstheme="majorBidi"/>
      <w:b/>
      <w:sz w:val="28"/>
      <w:szCs w:val="28"/>
    </w:rPr>
  </w:style>
  <w:style w:type="paragraph" w:styleId="Heading5">
    <w:name w:val="heading 5"/>
    <w:basedOn w:val="Normal"/>
    <w:next w:val="Normal"/>
    <w:link w:val="Heading5Char"/>
    <w:autoRedefine/>
    <w:qFormat/>
    <w:rsid w:val="00FA4678"/>
    <w:pPr>
      <w:keepNext/>
      <w:numPr>
        <w:ilvl w:val="4"/>
        <w:numId w:val="1"/>
      </w:numPr>
      <w:spacing w:before="240"/>
      <w:outlineLvl w:val="4"/>
    </w:pPr>
    <w:rPr>
      <w:rFonts w:ascii="Arial Narrow" w:eastAsiaTheme="majorEastAsia" w:hAnsi="Arial Narrow" w:cstheme="majorBidi"/>
      <w:b/>
      <w:sz w:val="26"/>
    </w:rPr>
  </w:style>
  <w:style w:type="paragraph" w:styleId="Heading6">
    <w:name w:val="heading 6"/>
    <w:basedOn w:val="Normal"/>
    <w:next w:val="Normal"/>
    <w:link w:val="Heading6Char"/>
    <w:qFormat/>
    <w:rsid w:val="003B0A39"/>
    <w:pPr>
      <w:keepNext/>
      <w:numPr>
        <w:ilvl w:val="5"/>
        <w:numId w:val="1"/>
      </w:numPr>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B0A39"/>
    <w:pPr>
      <w:numPr>
        <w:ilvl w:val="6"/>
        <w:numId w:val="1"/>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BC2A40"/>
    <w:pPr>
      <w:keepNext/>
      <w:numPr>
        <w:ilvl w:val="7"/>
        <w:numId w:val="1"/>
      </w:numPr>
      <w:outlineLvl w:val="7"/>
    </w:pPr>
    <w:rPr>
      <w:rFonts w:ascii="Arial Narrow" w:eastAsiaTheme="majorEastAsia" w:hAnsi="Arial Narrow" w:cstheme="majorBidi"/>
      <w:b/>
      <w:i/>
    </w:rPr>
  </w:style>
  <w:style w:type="paragraph" w:styleId="Heading9">
    <w:name w:val="heading 9"/>
    <w:basedOn w:val="Normal"/>
    <w:next w:val="Normal"/>
    <w:link w:val="Heading9Char"/>
    <w:qFormat/>
    <w:rsid w:val="00BC2A40"/>
    <w:pPr>
      <w:keepNext/>
      <w:numPr>
        <w:ilvl w:val="8"/>
        <w:numId w:val="1"/>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B0A39"/>
    <w:rPr>
      <w:rFonts w:ascii="Arial Narrow" w:eastAsiaTheme="majorEastAsia" w:hAnsi="Arial Narrow" w:cstheme="majorBidi"/>
      <w:b/>
      <w:kern w:val="2"/>
      <w:sz w:val="48"/>
      <w:szCs w:val="20"/>
    </w:rPr>
  </w:style>
  <w:style w:type="character" w:customStyle="1" w:styleId="Heading2Char">
    <w:name w:val="Heading 2 Char"/>
    <w:basedOn w:val="DefaultParagraphFont"/>
    <w:link w:val="Heading2"/>
    <w:qFormat/>
    <w:rsid w:val="00640369"/>
    <w:rPr>
      <w:rFonts w:ascii="Arial Narrow" w:eastAsiaTheme="majorEastAsia" w:hAnsi="Arial Narrow" w:cstheme="majorBidi"/>
      <w:b/>
      <w:sz w:val="36"/>
      <w:szCs w:val="36"/>
    </w:rPr>
  </w:style>
  <w:style w:type="character" w:customStyle="1" w:styleId="Heading3Char">
    <w:name w:val="Heading 3 Char"/>
    <w:basedOn w:val="DefaultParagraphFont"/>
    <w:link w:val="Heading3"/>
    <w:qFormat/>
    <w:rsid w:val="003B0A39"/>
    <w:rPr>
      <w:rFonts w:ascii="Arial Narrow" w:eastAsiaTheme="majorEastAsia" w:hAnsi="Arial Narrow" w:cstheme="majorBidi"/>
      <w:b/>
      <w:sz w:val="32"/>
      <w:szCs w:val="32"/>
    </w:rPr>
  </w:style>
  <w:style w:type="character" w:customStyle="1" w:styleId="Heading4Char">
    <w:name w:val="Heading 4 Char"/>
    <w:basedOn w:val="DefaultParagraphFont"/>
    <w:link w:val="Heading4"/>
    <w:qFormat/>
    <w:rsid w:val="00F87EFC"/>
    <w:rPr>
      <w:rFonts w:ascii="Arial Narrow" w:eastAsiaTheme="majorEastAsia" w:hAnsi="Arial Narrow" w:cstheme="majorBidi"/>
      <w:b/>
      <w:sz w:val="28"/>
      <w:szCs w:val="28"/>
    </w:rPr>
  </w:style>
  <w:style w:type="character" w:customStyle="1" w:styleId="Heading5Char">
    <w:name w:val="Heading 5 Char"/>
    <w:basedOn w:val="DefaultParagraphFont"/>
    <w:link w:val="Heading5"/>
    <w:qFormat/>
    <w:rsid w:val="00FA4678"/>
    <w:rPr>
      <w:rFonts w:ascii="Arial Narrow" w:eastAsiaTheme="majorEastAsia" w:hAnsi="Arial Narrow" w:cstheme="majorBidi"/>
      <w:b/>
      <w:sz w:val="26"/>
      <w:szCs w:val="20"/>
    </w:rPr>
  </w:style>
  <w:style w:type="character" w:customStyle="1" w:styleId="Heading6Char">
    <w:name w:val="Heading 6 Char"/>
    <w:basedOn w:val="DefaultParagraphFont"/>
    <w:link w:val="Heading6"/>
    <w:qFormat/>
    <w:rsid w:val="003B0A39"/>
    <w:rPr>
      <w:rFonts w:ascii="Arial Narrow" w:eastAsiaTheme="majorEastAsia" w:hAnsi="Arial Narrow" w:cstheme="majorBidi"/>
      <w:b/>
      <w:i/>
      <w:sz w:val="26"/>
      <w:szCs w:val="20"/>
    </w:rPr>
  </w:style>
  <w:style w:type="character" w:customStyle="1" w:styleId="Heading7Char">
    <w:name w:val="Heading 7 Char"/>
    <w:basedOn w:val="DefaultParagraphFont"/>
    <w:link w:val="Heading7"/>
    <w:qFormat/>
    <w:rsid w:val="003B0A39"/>
    <w:rPr>
      <w:rFonts w:ascii="Arial Narrow" w:eastAsiaTheme="majorEastAsia" w:hAnsi="Arial Narrow" w:cstheme="majorBidi"/>
      <w:b/>
      <w:i/>
      <w:szCs w:val="20"/>
    </w:rPr>
  </w:style>
  <w:style w:type="character" w:customStyle="1" w:styleId="Heading8Char">
    <w:name w:val="Heading 8 Char"/>
    <w:basedOn w:val="DefaultParagraphFont"/>
    <w:link w:val="Heading8"/>
    <w:qFormat/>
    <w:rsid w:val="00BC2A40"/>
    <w:rPr>
      <w:rFonts w:ascii="Arial Narrow" w:eastAsiaTheme="majorEastAsia" w:hAnsi="Arial Narrow" w:cstheme="majorBidi"/>
      <w:b/>
      <w:i/>
      <w:szCs w:val="20"/>
    </w:rPr>
  </w:style>
  <w:style w:type="character" w:customStyle="1" w:styleId="Heading9Char">
    <w:name w:val="Heading 9 Char"/>
    <w:basedOn w:val="DefaultParagraphFont"/>
    <w:link w:val="Heading9"/>
    <w:qFormat/>
    <w:rsid w:val="00BC2A40"/>
    <w:rPr>
      <w:rFonts w:ascii="Arial Narrow" w:eastAsiaTheme="majorEastAsia" w:hAnsi="Arial Narrow" w:cstheme="majorBidi"/>
      <w:szCs w:val="20"/>
    </w:rPr>
  </w:style>
  <w:style w:type="character" w:customStyle="1" w:styleId="FooterChar">
    <w:name w:val="Footer Char"/>
    <w:basedOn w:val="DefaultParagraphFont"/>
    <w:link w:val="Footer"/>
    <w:qFormat/>
    <w:rsid w:val="003B0A39"/>
    <w:rPr>
      <w:rFonts w:ascii="Arial Narrow" w:eastAsia="Times New Roman" w:hAnsi="Arial Narrow" w:cs="Times New Roman"/>
      <w:sz w:val="18"/>
      <w:szCs w:val="20"/>
    </w:rPr>
  </w:style>
  <w:style w:type="character" w:customStyle="1" w:styleId="HeaderChar">
    <w:name w:val="Header Char"/>
    <w:basedOn w:val="DefaultParagraphFont"/>
    <w:link w:val="Header"/>
    <w:qFormat/>
    <w:rsid w:val="003B0A39"/>
    <w:rPr>
      <w:rFonts w:ascii="Arial Narrow" w:eastAsia="Times New Roman" w:hAnsi="Arial Narrow" w:cs="Times New Roman"/>
      <w:sz w:val="18"/>
      <w:szCs w:val="20"/>
    </w:rPr>
  </w:style>
  <w:style w:type="character" w:customStyle="1" w:styleId="BodyTextChar">
    <w:name w:val="Body Text Char"/>
    <w:basedOn w:val="DefaultParagraphFont"/>
    <w:link w:val="BodyText"/>
    <w:uiPriority w:val="99"/>
    <w:qFormat/>
    <w:rsid w:val="00672331"/>
    <w:rPr>
      <w:rFonts w:ascii="Arial" w:eastAsia="Times New Roman" w:hAnsi="Arial" w:cs="Times New Roman"/>
      <w:szCs w:val="20"/>
    </w:rPr>
  </w:style>
  <w:style w:type="character" w:customStyle="1" w:styleId="InstructionalTextChar">
    <w:name w:val="Instructional Text Char"/>
    <w:basedOn w:val="BodyTextChar"/>
    <w:link w:val="InstructionalText"/>
    <w:qFormat/>
    <w:rsid w:val="003B0A39"/>
    <w:rPr>
      <w:rFonts w:ascii="Arial" w:eastAsia="Times New Roman" w:hAnsi="Arial" w:cs="Times New Roman"/>
      <w:i/>
      <w:color w:val="0000FF"/>
      <w:sz w:val="24"/>
      <w:szCs w:val="20"/>
      <w:lang w:eastAsia="ar-SA"/>
    </w:rPr>
  </w:style>
  <w:style w:type="character" w:customStyle="1" w:styleId="CaptionChar">
    <w:name w:val="Caption Char"/>
    <w:link w:val="Caption"/>
    <w:uiPriority w:val="35"/>
    <w:qFormat/>
    <w:locked/>
    <w:rsid w:val="003B0A39"/>
    <w:rPr>
      <w:rFonts w:ascii="Arial Narrow" w:eastAsia="Times New Roman" w:hAnsi="Arial Narrow" w:cs="Times New Roman"/>
      <w:b/>
      <w:bCs/>
      <w:sz w:val="20"/>
      <w:szCs w:val="20"/>
    </w:rPr>
  </w:style>
  <w:style w:type="character" w:customStyle="1" w:styleId="InternetLink">
    <w:name w:val="Internet Link"/>
    <w:basedOn w:val="DefaultParagraphFont"/>
    <w:uiPriority w:val="99"/>
    <w:unhideWhenUsed/>
    <w:rsid w:val="004B7E95"/>
    <w:rPr>
      <w:rFonts w:ascii="Arial" w:hAnsi="Arial"/>
      <w:color w:val="0000FF" w:themeColor="hyperlink"/>
      <w:sz w:val="24"/>
      <w:u w:val="single"/>
    </w:rPr>
  </w:style>
  <w:style w:type="character" w:customStyle="1" w:styleId="BodyTextBoldChar">
    <w:name w:val="Body Text Bold Char"/>
    <w:basedOn w:val="BodyTextChar"/>
    <w:link w:val="BodyTextBold"/>
    <w:uiPriority w:val="99"/>
    <w:qFormat/>
    <w:locked/>
    <w:rsid w:val="003B0A39"/>
    <w:rPr>
      <w:rFonts w:ascii="Arial" w:eastAsia="Times New Roman" w:hAnsi="Arial" w:cs="Times New Roman"/>
      <w:b/>
      <w:bCs/>
      <w:szCs w:val="20"/>
    </w:rPr>
  </w:style>
  <w:style w:type="character" w:customStyle="1" w:styleId="HeaderRightChar">
    <w:name w:val="Header Right Char"/>
    <w:basedOn w:val="DefaultParagraphFont"/>
    <w:link w:val="HeaderRight"/>
    <w:uiPriority w:val="99"/>
    <w:qFormat/>
    <w:rsid w:val="003B0A39"/>
    <w:rPr>
      <w:rFonts w:ascii="Arial Narrow" w:eastAsia="Times New Roman" w:hAnsi="Arial Narrow" w:cs="Times New Roman"/>
      <w:color w:val="000000" w:themeColor="text1"/>
      <w:sz w:val="18"/>
      <w:szCs w:val="24"/>
    </w:rPr>
  </w:style>
  <w:style w:type="character" w:customStyle="1" w:styleId="Hyperlink10">
    <w:name w:val="Hyperlink 10"/>
    <w:basedOn w:val="InternetLink"/>
    <w:uiPriority w:val="99"/>
    <w:qFormat/>
    <w:rsid w:val="003B0A39"/>
    <w:rPr>
      <w:rFonts w:ascii="Arial" w:hAnsi="Arial" w:cs="Arial"/>
      <w:color w:val="0000FF"/>
      <w:sz w:val="20"/>
      <w:szCs w:val="22"/>
      <w:u w:val="single"/>
    </w:rPr>
  </w:style>
  <w:style w:type="character" w:customStyle="1" w:styleId="SignatureTextChar">
    <w:name w:val="Signature Text Char"/>
    <w:basedOn w:val="DefaultParagraphFont"/>
    <w:link w:val="SignatureText"/>
    <w:qFormat/>
    <w:rsid w:val="003B0A39"/>
    <w:rPr>
      <w:rFonts w:ascii="Arial" w:eastAsia="Times New Roman" w:hAnsi="Arial" w:cs="Times New Roman"/>
      <w:sz w:val="20"/>
      <w:szCs w:val="20"/>
    </w:rPr>
  </w:style>
  <w:style w:type="character" w:customStyle="1" w:styleId="TableText10Char">
    <w:name w:val="Table Text 10 Char"/>
    <w:basedOn w:val="DefaultParagraphFont"/>
    <w:link w:val="TableText10"/>
    <w:qFormat/>
    <w:locked/>
    <w:rsid w:val="003B0A39"/>
    <w:rPr>
      <w:rFonts w:ascii="Arial" w:eastAsia="Times New Roman" w:hAnsi="Arial" w:cs="Times New Roman"/>
      <w:sz w:val="20"/>
      <w:szCs w:val="20"/>
    </w:rPr>
  </w:style>
  <w:style w:type="character" w:customStyle="1" w:styleId="TableText10HeaderCenterChar">
    <w:name w:val="Table Text 10 Header Center Char"/>
    <w:basedOn w:val="DefaultParagraphFont"/>
    <w:link w:val="TableText10HeaderCenter"/>
    <w:uiPriority w:val="99"/>
    <w:qFormat/>
    <w:locked/>
    <w:rsid w:val="003B0A39"/>
    <w:rPr>
      <w:rFonts w:ascii="Arial" w:eastAsia="Times New Roman" w:hAnsi="Arial" w:cs="Times New Roman"/>
      <w:b/>
      <w:color w:val="FFFFFF" w:themeColor="background1"/>
      <w:sz w:val="20"/>
      <w:szCs w:val="24"/>
    </w:rPr>
  </w:style>
  <w:style w:type="character" w:customStyle="1" w:styleId="TableText10ItalicChar">
    <w:name w:val="Table Text 10 Italic Char"/>
    <w:basedOn w:val="TableText10Char"/>
    <w:link w:val="TableText10Italic"/>
    <w:uiPriority w:val="99"/>
    <w:qFormat/>
    <w:locked/>
    <w:rsid w:val="003B0A39"/>
    <w:rPr>
      <w:rFonts w:ascii="Arial" w:eastAsia="Times New Roman" w:hAnsi="Arial" w:cs="Times New Roman"/>
      <w:i/>
      <w:iCs/>
      <w:sz w:val="20"/>
      <w:szCs w:val="20"/>
    </w:rPr>
  </w:style>
  <w:style w:type="character" w:customStyle="1" w:styleId="CoverTextChar">
    <w:name w:val="Cover Text Char"/>
    <w:basedOn w:val="DefaultParagraphFont"/>
    <w:link w:val="CoverText"/>
    <w:qFormat/>
    <w:rsid w:val="003B0A39"/>
    <w:rPr>
      <w:rFonts w:ascii="Arial Narrow" w:eastAsia="Times New Roman" w:hAnsi="Arial Narrow" w:cs="Times New Roman"/>
      <w:b/>
      <w:bCs/>
      <w:sz w:val="32"/>
      <w:szCs w:val="20"/>
    </w:rPr>
  </w:style>
  <w:style w:type="character" w:customStyle="1" w:styleId="CoverTextDateChar">
    <w:name w:val="Cover Text Date Char"/>
    <w:basedOn w:val="CoverTextChar"/>
    <w:link w:val="CoverTextDate"/>
    <w:qFormat/>
    <w:rsid w:val="003B0A39"/>
    <w:rPr>
      <w:rFonts w:ascii="Arial Narrow" w:eastAsia="Times New Roman" w:hAnsi="Arial Narrow" w:cs="Times New Roman"/>
      <w:b/>
      <w:bCs/>
      <w:sz w:val="32"/>
      <w:szCs w:val="20"/>
    </w:rPr>
  </w:style>
  <w:style w:type="character" w:customStyle="1" w:styleId="BalloonTextChar">
    <w:name w:val="Balloon Text Char"/>
    <w:basedOn w:val="DefaultParagraphFont"/>
    <w:link w:val="BalloonText"/>
    <w:uiPriority w:val="99"/>
    <w:semiHidden/>
    <w:qFormat/>
    <w:rsid w:val="003B0A39"/>
    <w:rPr>
      <w:rFonts w:ascii="Tahoma" w:eastAsia="Times New Roman" w:hAnsi="Tahoma" w:cs="Tahoma"/>
      <w:sz w:val="16"/>
      <w:szCs w:val="16"/>
    </w:rPr>
  </w:style>
  <w:style w:type="character" w:customStyle="1" w:styleId="BodyText10Char">
    <w:name w:val="Body Text 10 Char"/>
    <w:basedOn w:val="DefaultParagraphFont"/>
    <w:link w:val="BodyText10"/>
    <w:uiPriority w:val="99"/>
    <w:qFormat/>
    <w:locked/>
    <w:rsid w:val="003B0A39"/>
    <w:rPr>
      <w:rFonts w:ascii="Arial" w:eastAsia="Times New Roman" w:hAnsi="Arial" w:cs="Times New Roman"/>
      <w:sz w:val="20"/>
      <w:szCs w:val="24"/>
    </w:rPr>
  </w:style>
  <w:style w:type="character" w:customStyle="1" w:styleId="BodyText10BoldCharChar">
    <w:name w:val="Body Text 10 Bold Char Char"/>
    <w:basedOn w:val="DefaultParagraphFont"/>
    <w:link w:val="BodyText10Bold"/>
    <w:uiPriority w:val="99"/>
    <w:qFormat/>
    <w:locked/>
    <w:rsid w:val="003B0A39"/>
    <w:rPr>
      <w:rFonts w:ascii="Arial" w:eastAsia="Times New Roman" w:hAnsi="Arial" w:cs="Times New Roman"/>
      <w:b/>
      <w:bCs/>
      <w:sz w:val="20"/>
      <w:szCs w:val="24"/>
    </w:rPr>
  </w:style>
  <w:style w:type="character" w:customStyle="1" w:styleId="BodyText10BoldCenterChar">
    <w:name w:val="Body Text 10 Bold Center Char"/>
    <w:basedOn w:val="BodyTextChar"/>
    <w:link w:val="BodyText10BoldCenter"/>
    <w:uiPriority w:val="99"/>
    <w:qFormat/>
    <w:rsid w:val="003B0A39"/>
    <w:rPr>
      <w:rFonts w:ascii="Arial" w:eastAsia="Times New Roman" w:hAnsi="Arial" w:cs="Times New Roman"/>
      <w:b/>
      <w:bCs/>
      <w:szCs w:val="24"/>
    </w:rPr>
  </w:style>
  <w:style w:type="character" w:customStyle="1" w:styleId="BodyText10BulletChar">
    <w:name w:val="Body Text 10 Bullet Char"/>
    <w:basedOn w:val="DefaultParagraphFont"/>
    <w:link w:val="BodyText10Bullet"/>
    <w:uiPriority w:val="99"/>
    <w:qFormat/>
    <w:locked/>
    <w:rsid w:val="003B0A39"/>
    <w:rPr>
      <w:rFonts w:ascii="Arial" w:eastAsia="Times New Roman" w:hAnsi="Arial" w:cs="Times New Roman"/>
      <w:sz w:val="20"/>
      <w:szCs w:val="24"/>
    </w:rPr>
  </w:style>
  <w:style w:type="character" w:customStyle="1" w:styleId="BodyText10CapsChar">
    <w:name w:val="Body Text 10 Caps Char"/>
    <w:basedOn w:val="BodyText10Char"/>
    <w:link w:val="BodyText10Caps"/>
    <w:qFormat/>
    <w:rsid w:val="003B0A39"/>
    <w:rPr>
      <w:rFonts w:ascii="Arial" w:eastAsia="Times New Roman" w:hAnsi="Arial" w:cs="Times New Roman"/>
      <w:caps/>
      <w:sz w:val="20"/>
      <w:szCs w:val="24"/>
    </w:rPr>
  </w:style>
  <w:style w:type="character" w:customStyle="1" w:styleId="BodyText10CenterChar">
    <w:name w:val="Body Text 10 Center Char"/>
    <w:basedOn w:val="DefaultParagraphFont"/>
    <w:link w:val="BodyText10Center"/>
    <w:uiPriority w:val="99"/>
    <w:qFormat/>
    <w:locked/>
    <w:rsid w:val="003B0A39"/>
    <w:rPr>
      <w:rFonts w:ascii="Arial" w:eastAsia="Times New Roman" w:hAnsi="Arial" w:cs="Times New Roman"/>
      <w:sz w:val="20"/>
      <w:szCs w:val="24"/>
    </w:rPr>
  </w:style>
  <w:style w:type="character" w:customStyle="1" w:styleId="BodyText10GlossaryChar">
    <w:name w:val="Body Text 10 Glossary Char"/>
    <w:basedOn w:val="BodyText10Char"/>
    <w:link w:val="BodyText10Glossary"/>
    <w:qFormat/>
    <w:rsid w:val="003B0A39"/>
    <w:rPr>
      <w:rFonts w:ascii="Arial" w:eastAsia="Times New Roman" w:hAnsi="Arial" w:cs="Times New Roman"/>
      <w:sz w:val="20"/>
      <w:szCs w:val="24"/>
    </w:rPr>
  </w:style>
  <w:style w:type="character" w:customStyle="1" w:styleId="BodyText10ItalicChar">
    <w:name w:val="Body Text 10 Italic Char"/>
    <w:basedOn w:val="BodyText10Char"/>
    <w:link w:val="BodyText10Italic"/>
    <w:qFormat/>
    <w:rsid w:val="003B0A39"/>
    <w:rPr>
      <w:rFonts w:ascii="Arial" w:eastAsia="Times New Roman" w:hAnsi="Arial" w:cs="Times New Roman"/>
      <w:i/>
      <w:sz w:val="20"/>
      <w:szCs w:val="24"/>
    </w:rPr>
  </w:style>
  <w:style w:type="character" w:customStyle="1" w:styleId="BodyText10NumberCharChar">
    <w:name w:val="Body Text 10 Number Char Char"/>
    <w:basedOn w:val="BodyTextChar"/>
    <w:link w:val="BodyText10Number"/>
    <w:uiPriority w:val="99"/>
    <w:qFormat/>
    <w:locked/>
    <w:rsid w:val="00DE5592"/>
    <w:rPr>
      <w:rFonts w:ascii="Arial" w:eastAsia="Times New Roman" w:hAnsi="Arial" w:cs="Times New Roman"/>
      <w:sz w:val="20"/>
      <w:szCs w:val="24"/>
    </w:rPr>
  </w:style>
  <w:style w:type="character" w:customStyle="1" w:styleId="BodyText10UnderlineChar">
    <w:name w:val="Body Text 10 Underline Char"/>
    <w:basedOn w:val="DefaultParagraphFont"/>
    <w:link w:val="BodyText10Underline"/>
    <w:uiPriority w:val="99"/>
    <w:qFormat/>
    <w:locked/>
    <w:rsid w:val="003B0A39"/>
    <w:rPr>
      <w:rFonts w:ascii="Arial" w:eastAsia="Times New Roman" w:hAnsi="Arial" w:cs="Times New Roman"/>
      <w:sz w:val="20"/>
      <w:szCs w:val="24"/>
      <w:u w:val="single"/>
    </w:rPr>
  </w:style>
  <w:style w:type="character" w:customStyle="1" w:styleId="BodyTextBulletChar">
    <w:name w:val="Body Text Bullet Char"/>
    <w:basedOn w:val="DefaultParagraphFont"/>
    <w:link w:val="BodyTextBullet"/>
    <w:uiPriority w:val="99"/>
    <w:qFormat/>
    <w:locked/>
    <w:rsid w:val="003B0A39"/>
    <w:rPr>
      <w:rFonts w:ascii="Arial" w:eastAsia="Times New Roman" w:hAnsi="Arial" w:cs="Times New Roman"/>
      <w:szCs w:val="20"/>
    </w:rPr>
  </w:style>
  <w:style w:type="character" w:customStyle="1" w:styleId="BodyTextBulletLevel2Char">
    <w:name w:val="Body Text Bullet Level 2 Char"/>
    <w:basedOn w:val="BodyTextBulletChar"/>
    <w:link w:val="BodyTextBulletLevel2"/>
    <w:uiPriority w:val="99"/>
    <w:qFormat/>
    <w:locked/>
    <w:rsid w:val="003B0A39"/>
    <w:rPr>
      <w:rFonts w:ascii="Arial" w:eastAsia="Times New Roman" w:hAnsi="Arial" w:cs="Times New Roman"/>
      <w:szCs w:val="20"/>
      <w:lang w:eastAsia="ar-SA"/>
    </w:rPr>
  </w:style>
  <w:style w:type="character" w:customStyle="1" w:styleId="BODYTEXTCAPSChar">
    <w:name w:val="BODY TEXT CAPS Char"/>
    <w:basedOn w:val="BodyTextChar"/>
    <w:link w:val="BODYTEXTCAPS"/>
    <w:uiPriority w:val="99"/>
    <w:qFormat/>
    <w:locked/>
    <w:rsid w:val="003B0A39"/>
    <w:rPr>
      <w:rFonts w:ascii="Arial" w:eastAsia="Times New Roman" w:hAnsi="Arial" w:cs="Times New Roman"/>
      <w:caps/>
      <w:szCs w:val="20"/>
    </w:rPr>
  </w:style>
  <w:style w:type="character" w:customStyle="1" w:styleId="BodyTextCenterChar">
    <w:name w:val="Body Text Center Char"/>
    <w:basedOn w:val="DefaultParagraphFont"/>
    <w:link w:val="BodyTextCenter"/>
    <w:uiPriority w:val="99"/>
    <w:qFormat/>
    <w:locked/>
    <w:rsid w:val="004B7E95"/>
    <w:rPr>
      <w:rFonts w:ascii="Arial" w:eastAsia="Times New Roman" w:hAnsi="Arial" w:cs="Times New Roman"/>
      <w:szCs w:val="20"/>
    </w:rPr>
  </w:style>
  <w:style w:type="character" w:customStyle="1" w:styleId="BodyTextCenterNoSpaceChar">
    <w:name w:val="Body Text Center No Space Char"/>
    <w:basedOn w:val="DefaultParagraphFont"/>
    <w:link w:val="BodyTextCenterNoSpace"/>
    <w:uiPriority w:val="99"/>
    <w:qFormat/>
    <w:locked/>
    <w:rsid w:val="004B7E95"/>
    <w:rPr>
      <w:rFonts w:ascii="Arial" w:eastAsia="Times New Roman" w:hAnsi="Arial" w:cs="Times New Roman"/>
      <w:bCs/>
      <w:szCs w:val="20"/>
    </w:rPr>
  </w:style>
  <w:style w:type="character" w:customStyle="1" w:styleId="BodyTextGlossaryChar">
    <w:name w:val="Body Text Glossary Char"/>
    <w:basedOn w:val="BodyTextChar"/>
    <w:link w:val="BodyTextGlossary"/>
    <w:qFormat/>
    <w:rsid w:val="003B0A39"/>
    <w:rPr>
      <w:rFonts w:ascii="Arial" w:eastAsia="Times New Roman" w:hAnsi="Arial" w:cs="Times New Roman"/>
      <w:szCs w:val="20"/>
    </w:rPr>
  </w:style>
  <w:style w:type="character" w:customStyle="1" w:styleId="BodyTextIndentChar">
    <w:name w:val="Body Text Indent Char"/>
    <w:basedOn w:val="DefaultParagraphFont"/>
    <w:link w:val="BodyTextIndent"/>
    <w:qFormat/>
    <w:rsid w:val="003B0A39"/>
    <w:rPr>
      <w:rFonts w:ascii="Arial" w:eastAsia="Times New Roman" w:hAnsi="Arial" w:cs="Times New Roman"/>
      <w:szCs w:val="20"/>
    </w:rPr>
  </w:style>
  <w:style w:type="character" w:customStyle="1" w:styleId="BodyTextItalicChar">
    <w:name w:val="Body Text Italic Char"/>
    <w:basedOn w:val="DefaultParagraphFont"/>
    <w:link w:val="BodyTextItalic"/>
    <w:uiPriority w:val="99"/>
    <w:qFormat/>
    <w:locked/>
    <w:rsid w:val="003B0A39"/>
    <w:rPr>
      <w:rFonts w:ascii="Arial" w:eastAsia="Times New Roman" w:hAnsi="Arial" w:cs="Times New Roman"/>
      <w:i/>
      <w:szCs w:val="20"/>
    </w:rPr>
  </w:style>
  <w:style w:type="character" w:customStyle="1" w:styleId="BodyTextNoSpaceChar">
    <w:name w:val="Body Text No Space Char"/>
    <w:basedOn w:val="BodyTextCenterNoSpaceChar"/>
    <w:link w:val="BodyTextNoSpace"/>
    <w:qFormat/>
    <w:rsid w:val="00672331"/>
    <w:rPr>
      <w:rFonts w:ascii="Arial" w:eastAsia="Times New Roman" w:hAnsi="Arial" w:cs="Times New Roman"/>
      <w:bCs/>
      <w:szCs w:val="20"/>
    </w:rPr>
  </w:style>
  <w:style w:type="character" w:customStyle="1" w:styleId="BodyTextNumberChar">
    <w:name w:val="Body Text Number Char"/>
    <w:basedOn w:val="DefaultParagraphFont"/>
    <w:link w:val="BodyTextNumber"/>
    <w:uiPriority w:val="99"/>
    <w:qFormat/>
    <w:locked/>
    <w:rsid w:val="003B0A39"/>
    <w:rPr>
      <w:rFonts w:ascii="Arial" w:eastAsia="Times New Roman" w:hAnsi="Arial" w:cs="Times New Roman"/>
      <w:szCs w:val="24"/>
    </w:rPr>
  </w:style>
  <w:style w:type="character" w:customStyle="1" w:styleId="BodyTextNumberLetterLevel2Char">
    <w:name w:val="Body Text Number Letter Level 2 Char"/>
    <w:basedOn w:val="BodyTextNumberChar"/>
    <w:link w:val="BodyTextNumberLetterLevel2"/>
    <w:uiPriority w:val="99"/>
    <w:qFormat/>
    <w:locked/>
    <w:rsid w:val="003B0A39"/>
    <w:rPr>
      <w:rFonts w:ascii="Arial" w:eastAsia="Times New Roman" w:hAnsi="Arial" w:cs="Times New Roman"/>
      <w:szCs w:val="24"/>
    </w:rPr>
  </w:style>
  <w:style w:type="character" w:customStyle="1" w:styleId="BodyTextNumberStepResultsNotesChar">
    <w:name w:val="Body Text Number Step Results/Notes Char"/>
    <w:basedOn w:val="DefaultParagraphFont"/>
    <w:link w:val="BodyTextNumberStepResultsNotes"/>
    <w:uiPriority w:val="99"/>
    <w:qFormat/>
    <w:locked/>
    <w:rsid w:val="003B0A39"/>
    <w:rPr>
      <w:rFonts w:ascii="Arial" w:eastAsia="Times New Roman" w:hAnsi="Arial" w:cs="Times New Roman"/>
      <w:szCs w:val="20"/>
    </w:rPr>
  </w:style>
  <w:style w:type="character" w:customStyle="1" w:styleId="BodyTextNumberLetterLevel2StepResultsNotesChar">
    <w:name w:val="Body Text Number Letter Level 2 Step Results/Notes Char"/>
    <w:basedOn w:val="BodyTextNumberStepResultsNotesChar"/>
    <w:link w:val="BodyTextNumberLetterLevel2StepResultsNotes"/>
    <w:qFormat/>
    <w:rsid w:val="003B0A39"/>
    <w:rPr>
      <w:rFonts w:ascii="Arial" w:eastAsia="Times New Roman" w:hAnsi="Arial" w:cs="Times New Roman"/>
      <w:szCs w:val="20"/>
    </w:rPr>
  </w:style>
  <w:style w:type="character" w:customStyle="1" w:styleId="BodyTextNumberStepResultsNotesBulletChar">
    <w:name w:val="Body Text Number Step Results/Notes Bullet Char"/>
    <w:basedOn w:val="BodyTextNumberStepResultsNotesChar"/>
    <w:link w:val="BodyTextNumberStepResultsNotesBullet"/>
    <w:qFormat/>
    <w:rsid w:val="003B0A39"/>
    <w:rPr>
      <w:rFonts w:ascii="Arial" w:eastAsia="Times New Roman" w:hAnsi="Arial" w:cs="Times New Roman"/>
      <w:szCs w:val="20"/>
    </w:rPr>
  </w:style>
  <w:style w:type="character" w:customStyle="1" w:styleId="BodyTextRightChar">
    <w:name w:val="Body Text Right Char"/>
    <w:basedOn w:val="BodyTextChar"/>
    <w:link w:val="BodyTextRight"/>
    <w:qFormat/>
    <w:rsid w:val="003B0A39"/>
    <w:rPr>
      <w:rFonts w:ascii="Arial" w:eastAsia="Times New Roman" w:hAnsi="Arial" w:cs="Times New Roman"/>
      <w:szCs w:val="24"/>
    </w:rPr>
  </w:style>
  <w:style w:type="character" w:customStyle="1" w:styleId="BodyTextUnderlineChar">
    <w:name w:val="Body Text Underline Char"/>
    <w:basedOn w:val="BodyTextChar"/>
    <w:link w:val="BodyTextUnderline"/>
    <w:uiPriority w:val="99"/>
    <w:qFormat/>
    <w:locked/>
    <w:rsid w:val="003B0A39"/>
    <w:rPr>
      <w:rFonts w:ascii="Arial" w:eastAsia="Times New Roman" w:hAnsi="Arial" w:cs="Times New Roman"/>
      <w:szCs w:val="20"/>
      <w:u w:val="single"/>
    </w:rPr>
  </w:style>
  <w:style w:type="character" w:styleId="CommentReference">
    <w:name w:val="annotation reference"/>
    <w:basedOn w:val="DefaultParagraphFont"/>
    <w:uiPriority w:val="99"/>
    <w:qFormat/>
    <w:rsid w:val="003B0A39"/>
    <w:rPr>
      <w:sz w:val="16"/>
      <w:szCs w:val="16"/>
    </w:rPr>
  </w:style>
  <w:style w:type="character" w:customStyle="1" w:styleId="CommentTextChar">
    <w:name w:val="Comment Text Char"/>
    <w:basedOn w:val="DefaultParagraphFont"/>
    <w:link w:val="CommentText"/>
    <w:uiPriority w:val="99"/>
    <w:qFormat/>
    <w:rsid w:val="003B0A39"/>
    <w:rPr>
      <w:rFonts w:ascii="Arial" w:eastAsia="Times New Roman" w:hAnsi="Arial" w:cs="Times New Roman"/>
      <w:sz w:val="20"/>
      <w:szCs w:val="20"/>
    </w:rPr>
  </w:style>
  <w:style w:type="character" w:customStyle="1" w:styleId="CommentSubjectChar">
    <w:name w:val="Comment Subject Char"/>
    <w:basedOn w:val="CommentTextChar"/>
    <w:link w:val="CommentSubject"/>
    <w:qFormat/>
    <w:rsid w:val="003B0A39"/>
    <w:rPr>
      <w:rFonts w:ascii="Arial" w:eastAsia="Times New Roman" w:hAnsi="Arial" w:cs="Times New Roman"/>
      <w:b/>
      <w:bCs/>
      <w:sz w:val="20"/>
      <w:szCs w:val="20"/>
    </w:rPr>
  </w:style>
  <w:style w:type="character" w:customStyle="1" w:styleId="CoverProgramNameChar">
    <w:name w:val="Cover Program Name Char"/>
    <w:basedOn w:val="DefaultParagraphFont"/>
    <w:link w:val="CoverProgramName"/>
    <w:qFormat/>
    <w:rsid w:val="003B0A39"/>
    <w:rPr>
      <w:rFonts w:ascii="Arial Narrow" w:eastAsia="Times New Roman" w:hAnsi="Arial Narrow" w:cs="Times New Roman"/>
      <w:b/>
      <w:color w:val="000000" w:themeColor="text1"/>
      <w:sz w:val="40"/>
      <w:szCs w:val="20"/>
    </w:rPr>
  </w:style>
  <w:style w:type="character" w:customStyle="1" w:styleId="CoverClassificationChar">
    <w:name w:val="Cover Classification Char"/>
    <w:basedOn w:val="CoverProgramNameChar"/>
    <w:link w:val="CoverClassification"/>
    <w:qFormat/>
    <w:rsid w:val="003B0A39"/>
    <w:rPr>
      <w:rFonts w:ascii="Arial Narrow" w:eastAsia="Times New Roman" w:hAnsi="Arial Narrow" w:cs="Times New Roman"/>
      <w:b/>
      <w:color w:val="000000" w:themeColor="text1"/>
      <w:sz w:val="32"/>
      <w:szCs w:val="20"/>
    </w:rPr>
  </w:style>
  <w:style w:type="character" w:customStyle="1" w:styleId="EndnoteCharacters">
    <w:name w:val="Endnote Characters"/>
    <w:basedOn w:val="DefaultParagraphFont"/>
    <w:qFormat/>
    <w:rsid w:val="003B0A39"/>
    <w:rPr>
      <w:vertAlign w:val="superscript"/>
    </w:rPr>
  </w:style>
  <w:style w:type="character" w:customStyle="1" w:styleId="EndnoteAnchor">
    <w:name w:val="Endnote Anchor"/>
    <w:rPr>
      <w:vertAlign w:val="superscript"/>
    </w:rPr>
  </w:style>
  <w:style w:type="character" w:customStyle="1" w:styleId="EndnoteTextChar">
    <w:name w:val="Endnote Text Char"/>
    <w:basedOn w:val="DefaultParagraphFont"/>
    <w:link w:val="EndnoteText"/>
    <w:qFormat/>
    <w:rsid w:val="003B0A39"/>
    <w:rPr>
      <w:rFonts w:ascii="Arial" w:eastAsia="Times New Roman" w:hAnsi="Arial" w:cs="Times New Roman"/>
      <w:sz w:val="20"/>
      <w:szCs w:val="20"/>
    </w:rPr>
  </w:style>
  <w:style w:type="character" w:styleId="FollowedHyperlink">
    <w:name w:val="FollowedHyperlink"/>
    <w:basedOn w:val="DefaultParagraphFont"/>
    <w:qFormat/>
    <w:rsid w:val="003B0A39"/>
    <w:rPr>
      <w:color w:val="800080" w:themeColor="followedHyperlink"/>
      <w:u w:val="single"/>
    </w:rPr>
  </w:style>
  <w:style w:type="character" w:customStyle="1" w:styleId="FooterRightChar">
    <w:name w:val="Footer Right Char"/>
    <w:basedOn w:val="DefaultParagraphFont"/>
    <w:link w:val="FooterRight"/>
    <w:qFormat/>
    <w:rsid w:val="003B0A39"/>
    <w:rPr>
      <w:rFonts w:ascii="Arial" w:eastAsia="Times New Roman" w:hAnsi="Arial" w:cs="Times New Roman"/>
      <w:sz w:val="18"/>
      <w:szCs w:val="20"/>
    </w:rPr>
  </w:style>
  <w:style w:type="character" w:customStyle="1" w:styleId="FootnoteCharacters">
    <w:name w:val="Footnote Characters"/>
    <w:basedOn w:val="DefaultParagraphFont"/>
    <w:qFormat/>
    <w:rsid w:val="003B0A39"/>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qFormat/>
    <w:rsid w:val="003B0A39"/>
    <w:rPr>
      <w:rFonts w:ascii="Arial" w:eastAsia="Times New Roman" w:hAnsi="Arial" w:cs="Times New Roman"/>
      <w:sz w:val="18"/>
      <w:szCs w:val="20"/>
    </w:rPr>
  </w:style>
  <w:style w:type="character" w:customStyle="1" w:styleId="HeaderRightBoldChar">
    <w:name w:val="Header Right Bold Char"/>
    <w:basedOn w:val="HeaderRightChar"/>
    <w:link w:val="HeaderRightBold"/>
    <w:qFormat/>
    <w:rsid w:val="003B0A39"/>
    <w:rPr>
      <w:rFonts w:ascii="Arial Narrow" w:eastAsia="Times New Roman" w:hAnsi="Arial Narrow" w:cs="Times New Roman"/>
      <w:b/>
      <w:color w:val="000000" w:themeColor="text1"/>
      <w:sz w:val="18"/>
      <w:szCs w:val="24"/>
    </w:rPr>
  </w:style>
  <w:style w:type="character" w:customStyle="1" w:styleId="InstructionalTextUnderlineChar">
    <w:name w:val="Instructional Text Underline Char"/>
    <w:basedOn w:val="InstructionalTextChar"/>
    <w:link w:val="InstructionalTextUnderline"/>
    <w:qFormat/>
    <w:rsid w:val="003B0A39"/>
    <w:rPr>
      <w:rFonts w:ascii="Arial" w:eastAsia="Times New Roman" w:hAnsi="Arial" w:cs="Times New Roman"/>
      <w:i/>
      <w:iCs/>
      <w:color w:val="0000FF"/>
      <w:sz w:val="24"/>
      <w:szCs w:val="20"/>
      <w:u w:val="single"/>
      <w:lang w:eastAsia="ar-SA"/>
    </w:rPr>
  </w:style>
  <w:style w:type="character" w:customStyle="1" w:styleId="TableText10BoldChar">
    <w:name w:val="Table Text 10 Bold Char"/>
    <w:basedOn w:val="TableText10Char"/>
    <w:link w:val="TableText10Bold"/>
    <w:uiPriority w:val="99"/>
    <w:qFormat/>
    <w:locked/>
    <w:rsid w:val="003B0A39"/>
    <w:rPr>
      <w:rFonts w:ascii="Arial" w:eastAsia="Times New Roman" w:hAnsi="Arial" w:cs="Times New Roman"/>
      <w:b/>
      <w:sz w:val="20"/>
      <w:szCs w:val="20"/>
    </w:rPr>
  </w:style>
  <w:style w:type="character" w:customStyle="1" w:styleId="TableText10BulletChar">
    <w:name w:val="Table Text 10 Bullet Char"/>
    <w:basedOn w:val="DefaultParagraphFont"/>
    <w:link w:val="TableText10Bullet"/>
    <w:uiPriority w:val="99"/>
    <w:qFormat/>
    <w:locked/>
    <w:rsid w:val="003B0A39"/>
    <w:rPr>
      <w:rFonts w:ascii="Arial" w:eastAsia="Times New Roman" w:hAnsi="Arial" w:cs="Times New Roman"/>
      <w:sz w:val="20"/>
      <w:szCs w:val="20"/>
    </w:rPr>
  </w:style>
  <w:style w:type="character" w:customStyle="1" w:styleId="TableText10CenterChar">
    <w:name w:val="Table Text 10 Center Char"/>
    <w:basedOn w:val="TableText10Char"/>
    <w:link w:val="TableText10Center"/>
    <w:uiPriority w:val="99"/>
    <w:qFormat/>
    <w:locked/>
    <w:rsid w:val="003B0A39"/>
    <w:rPr>
      <w:rFonts w:ascii="Arial" w:eastAsia="Times New Roman" w:hAnsi="Arial" w:cs="Times New Roman"/>
      <w:sz w:val="20"/>
      <w:szCs w:val="20"/>
    </w:rPr>
  </w:style>
  <w:style w:type="character" w:customStyle="1" w:styleId="TableText10GlossaryChar">
    <w:name w:val="Table Text 10 Glossary Char"/>
    <w:basedOn w:val="TableText10Char"/>
    <w:link w:val="TableText10Glossary"/>
    <w:qFormat/>
    <w:rsid w:val="003B0A39"/>
    <w:rPr>
      <w:rFonts w:ascii="Arial" w:eastAsia="Times New Roman" w:hAnsi="Arial" w:cs="Times New Roman"/>
      <w:sz w:val="20"/>
      <w:szCs w:val="20"/>
    </w:rPr>
  </w:style>
  <w:style w:type="character" w:customStyle="1" w:styleId="TableText10HeaderLeftChar">
    <w:name w:val="Table Text 10 Header Left Char"/>
    <w:basedOn w:val="DefaultParagraphFont"/>
    <w:link w:val="TableText10HeaderLeft"/>
    <w:uiPriority w:val="99"/>
    <w:qFormat/>
    <w:rsid w:val="003B0A39"/>
    <w:rPr>
      <w:rFonts w:ascii="Arial" w:eastAsia="Times New Roman" w:hAnsi="Arial" w:cs="Times New Roman"/>
      <w:b/>
      <w:sz w:val="20"/>
      <w:szCs w:val="20"/>
    </w:rPr>
  </w:style>
  <w:style w:type="character" w:customStyle="1" w:styleId="TableText10IndentChar">
    <w:name w:val="Table Text 10 Indent Char"/>
    <w:basedOn w:val="TableText10Char"/>
    <w:link w:val="TableText10Indent"/>
    <w:uiPriority w:val="99"/>
    <w:qFormat/>
    <w:locked/>
    <w:rsid w:val="003B0A39"/>
    <w:rPr>
      <w:rFonts w:ascii="Arial" w:eastAsia="Times New Roman" w:hAnsi="Arial" w:cs="Times New Roman"/>
      <w:sz w:val="20"/>
      <w:szCs w:val="20"/>
    </w:rPr>
  </w:style>
  <w:style w:type="character" w:customStyle="1" w:styleId="TableText10NoSpaceChar">
    <w:name w:val="Table Text 10 No Space Char"/>
    <w:basedOn w:val="DefaultParagraphFont"/>
    <w:link w:val="TableText10NoSpace"/>
    <w:uiPriority w:val="99"/>
    <w:qFormat/>
    <w:locked/>
    <w:rsid w:val="003B0A39"/>
    <w:rPr>
      <w:rFonts w:ascii="Arial" w:eastAsia="Times New Roman" w:hAnsi="Arial" w:cs="Times New Roman"/>
      <w:sz w:val="20"/>
      <w:szCs w:val="24"/>
    </w:rPr>
  </w:style>
  <w:style w:type="character" w:customStyle="1" w:styleId="TableText10NumberChar">
    <w:name w:val="Table Text 10 Number Char"/>
    <w:basedOn w:val="DefaultParagraphFont"/>
    <w:link w:val="TableText10Number"/>
    <w:uiPriority w:val="99"/>
    <w:qFormat/>
    <w:locked/>
    <w:rsid w:val="003B0A39"/>
    <w:rPr>
      <w:rFonts w:ascii="Arial" w:eastAsia="Times New Roman" w:hAnsi="Arial" w:cs="Times New Roman"/>
      <w:sz w:val="20"/>
      <w:szCs w:val="24"/>
    </w:rPr>
  </w:style>
  <w:style w:type="character" w:customStyle="1" w:styleId="TableText10NumberStepResultsNotesChar">
    <w:name w:val="Table Text 10 Number Step Results/Notes Char"/>
    <w:basedOn w:val="DefaultParagraphFont"/>
    <w:link w:val="TableText10NumberStepResultsNotes"/>
    <w:uiPriority w:val="99"/>
    <w:qFormat/>
    <w:locked/>
    <w:rsid w:val="003B0A39"/>
    <w:rPr>
      <w:rFonts w:ascii="Arial" w:eastAsia="Times New Roman" w:hAnsi="Arial" w:cs="Times New Roman"/>
      <w:sz w:val="20"/>
      <w:szCs w:val="20"/>
    </w:rPr>
  </w:style>
  <w:style w:type="character" w:customStyle="1" w:styleId="TableText10RightChar">
    <w:name w:val="Table Text 10 Right Char"/>
    <w:basedOn w:val="TableText10Char"/>
    <w:link w:val="TableText10Right"/>
    <w:uiPriority w:val="99"/>
    <w:qFormat/>
    <w:locked/>
    <w:rsid w:val="003B0A39"/>
    <w:rPr>
      <w:rFonts w:ascii="Arial" w:eastAsia="Times New Roman" w:hAnsi="Arial" w:cs="Times New Roman"/>
      <w:sz w:val="20"/>
      <w:szCs w:val="20"/>
    </w:rPr>
  </w:style>
  <w:style w:type="character" w:customStyle="1" w:styleId="TableText8Char">
    <w:name w:val="Table Text 8 Char"/>
    <w:basedOn w:val="DefaultParagraphFont"/>
    <w:link w:val="TableText8"/>
    <w:uiPriority w:val="99"/>
    <w:qFormat/>
    <w:locked/>
    <w:rsid w:val="003B0A39"/>
    <w:rPr>
      <w:rFonts w:ascii="Arial" w:eastAsia="Times New Roman" w:hAnsi="Arial" w:cs="Times New Roman"/>
      <w:sz w:val="16"/>
      <w:szCs w:val="24"/>
    </w:rPr>
  </w:style>
  <w:style w:type="character" w:customStyle="1" w:styleId="TableText8BoldChar">
    <w:name w:val="Table Text 8 Bold Char"/>
    <w:basedOn w:val="DefaultParagraphFont"/>
    <w:link w:val="TableText8Bold"/>
    <w:uiPriority w:val="99"/>
    <w:qFormat/>
    <w:locked/>
    <w:rsid w:val="003B0A39"/>
    <w:rPr>
      <w:rFonts w:ascii="Arial" w:eastAsia="Times New Roman" w:hAnsi="Arial" w:cs="Times New Roman"/>
      <w:b/>
      <w:sz w:val="16"/>
      <w:szCs w:val="24"/>
    </w:rPr>
  </w:style>
  <w:style w:type="character" w:customStyle="1" w:styleId="TableText8BulletChar">
    <w:name w:val="Table Text 8 Bullet Char"/>
    <w:basedOn w:val="DefaultParagraphFont"/>
    <w:link w:val="TableText8Bullet"/>
    <w:uiPriority w:val="99"/>
    <w:qFormat/>
    <w:locked/>
    <w:rsid w:val="003B0A39"/>
    <w:rPr>
      <w:rFonts w:ascii="Arial" w:eastAsia="Times New Roman" w:hAnsi="Arial" w:cs="Times New Roman"/>
      <w:sz w:val="16"/>
      <w:szCs w:val="24"/>
    </w:rPr>
  </w:style>
  <w:style w:type="character" w:customStyle="1" w:styleId="TableText8GlossaryChar">
    <w:name w:val="Table Text 8 Glossary Char"/>
    <w:basedOn w:val="TableText10Char"/>
    <w:link w:val="TableText8Glossary"/>
    <w:qFormat/>
    <w:rsid w:val="003B0A39"/>
    <w:rPr>
      <w:rFonts w:ascii="Arial" w:eastAsia="Times New Roman" w:hAnsi="Arial" w:cs="Times New Roman"/>
      <w:sz w:val="16"/>
      <w:szCs w:val="24"/>
    </w:rPr>
  </w:style>
  <w:style w:type="character" w:customStyle="1" w:styleId="TableText8ItalicChar">
    <w:name w:val="Table Text 8 Italic Char"/>
    <w:basedOn w:val="TableText8Char"/>
    <w:link w:val="TableText8Italic"/>
    <w:uiPriority w:val="99"/>
    <w:qFormat/>
    <w:locked/>
    <w:rsid w:val="003B0A39"/>
    <w:rPr>
      <w:rFonts w:ascii="Arial" w:eastAsia="Times New Roman" w:hAnsi="Arial" w:cs="Times New Roman"/>
      <w:i/>
      <w:sz w:val="16"/>
      <w:szCs w:val="24"/>
    </w:rPr>
  </w:style>
  <w:style w:type="character" w:customStyle="1" w:styleId="TableText8NumberChar">
    <w:name w:val="Table Text 8 Number Char"/>
    <w:basedOn w:val="DefaultParagraphFont"/>
    <w:link w:val="TableText8Number"/>
    <w:uiPriority w:val="99"/>
    <w:qFormat/>
    <w:locked/>
    <w:rsid w:val="003B0A39"/>
    <w:rPr>
      <w:rFonts w:ascii="Arial" w:eastAsia="Times New Roman" w:hAnsi="Arial" w:cs="Times New Roman"/>
      <w:sz w:val="16"/>
      <w:szCs w:val="24"/>
    </w:rPr>
  </w:style>
  <w:style w:type="character" w:customStyle="1" w:styleId="ListLabel1">
    <w:name w:val="ListLabel 1"/>
    <w:qFormat/>
    <w:rPr>
      <w:b/>
      <w:i w:val="0"/>
      <w:sz w:val="48"/>
      <w:u w:val="none"/>
    </w:rPr>
  </w:style>
  <w:style w:type="character" w:customStyle="1" w:styleId="ListLabel2">
    <w:name w:val="ListLabel 2"/>
    <w:qFormat/>
    <w:rPr>
      <w:b/>
      <w:i w:val="0"/>
      <w:sz w:val="36"/>
    </w:rPr>
  </w:style>
  <w:style w:type="character" w:customStyle="1" w:styleId="ListLabel3">
    <w:name w:val="ListLabel 3"/>
    <w:qFormat/>
    <w:rPr>
      <w:b/>
      <w:i w:val="0"/>
      <w:sz w:val="32"/>
    </w:rPr>
  </w:style>
  <w:style w:type="character" w:customStyle="1" w:styleId="ListLabel4">
    <w:name w:val="ListLabel 4"/>
    <w:qFormat/>
    <w:rPr>
      <w:b/>
      <w:i w:val="0"/>
      <w:sz w:val="28"/>
    </w:rPr>
  </w:style>
  <w:style w:type="character" w:customStyle="1" w:styleId="ListLabel5">
    <w:name w:val="ListLabel 5"/>
    <w:qFormat/>
    <w:rPr>
      <w:b/>
      <w:i w:val="0"/>
      <w:sz w:val="24"/>
      <w:szCs w:val="24"/>
    </w:rPr>
  </w:style>
  <w:style w:type="character" w:customStyle="1" w:styleId="ListLabel6">
    <w:name w:val="ListLabel 6"/>
    <w:qFormat/>
    <w:rPr>
      <w:b/>
      <w:i/>
      <w:sz w:val="26"/>
      <w:szCs w:val="26"/>
    </w:rPr>
  </w:style>
  <w:style w:type="character" w:customStyle="1" w:styleId="ListLabel7">
    <w:name w:val="ListLabel 7"/>
    <w:qFormat/>
    <w:rPr>
      <w:b/>
      <w:i/>
      <w:sz w:val="22"/>
    </w:rPr>
  </w:style>
  <w:style w:type="character" w:customStyle="1" w:styleId="ListLabel8">
    <w:name w:val="ListLabel 8"/>
    <w:qFormat/>
    <w:rPr>
      <w:b/>
      <w:i w:val="0"/>
      <w:sz w:val="22"/>
    </w:rPr>
  </w:style>
  <w:style w:type="character" w:customStyle="1" w:styleId="ListLabel9">
    <w:name w:val="ListLabel 9"/>
    <w:qFormat/>
    <w:rPr>
      <w:b w:val="0"/>
      <w:i/>
      <w:sz w:val="22"/>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rPr>
  </w:style>
  <w:style w:type="character" w:customStyle="1" w:styleId="ListLabel47">
    <w:name w:val="ListLabel 47"/>
    <w:qFormat/>
    <w:rPr>
      <w:rFonts w:cs="Times New Roman"/>
    </w:rPr>
  </w:style>
  <w:style w:type="character" w:customStyle="1" w:styleId="ListLabel48">
    <w:name w:val="ListLabel 48"/>
    <w:qFormat/>
    <w:rPr>
      <w:rFonts w:cs="Times New Roman"/>
    </w:rPr>
  </w:style>
  <w:style w:type="character" w:customStyle="1" w:styleId="ListLabel49">
    <w:name w:val="ListLabel 49"/>
    <w:qFormat/>
    <w:rPr>
      <w:rFonts w:cs="Times New Roman"/>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rPr>
  </w:style>
  <w:style w:type="character" w:customStyle="1" w:styleId="ListLabel56">
    <w:name w:val="ListLabel 56"/>
    <w:qFormat/>
    <w:rPr>
      <w:rFonts w:cs="Times New Roman"/>
    </w:rPr>
  </w:style>
  <w:style w:type="character" w:customStyle="1" w:styleId="ListLabel57">
    <w:name w:val="ListLabel 57"/>
    <w:qFormat/>
    <w:rPr>
      <w:rFonts w:cs="Times New Roman"/>
    </w:rPr>
  </w:style>
  <w:style w:type="character" w:customStyle="1" w:styleId="ListLabel58">
    <w:name w:val="ListLabel 58"/>
    <w:qFormat/>
    <w:rPr>
      <w:rFonts w:cs="Arial"/>
      <w:b/>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Times New Roman"/>
    </w:rPr>
  </w:style>
  <w:style w:type="character" w:customStyle="1" w:styleId="ListLabel68">
    <w:name w:val="ListLabel 68"/>
    <w:qFormat/>
    <w:rPr>
      <w:rFonts w:cs="Times New Roman"/>
    </w:rPr>
  </w:style>
  <w:style w:type="character" w:customStyle="1" w:styleId="ListLabel69">
    <w:name w:val="ListLabel 69"/>
    <w:qFormat/>
    <w:rPr>
      <w:rFonts w:cs="Times New Roman"/>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rPr>
  </w:style>
  <w:style w:type="character" w:customStyle="1" w:styleId="ListLabel79">
    <w:name w:val="ListLabel 79"/>
    <w:qFormat/>
    <w:rPr>
      <w:rFonts w:cs="Times New Roman"/>
    </w:rPr>
  </w:style>
  <w:style w:type="character" w:customStyle="1" w:styleId="ListLabel80">
    <w:name w:val="ListLabel 80"/>
    <w:qFormat/>
    <w:rPr>
      <w:rFonts w:cs="Times New Roman"/>
    </w:rPr>
  </w:style>
  <w:style w:type="character" w:customStyle="1" w:styleId="ListLabel81">
    <w:name w:val="ListLabel 81"/>
    <w:qFormat/>
    <w:rPr>
      <w:rFonts w:cs="Times New Roman"/>
    </w:rPr>
  </w:style>
  <w:style w:type="character" w:customStyle="1" w:styleId="ListLabel82">
    <w:name w:val="ListLabel 82"/>
    <w:qFormat/>
    <w:rPr>
      <w:rFonts w:cs="Times New Roman"/>
    </w:rPr>
  </w:style>
  <w:style w:type="character" w:customStyle="1" w:styleId="ListLabel83">
    <w:name w:val="ListLabel 83"/>
    <w:qFormat/>
    <w:rPr>
      <w:rFonts w:cs="Times New Roman"/>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cs="Times New Roman"/>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b w:val="0"/>
      <w:i w:val="0"/>
      <w:sz w:val="20"/>
    </w:rPr>
  </w:style>
  <w:style w:type="character" w:customStyle="1" w:styleId="ListLabel95">
    <w:name w:val="ListLabel 95"/>
    <w:qFormat/>
    <w:rPr>
      <w:rFonts w:cs="Arial"/>
      <w:b w:val="0"/>
      <w:i w:val="0"/>
      <w:sz w:val="20"/>
    </w:rPr>
  </w:style>
  <w:style w:type="character" w:customStyle="1" w:styleId="ListLabel96">
    <w:name w:val="ListLabel 96"/>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97">
    <w:name w:val="ListLabel 97"/>
    <w:qFormat/>
    <w:rPr>
      <w:rFonts w:cs="Times New Roman"/>
      <w:b/>
      <w:i w:val="0"/>
      <w:sz w:val="24"/>
      <w:szCs w:val="24"/>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Arial"/>
      <w:b w:val="0"/>
      <w:i w:val="0"/>
      <w:sz w:val="22"/>
      <w:szCs w:val="22"/>
    </w:rPr>
  </w:style>
  <w:style w:type="character" w:customStyle="1" w:styleId="ListLabel105">
    <w:name w:val="ListLabel 105"/>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106">
    <w:name w:val="ListLabel 106"/>
    <w:qFormat/>
    <w:rPr>
      <w:rFonts w:cs="Times New Roman"/>
      <w:b/>
      <w:i w:val="0"/>
      <w:sz w:val="24"/>
      <w:szCs w:val="24"/>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cs="Times New Roman"/>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b/>
      <w:i w:val="0"/>
      <w:sz w:val="48"/>
      <w:u w:val="none"/>
    </w:rPr>
  </w:style>
  <w:style w:type="character" w:customStyle="1" w:styleId="ListLabel126">
    <w:name w:val="ListLabel 126"/>
    <w:qFormat/>
    <w:rPr>
      <w:b/>
      <w:i w:val="0"/>
      <w:sz w:val="36"/>
    </w:rPr>
  </w:style>
  <w:style w:type="character" w:customStyle="1" w:styleId="ListLabel127">
    <w:name w:val="ListLabel 127"/>
    <w:qFormat/>
    <w:rPr>
      <w:b/>
      <w:i w:val="0"/>
      <w:sz w:val="32"/>
    </w:rPr>
  </w:style>
  <w:style w:type="character" w:customStyle="1" w:styleId="ListLabel128">
    <w:name w:val="ListLabel 128"/>
    <w:qFormat/>
    <w:rPr>
      <w:b/>
      <w:i w:val="0"/>
      <w:sz w:val="28"/>
    </w:rPr>
  </w:style>
  <w:style w:type="character" w:customStyle="1" w:styleId="ListLabel129">
    <w:name w:val="ListLabel 129"/>
    <w:qFormat/>
    <w:rPr>
      <w:b/>
      <w:i w:val="0"/>
      <w:sz w:val="24"/>
      <w:szCs w:val="24"/>
    </w:rPr>
  </w:style>
  <w:style w:type="character" w:customStyle="1" w:styleId="ListLabel130">
    <w:name w:val="ListLabel 130"/>
    <w:qFormat/>
    <w:rPr>
      <w:b/>
      <w:i/>
      <w:sz w:val="26"/>
      <w:szCs w:val="26"/>
    </w:rPr>
  </w:style>
  <w:style w:type="character" w:customStyle="1" w:styleId="ListLabel131">
    <w:name w:val="ListLabel 131"/>
    <w:qFormat/>
    <w:rPr>
      <w:b/>
      <w:i/>
      <w:sz w:val="22"/>
    </w:rPr>
  </w:style>
  <w:style w:type="character" w:customStyle="1" w:styleId="ListLabel132">
    <w:name w:val="ListLabel 132"/>
    <w:qFormat/>
    <w:rPr>
      <w:b/>
      <w:i w:val="0"/>
      <w:sz w:val="22"/>
    </w:rPr>
  </w:style>
  <w:style w:type="character" w:customStyle="1" w:styleId="ListLabel133">
    <w:name w:val="ListLabel 133"/>
    <w:qFormat/>
    <w:rPr>
      <w:b w:val="0"/>
      <w:i/>
      <w:sz w:val="22"/>
    </w:rPr>
  </w:style>
  <w:style w:type="character" w:customStyle="1" w:styleId="ListLabel134">
    <w:name w:val="ListLabel 134"/>
    <w:qFormat/>
    <w:rPr>
      <w:b/>
      <w:i w:val="0"/>
      <w:sz w:val="48"/>
      <w:u w:val="none"/>
    </w:rPr>
  </w:style>
  <w:style w:type="character" w:customStyle="1" w:styleId="ListLabel135">
    <w:name w:val="ListLabel 135"/>
    <w:qFormat/>
    <w:rPr>
      <w:b/>
      <w:i w:val="0"/>
      <w:sz w:val="36"/>
    </w:rPr>
  </w:style>
  <w:style w:type="character" w:customStyle="1" w:styleId="ListLabel136">
    <w:name w:val="ListLabel 136"/>
    <w:qFormat/>
    <w:rPr>
      <w:b/>
      <w:i w:val="0"/>
      <w:sz w:val="32"/>
    </w:rPr>
  </w:style>
  <w:style w:type="character" w:customStyle="1" w:styleId="ListLabel137">
    <w:name w:val="ListLabel 137"/>
    <w:qFormat/>
    <w:rPr>
      <w:b/>
      <w:i w:val="0"/>
      <w:sz w:val="28"/>
    </w:rPr>
  </w:style>
  <w:style w:type="character" w:customStyle="1" w:styleId="ListLabel138">
    <w:name w:val="ListLabel 138"/>
    <w:qFormat/>
    <w:rPr>
      <w:b/>
      <w:i w:val="0"/>
      <w:sz w:val="24"/>
      <w:szCs w:val="24"/>
    </w:rPr>
  </w:style>
  <w:style w:type="character" w:customStyle="1" w:styleId="ListLabel139">
    <w:name w:val="ListLabel 139"/>
    <w:qFormat/>
    <w:rPr>
      <w:b/>
      <w:i/>
      <w:sz w:val="26"/>
      <w:szCs w:val="26"/>
    </w:rPr>
  </w:style>
  <w:style w:type="character" w:customStyle="1" w:styleId="ListLabel140">
    <w:name w:val="ListLabel 140"/>
    <w:qFormat/>
    <w:rPr>
      <w:b/>
      <w:i/>
      <w:sz w:val="22"/>
    </w:rPr>
  </w:style>
  <w:style w:type="character" w:customStyle="1" w:styleId="ListLabel141">
    <w:name w:val="ListLabel 141"/>
    <w:qFormat/>
    <w:rPr>
      <w:b/>
      <w:i w:val="0"/>
      <w:sz w:val="22"/>
    </w:rPr>
  </w:style>
  <w:style w:type="character" w:customStyle="1" w:styleId="ListLabel142">
    <w:name w:val="ListLabel 142"/>
    <w:qFormat/>
    <w:rPr>
      <w:b w:val="0"/>
      <w:i/>
      <w:sz w:val="22"/>
    </w:rPr>
  </w:style>
  <w:style w:type="character" w:customStyle="1" w:styleId="ListLabel143">
    <w:name w:val="ListLabel 143"/>
    <w:qFormat/>
    <w:rPr>
      <w:b/>
      <w:i w:val="0"/>
      <w:sz w:val="48"/>
      <w:u w:val="none"/>
    </w:rPr>
  </w:style>
  <w:style w:type="character" w:customStyle="1" w:styleId="ListLabel144">
    <w:name w:val="ListLabel 144"/>
    <w:qFormat/>
    <w:rPr>
      <w:b/>
      <w:i w:val="0"/>
      <w:sz w:val="36"/>
    </w:rPr>
  </w:style>
  <w:style w:type="character" w:customStyle="1" w:styleId="ListLabel145">
    <w:name w:val="ListLabel 145"/>
    <w:qFormat/>
    <w:rPr>
      <w:b/>
      <w:i w:val="0"/>
      <w:sz w:val="32"/>
    </w:rPr>
  </w:style>
  <w:style w:type="character" w:customStyle="1" w:styleId="ListLabel146">
    <w:name w:val="ListLabel 146"/>
    <w:qFormat/>
    <w:rPr>
      <w:b/>
      <w:i w:val="0"/>
      <w:sz w:val="28"/>
    </w:rPr>
  </w:style>
  <w:style w:type="character" w:customStyle="1" w:styleId="ListLabel147">
    <w:name w:val="ListLabel 147"/>
    <w:qFormat/>
    <w:rPr>
      <w:b/>
      <w:i w:val="0"/>
      <w:sz w:val="24"/>
      <w:szCs w:val="24"/>
    </w:rPr>
  </w:style>
  <w:style w:type="character" w:customStyle="1" w:styleId="ListLabel148">
    <w:name w:val="ListLabel 148"/>
    <w:qFormat/>
    <w:rPr>
      <w:b/>
      <w:i/>
      <w:sz w:val="26"/>
      <w:szCs w:val="26"/>
    </w:rPr>
  </w:style>
  <w:style w:type="character" w:customStyle="1" w:styleId="ListLabel149">
    <w:name w:val="ListLabel 149"/>
    <w:qFormat/>
    <w:rPr>
      <w:b/>
      <w:i/>
      <w:sz w:val="22"/>
    </w:rPr>
  </w:style>
  <w:style w:type="character" w:customStyle="1" w:styleId="ListLabel150">
    <w:name w:val="ListLabel 150"/>
    <w:qFormat/>
    <w:rPr>
      <w:b/>
      <w:i w:val="0"/>
      <w:sz w:val="22"/>
    </w:rPr>
  </w:style>
  <w:style w:type="character" w:customStyle="1" w:styleId="ListLabel151">
    <w:name w:val="ListLabel 151"/>
    <w:qFormat/>
    <w:rPr>
      <w:b w:val="0"/>
      <w:i/>
      <w:sz w:val="22"/>
    </w:rPr>
  </w:style>
  <w:style w:type="character" w:customStyle="1" w:styleId="ListLabel152">
    <w:name w:val="ListLabel 152"/>
    <w:qFormat/>
    <w:rPr>
      <w:b/>
      <w:i w:val="0"/>
      <w:sz w:val="48"/>
      <w:u w:val="none"/>
    </w:rPr>
  </w:style>
  <w:style w:type="character" w:customStyle="1" w:styleId="ListLabel153">
    <w:name w:val="ListLabel 153"/>
    <w:qFormat/>
    <w:rPr>
      <w:b/>
      <w:i w:val="0"/>
      <w:sz w:val="36"/>
    </w:rPr>
  </w:style>
  <w:style w:type="character" w:customStyle="1" w:styleId="ListLabel154">
    <w:name w:val="ListLabel 154"/>
    <w:qFormat/>
    <w:rPr>
      <w:b/>
      <w:i w:val="0"/>
      <w:sz w:val="32"/>
    </w:rPr>
  </w:style>
  <w:style w:type="character" w:customStyle="1" w:styleId="ListLabel155">
    <w:name w:val="ListLabel 155"/>
    <w:qFormat/>
    <w:rPr>
      <w:b/>
      <w:i w:val="0"/>
      <w:sz w:val="28"/>
    </w:rPr>
  </w:style>
  <w:style w:type="character" w:customStyle="1" w:styleId="ListLabel156">
    <w:name w:val="ListLabel 156"/>
    <w:qFormat/>
    <w:rPr>
      <w:b/>
      <w:i w:val="0"/>
      <w:sz w:val="24"/>
      <w:szCs w:val="24"/>
    </w:rPr>
  </w:style>
  <w:style w:type="character" w:customStyle="1" w:styleId="ListLabel157">
    <w:name w:val="ListLabel 157"/>
    <w:qFormat/>
    <w:rPr>
      <w:b/>
      <w:i/>
      <w:sz w:val="26"/>
      <w:szCs w:val="26"/>
    </w:rPr>
  </w:style>
  <w:style w:type="character" w:customStyle="1" w:styleId="ListLabel158">
    <w:name w:val="ListLabel 158"/>
    <w:qFormat/>
    <w:rPr>
      <w:b/>
      <w:i/>
      <w:sz w:val="22"/>
    </w:rPr>
  </w:style>
  <w:style w:type="character" w:customStyle="1" w:styleId="ListLabel159">
    <w:name w:val="ListLabel 159"/>
    <w:qFormat/>
    <w:rPr>
      <w:b/>
      <w:i w:val="0"/>
      <w:sz w:val="22"/>
    </w:rPr>
  </w:style>
  <w:style w:type="character" w:customStyle="1" w:styleId="ListLabel160">
    <w:name w:val="ListLabel 160"/>
    <w:qFormat/>
    <w:rPr>
      <w:b w:val="0"/>
      <w:i/>
      <w:sz w:val="22"/>
    </w:rPr>
  </w:style>
  <w:style w:type="character" w:customStyle="1" w:styleId="ListLabel161">
    <w:name w:val="ListLabel 161"/>
    <w:qFormat/>
    <w:rPr>
      <w:b/>
      <w:i w:val="0"/>
      <w:sz w:val="48"/>
      <w:u w:val="none"/>
    </w:rPr>
  </w:style>
  <w:style w:type="character" w:customStyle="1" w:styleId="ListLabel162">
    <w:name w:val="ListLabel 162"/>
    <w:qFormat/>
    <w:rPr>
      <w:b/>
      <w:i w:val="0"/>
      <w:sz w:val="36"/>
    </w:rPr>
  </w:style>
  <w:style w:type="character" w:customStyle="1" w:styleId="ListLabel163">
    <w:name w:val="ListLabel 163"/>
    <w:qFormat/>
    <w:rPr>
      <w:b/>
      <w:i w:val="0"/>
      <w:sz w:val="32"/>
    </w:rPr>
  </w:style>
  <w:style w:type="character" w:customStyle="1" w:styleId="ListLabel164">
    <w:name w:val="ListLabel 164"/>
    <w:qFormat/>
    <w:rPr>
      <w:b/>
      <w:i w:val="0"/>
      <w:sz w:val="28"/>
    </w:rPr>
  </w:style>
  <w:style w:type="character" w:customStyle="1" w:styleId="ListLabel165">
    <w:name w:val="ListLabel 165"/>
    <w:qFormat/>
    <w:rPr>
      <w:b/>
      <w:i w:val="0"/>
      <w:sz w:val="24"/>
      <w:szCs w:val="24"/>
    </w:rPr>
  </w:style>
  <w:style w:type="character" w:customStyle="1" w:styleId="ListLabel166">
    <w:name w:val="ListLabel 166"/>
    <w:qFormat/>
    <w:rPr>
      <w:b/>
      <w:i/>
      <w:sz w:val="26"/>
      <w:szCs w:val="26"/>
    </w:rPr>
  </w:style>
  <w:style w:type="character" w:customStyle="1" w:styleId="ListLabel167">
    <w:name w:val="ListLabel 167"/>
    <w:qFormat/>
    <w:rPr>
      <w:b/>
      <w:i/>
      <w:sz w:val="22"/>
    </w:rPr>
  </w:style>
  <w:style w:type="character" w:customStyle="1" w:styleId="ListLabel168">
    <w:name w:val="ListLabel 168"/>
    <w:qFormat/>
    <w:rPr>
      <w:b/>
      <w:i w:val="0"/>
      <w:sz w:val="22"/>
    </w:rPr>
  </w:style>
  <w:style w:type="character" w:customStyle="1" w:styleId="ListLabel169">
    <w:name w:val="ListLabel 169"/>
    <w:qFormat/>
    <w:rPr>
      <w:b w:val="0"/>
      <w:i/>
      <w:sz w:val="22"/>
    </w:rPr>
  </w:style>
  <w:style w:type="character" w:customStyle="1" w:styleId="ListLabel170">
    <w:name w:val="ListLabel 170"/>
    <w:qFormat/>
    <w:rPr>
      <w:b/>
      <w:i w:val="0"/>
      <w:sz w:val="48"/>
      <w:u w:val="none"/>
    </w:rPr>
  </w:style>
  <w:style w:type="character" w:customStyle="1" w:styleId="ListLabel171">
    <w:name w:val="ListLabel 171"/>
    <w:qFormat/>
    <w:rPr>
      <w:b/>
      <w:i w:val="0"/>
      <w:sz w:val="36"/>
    </w:rPr>
  </w:style>
  <w:style w:type="character" w:customStyle="1" w:styleId="ListLabel172">
    <w:name w:val="ListLabel 172"/>
    <w:qFormat/>
    <w:rPr>
      <w:b/>
      <w:i w:val="0"/>
      <w:sz w:val="32"/>
    </w:rPr>
  </w:style>
  <w:style w:type="character" w:customStyle="1" w:styleId="ListLabel173">
    <w:name w:val="ListLabel 173"/>
    <w:qFormat/>
    <w:rPr>
      <w:b/>
      <w:i w:val="0"/>
      <w:sz w:val="28"/>
    </w:rPr>
  </w:style>
  <w:style w:type="character" w:customStyle="1" w:styleId="ListLabel174">
    <w:name w:val="ListLabel 174"/>
    <w:qFormat/>
    <w:rPr>
      <w:b/>
      <w:i w:val="0"/>
      <w:sz w:val="24"/>
      <w:szCs w:val="24"/>
    </w:rPr>
  </w:style>
  <w:style w:type="character" w:customStyle="1" w:styleId="ListLabel175">
    <w:name w:val="ListLabel 175"/>
    <w:qFormat/>
    <w:rPr>
      <w:b/>
      <w:i/>
      <w:sz w:val="26"/>
      <w:szCs w:val="26"/>
    </w:rPr>
  </w:style>
  <w:style w:type="character" w:customStyle="1" w:styleId="ListLabel176">
    <w:name w:val="ListLabel 176"/>
    <w:qFormat/>
    <w:rPr>
      <w:b/>
      <w:i/>
      <w:sz w:val="22"/>
    </w:rPr>
  </w:style>
  <w:style w:type="character" w:customStyle="1" w:styleId="ListLabel177">
    <w:name w:val="ListLabel 177"/>
    <w:qFormat/>
    <w:rPr>
      <w:b/>
      <w:i w:val="0"/>
      <w:sz w:val="22"/>
    </w:rPr>
  </w:style>
  <w:style w:type="character" w:customStyle="1" w:styleId="ListLabel178">
    <w:name w:val="ListLabel 178"/>
    <w:qFormat/>
    <w:rPr>
      <w:b w:val="0"/>
      <w:i/>
      <w:sz w:val="22"/>
    </w:rPr>
  </w:style>
  <w:style w:type="character" w:customStyle="1" w:styleId="ListLabel179">
    <w:name w:val="ListLabel 179"/>
    <w:qFormat/>
    <w:rPr>
      <w:b/>
      <w:i w:val="0"/>
      <w:sz w:val="48"/>
      <w:u w:val="none"/>
    </w:rPr>
  </w:style>
  <w:style w:type="character" w:customStyle="1" w:styleId="ListLabel180">
    <w:name w:val="ListLabel 180"/>
    <w:qFormat/>
    <w:rPr>
      <w:b/>
      <w:i w:val="0"/>
      <w:sz w:val="36"/>
    </w:rPr>
  </w:style>
  <w:style w:type="character" w:customStyle="1" w:styleId="ListLabel181">
    <w:name w:val="ListLabel 181"/>
    <w:qFormat/>
    <w:rPr>
      <w:b/>
      <w:i w:val="0"/>
      <w:sz w:val="32"/>
    </w:rPr>
  </w:style>
  <w:style w:type="character" w:customStyle="1" w:styleId="ListLabel182">
    <w:name w:val="ListLabel 182"/>
    <w:qFormat/>
    <w:rPr>
      <w:b/>
      <w:i w:val="0"/>
      <w:sz w:val="28"/>
    </w:rPr>
  </w:style>
  <w:style w:type="character" w:customStyle="1" w:styleId="ListLabel183">
    <w:name w:val="ListLabel 183"/>
    <w:qFormat/>
    <w:rPr>
      <w:b/>
      <w:i w:val="0"/>
      <w:sz w:val="24"/>
      <w:szCs w:val="24"/>
    </w:rPr>
  </w:style>
  <w:style w:type="character" w:customStyle="1" w:styleId="ListLabel184">
    <w:name w:val="ListLabel 184"/>
    <w:qFormat/>
    <w:rPr>
      <w:b/>
      <w:i/>
      <w:sz w:val="26"/>
      <w:szCs w:val="26"/>
    </w:rPr>
  </w:style>
  <w:style w:type="character" w:customStyle="1" w:styleId="ListLabel185">
    <w:name w:val="ListLabel 185"/>
    <w:qFormat/>
    <w:rPr>
      <w:b/>
      <w:i/>
      <w:sz w:val="22"/>
    </w:rPr>
  </w:style>
  <w:style w:type="character" w:customStyle="1" w:styleId="ListLabel186">
    <w:name w:val="ListLabel 186"/>
    <w:qFormat/>
    <w:rPr>
      <w:b/>
      <w:i w:val="0"/>
      <w:sz w:val="22"/>
    </w:rPr>
  </w:style>
  <w:style w:type="character" w:customStyle="1" w:styleId="ListLabel187">
    <w:name w:val="ListLabel 187"/>
    <w:qFormat/>
    <w:rPr>
      <w:b w:val="0"/>
      <w:i/>
      <w:sz w:val="22"/>
    </w:rPr>
  </w:style>
  <w:style w:type="character" w:customStyle="1" w:styleId="ListLabel188">
    <w:name w:val="ListLabel 188"/>
    <w:qFormat/>
    <w:rPr>
      <w:b/>
      <w:i w:val="0"/>
      <w:sz w:val="48"/>
      <w:u w:val="none"/>
    </w:rPr>
  </w:style>
  <w:style w:type="character" w:customStyle="1" w:styleId="ListLabel189">
    <w:name w:val="ListLabel 189"/>
    <w:qFormat/>
    <w:rPr>
      <w:b/>
      <w:i w:val="0"/>
      <w:sz w:val="36"/>
    </w:rPr>
  </w:style>
  <w:style w:type="character" w:customStyle="1" w:styleId="ListLabel190">
    <w:name w:val="ListLabel 190"/>
    <w:qFormat/>
    <w:rPr>
      <w:b/>
      <w:i w:val="0"/>
      <w:sz w:val="32"/>
    </w:rPr>
  </w:style>
  <w:style w:type="character" w:customStyle="1" w:styleId="ListLabel191">
    <w:name w:val="ListLabel 191"/>
    <w:qFormat/>
    <w:rPr>
      <w:b/>
      <w:i w:val="0"/>
      <w:sz w:val="28"/>
    </w:rPr>
  </w:style>
  <w:style w:type="character" w:customStyle="1" w:styleId="ListLabel192">
    <w:name w:val="ListLabel 192"/>
    <w:qFormat/>
    <w:rPr>
      <w:b/>
      <w:i w:val="0"/>
      <w:sz w:val="24"/>
      <w:szCs w:val="24"/>
    </w:rPr>
  </w:style>
  <w:style w:type="character" w:customStyle="1" w:styleId="ListLabel193">
    <w:name w:val="ListLabel 193"/>
    <w:qFormat/>
    <w:rPr>
      <w:b/>
      <w:i/>
      <w:sz w:val="26"/>
      <w:szCs w:val="26"/>
    </w:rPr>
  </w:style>
  <w:style w:type="character" w:customStyle="1" w:styleId="ListLabel194">
    <w:name w:val="ListLabel 194"/>
    <w:qFormat/>
    <w:rPr>
      <w:b/>
      <w:i/>
      <w:sz w:val="22"/>
    </w:rPr>
  </w:style>
  <w:style w:type="character" w:customStyle="1" w:styleId="ListLabel195">
    <w:name w:val="ListLabel 195"/>
    <w:qFormat/>
    <w:rPr>
      <w:b/>
      <w:i w:val="0"/>
      <w:sz w:val="22"/>
    </w:rPr>
  </w:style>
  <w:style w:type="character" w:customStyle="1" w:styleId="ListLabel196">
    <w:name w:val="ListLabel 196"/>
    <w:qFormat/>
    <w:rPr>
      <w:b w:val="0"/>
      <w:i/>
      <w:sz w:val="22"/>
    </w:rPr>
  </w:style>
  <w:style w:type="character" w:customStyle="1" w:styleId="ListLabel197">
    <w:name w:val="ListLabel 197"/>
    <w:qFormat/>
    <w:rPr>
      <w:b/>
      <w:i w:val="0"/>
      <w:sz w:val="48"/>
      <w:u w:val="none"/>
    </w:rPr>
  </w:style>
  <w:style w:type="character" w:customStyle="1" w:styleId="ListLabel198">
    <w:name w:val="ListLabel 198"/>
    <w:qFormat/>
    <w:rPr>
      <w:b/>
      <w:i w:val="0"/>
      <w:sz w:val="36"/>
    </w:rPr>
  </w:style>
  <w:style w:type="character" w:customStyle="1" w:styleId="ListLabel199">
    <w:name w:val="ListLabel 199"/>
    <w:qFormat/>
    <w:rPr>
      <w:b/>
      <w:i w:val="0"/>
      <w:sz w:val="32"/>
    </w:rPr>
  </w:style>
  <w:style w:type="character" w:customStyle="1" w:styleId="ListLabel200">
    <w:name w:val="ListLabel 200"/>
    <w:qFormat/>
    <w:rPr>
      <w:b/>
      <w:i w:val="0"/>
      <w:sz w:val="28"/>
    </w:rPr>
  </w:style>
  <w:style w:type="character" w:customStyle="1" w:styleId="ListLabel201">
    <w:name w:val="ListLabel 201"/>
    <w:qFormat/>
    <w:rPr>
      <w:b/>
      <w:i w:val="0"/>
      <w:sz w:val="24"/>
      <w:szCs w:val="24"/>
    </w:rPr>
  </w:style>
  <w:style w:type="character" w:customStyle="1" w:styleId="ListLabel202">
    <w:name w:val="ListLabel 202"/>
    <w:qFormat/>
    <w:rPr>
      <w:b/>
      <w:i/>
      <w:sz w:val="26"/>
      <w:szCs w:val="26"/>
    </w:rPr>
  </w:style>
  <w:style w:type="character" w:customStyle="1" w:styleId="ListLabel203">
    <w:name w:val="ListLabel 203"/>
    <w:qFormat/>
    <w:rPr>
      <w:b/>
      <w:i/>
      <w:sz w:val="22"/>
    </w:rPr>
  </w:style>
  <w:style w:type="character" w:customStyle="1" w:styleId="ListLabel204">
    <w:name w:val="ListLabel 204"/>
    <w:qFormat/>
    <w:rPr>
      <w:b/>
      <w:i w:val="0"/>
      <w:sz w:val="22"/>
    </w:rPr>
  </w:style>
  <w:style w:type="character" w:customStyle="1" w:styleId="ListLabel205">
    <w:name w:val="ListLabel 205"/>
    <w:qFormat/>
    <w:rPr>
      <w:b w:val="0"/>
      <w:i/>
      <w:sz w:val="22"/>
    </w:rPr>
  </w:style>
  <w:style w:type="character" w:customStyle="1" w:styleId="ListLabel206">
    <w:name w:val="ListLabel 206"/>
    <w:qFormat/>
    <w:rPr>
      <w:rFonts w:cs="Courier New"/>
    </w:rPr>
  </w:style>
  <w:style w:type="character" w:customStyle="1" w:styleId="ListLabel207">
    <w:name w:val="ListLabel 207"/>
    <w:qFormat/>
    <w:rPr>
      <w:rFonts w:cs="Courier New"/>
    </w:rPr>
  </w:style>
  <w:style w:type="character" w:customStyle="1" w:styleId="ListLabel208">
    <w:name w:val="ListLabel 208"/>
    <w:qFormat/>
    <w:rPr>
      <w:rFonts w:cs="Courier New"/>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1">
    <w:name w:val="ListLabel 211"/>
    <w:qFormat/>
    <w:rPr>
      <w:rFonts w:cs="Courier New"/>
    </w:rPr>
  </w:style>
  <w:style w:type="character" w:customStyle="1" w:styleId="ListLabel212">
    <w:name w:val="ListLabel 212"/>
    <w:qFormat/>
    <w:rPr>
      <w:b w:val="0"/>
      <w:i w:val="0"/>
      <w:sz w:val="20"/>
    </w:rPr>
  </w:style>
  <w:style w:type="character" w:customStyle="1" w:styleId="ListLabel213">
    <w:name w:val="ListLabel 213"/>
    <w:qFormat/>
    <w:rPr>
      <w:rFonts w:cs="Arial"/>
      <w:b w:val="0"/>
      <w:i w:val="0"/>
      <w:sz w:val="20"/>
    </w:rPr>
  </w:style>
  <w:style w:type="character" w:customStyle="1" w:styleId="ListLabel214">
    <w:name w:val="ListLabel 21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15">
    <w:name w:val="ListLabel 215"/>
    <w:qFormat/>
    <w:rPr>
      <w:rFonts w:cs="Times New Roman"/>
      <w:b/>
      <w:i w:val="0"/>
      <w:sz w:val="24"/>
      <w:szCs w:val="24"/>
    </w:rPr>
  </w:style>
  <w:style w:type="character" w:customStyle="1" w:styleId="ListLabel216">
    <w:name w:val="ListLabel 216"/>
    <w:qFormat/>
    <w:rPr>
      <w:rFonts w:cs="Times New Roman"/>
    </w:rPr>
  </w:style>
  <w:style w:type="character" w:customStyle="1" w:styleId="ListLabel217">
    <w:name w:val="ListLabel 217"/>
    <w:qFormat/>
    <w:rPr>
      <w:rFonts w:cs="Times New Roman"/>
    </w:rPr>
  </w:style>
  <w:style w:type="character" w:customStyle="1" w:styleId="ListLabel218">
    <w:name w:val="ListLabel 218"/>
    <w:qFormat/>
    <w:rPr>
      <w:rFonts w:cs="Times New Roman"/>
    </w:rPr>
  </w:style>
  <w:style w:type="character" w:customStyle="1" w:styleId="ListLabel219">
    <w:name w:val="ListLabel 219"/>
    <w:qFormat/>
    <w:rPr>
      <w:rFonts w:cs="Times New Roman"/>
    </w:rPr>
  </w:style>
  <w:style w:type="character" w:customStyle="1" w:styleId="ListLabel220">
    <w:name w:val="ListLabel 220"/>
    <w:qFormat/>
    <w:rPr>
      <w:rFonts w:cs="Times New Roman"/>
    </w:rPr>
  </w:style>
  <w:style w:type="character" w:customStyle="1" w:styleId="ListLabel221">
    <w:name w:val="ListLabel 221"/>
    <w:qFormat/>
    <w:rPr>
      <w:rFonts w:cs="Times New Roman"/>
    </w:rPr>
  </w:style>
  <w:style w:type="character" w:customStyle="1" w:styleId="ListLabel222">
    <w:name w:val="ListLabel 222"/>
    <w:qFormat/>
    <w:rPr>
      <w:b w:val="0"/>
      <w:i w:val="0"/>
      <w:sz w:val="16"/>
    </w:rPr>
  </w:style>
  <w:style w:type="character" w:customStyle="1" w:styleId="ListLabel223">
    <w:name w:val="ListLabel 223"/>
    <w:qFormat/>
    <w:rPr>
      <w:rFonts w:cs="Times New Roman"/>
      <w:b w:val="0"/>
      <w:i w:val="0"/>
      <w:sz w:val="16"/>
    </w:rPr>
  </w:style>
  <w:style w:type="character" w:customStyle="1" w:styleId="ListLabel224">
    <w:name w:val="ListLabel 22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25">
    <w:name w:val="ListLabel 225"/>
    <w:qFormat/>
    <w:rPr>
      <w:rFonts w:cs="Times New Roman"/>
      <w:b/>
      <w:i w:val="0"/>
      <w:sz w:val="24"/>
      <w:szCs w:val="24"/>
    </w:rPr>
  </w:style>
  <w:style w:type="character" w:customStyle="1" w:styleId="ListLabel226">
    <w:name w:val="ListLabel 226"/>
    <w:qFormat/>
    <w:rPr>
      <w:rFonts w:cs="Times New Roman"/>
    </w:rPr>
  </w:style>
  <w:style w:type="character" w:customStyle="1" w:styleId="ListLabel227">
    <w:name w:val="ListLabel 227"/>
    <w:qFormat/>
    <w:rPr>
      <w:rFonts w:cs="Times New Roman"/>
    </w:rPr>
  </w:style>
  <w:style w:type="character" w:customStyle="1" w:styleId="ListLabel228">
    <w:name w:val="ListLabel 228"/>
    <w:qFormat/>
    <w:rPr>
      <w:rFonts w:cs="Times New Roman"/>
    </w:rPr>
  </w:style>
  <w:style w:type="character" w:customStyle="1" w:styleId="ListLabel229">
    <w:name w:val="ListLabel 229"/>
    <w:qFormat/>
    <w:rPr>
      <w:rFonts w:cs="Times New Roman"/>
    </w:rPr>
  </w:style>
  <w:style w:type="character" w:customStyle="1" w:styleId="ListLabel230">
    <w:name w:val="ListLabel 230"/>
    <w:qFormat/>
    <w:rPr>
      <w:rFonts w:cs="Times New Roman"/>
    </w:rPr>
  </w:style>
  <w:style w:type="character" w:customStyle="1" w:styleId="ListLabel231">
    <w:name w:val="ListLabel 231"/>
    <w:qFormat/>
    <w:rPr>
      <w:rFonts w:cs="Times New Roman"/>
    </w:rPr>
  </w:style>
  <w:style w:type="character" w:customStyle="1" w:styleId="ListLabel232">
    <w:name w:val="ListLabel 232"/>
    <w:qFormat/>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PingFang SC" w:hAnsi="Liberation Sans" w:cs="Arial Unicode MS"/>
      <w:sz w:val="28"/>
      <w:szCs w:val="28"/>
    </w:rPr>
  </w:style>
  <w:style w:type="paragraph" w:styleId="BodyText">
    <w:name w:val="Body Text"/>
    <w:basedOn w:val="Normal"/>
    <w:link w:val="BodyTextChar"/>
    <w:uiPriority w:val="99"/>
    <w:rsid w:val="00672331"/>
  </w:style>
  <w:style w:type="paragraph" w:styleId="List">
    <w:name w:val="List"/>
    <w:basedOn w:val="BodyText"/>
    <w:rPr>
      <w:rFonts w:cs="Arial Unicode MS"/>
    </w:rPr>
  </w:style>
  <w:style w:type="paragraph" w:styleId="Caption">
    <w:name w:val="caption"/>
    <w:basedOn w:val="Normal"/>
    <w:next w:val="Normal"/>
    <w:link w:val="CaptionChar"/>
    <w:uiPriority w:val="35"/>
    <w:qFormat/>
    <w:rsid w:val="003B0A39"/>
    <w:pPr>
      <w:keepNext/>
      <w:spacing w:after="60"/>
    </w:pPr>
    <w:rPr>
      <w:rFonts w:ascii="Arial Narrow" w:hAnsi="Arial Narrow"/>
      <w:b/>
      <w:bCs/>
      <w:sz w:val="20"/>
    </w:rPr>
  </w:style>
  <w:style w:type="paragraph" w:customStyle="1" w:styleId="Index">
    <w:name w:val="Index"/>
    <w:basedOn w:val="Normal"/>
    <w:qFormat/>
    <w:pPr>
      <w:suppressLineNumbers/>
    </w:pPr>
    <w:rPr>
      <w:rFonts w:cs="Arial Unicode MS"/>
    </w:rPr>
  </w:style>
  <w:style w:type="paragraph" w:customStyle="1" w:styleId="InstructionalTextNumber">
    <w:name w:val="Instructional Text Number"/>
    <w:basedOn w:val="Normal"/>
    <w:qFormat/>
    <w:rsid w:val="003B0A39"/>
    <w:pPr>
      <w:spacing w:before="80" w:after="240"/>
    </w:pPr>
    <w:rPr>
      <w:rFonts w:cs="Arial"/>
      <w:i/>
      <w:color w:val="0000FF"/>
      <w:sz w:val="24"/>
      <w:szCs w:val="24"/>
    </w:rPr>
  </w:style>
  <w:style w:type="paragraph" w:customStyle="1" w:styleId="BodyText10ItalicBorders">
    <w:name w:val="Body Text 10 Italic Borders"/>
    <w:basedOn w:val="Footer"/>
    <w:qFormat/>
    <w:rsid w:val="003B0A39"/>
    <w:pPr>
      <w:pBdr>
        <w:bottom w:val="single" w:sz="4" w:space="4" w:color="000000"/>
      </w:pBdr>
      <w:spacing w:before="120" w:after="120"/>
    </w:pPr>
    <w:rPr>
      <w:rFonts w:ascii="Arial" w:hAnsi="Arial" w:cs="Arial"/>
      <w:i/>
      <w:sz w:val="20"/>
    </w:rPr>
  </w:style>
  <w:style w:type="paragraph" w:styleId="Footer">
    <w:name w:val="footer"/>
    <w:basedOn w:val="Normal"/>
    <w:link w:val="FooterChar"/>
    <w:rsid w:val="003B0A39"/>
    <w:pPr>
      <w:pBdr>
        <w:top w:val="single" w:sz="4" w:space="1" w:color="000000"/>
      </w:pBdr>
      <w:tabs>
        <w:tab w:val="center" w:pos="4680"/>
        <w:tab w:val="right" w:pos="9360"/>
      </w:tabs>
      <w:spacing w:before="60" w:after="60"/>
    </w:pPr>
    <w:rPr>
      <w:rFonts w:ascii="Arial Narrow" w:hAnsi="Arial Narrow"/>
      <w:sz w:val="18"/>
    </w:rPr>
  </w:style>
  <w:style w:type="paragraph" w:customStyle="1" w:styleId="BackMatterHeading">
    <w:name w:val="Back Matter Heading"/>
    <w:next w:val="Normal"/>
    <w:autoRedefine/>
    <w:qFormat/>
    <w:rsid w:val="00372C6A"/>
    <w:pPr>
      <w:keepNext/>
      <w:pageBreakBefore/>
      <w:spacing w:after="360"/>
      <w:ind w:left="360"/>
      <w:jc w:val="center"/>
    </w:pPr>
    <w:rPr>
      <w:rFonts w:ascii="Arial Narrow" w:eastAsia="Times New Roman" w:hAnsi="Arial Narrow" w:cs="Times New Roman"/>
      <w:b/>
      <w:color w:val="000000" w:themeColor="text1"/>
      <w:sz w:val="36"/>
      <w:szCs w:val="20"/>
    </w:rPr>
  </w:style>
  <w:style w:type="paragraph" w:customStyle="1" w:styleId="Figure">
    <w:name w:val="Figure"/>
    <w:basedOn w:val="Normal"/>
    <w:next w:val="Normal"/>
    <w:qFormat/>
    <w:rsid w:val="00602E66"/>
    <w:pPr>
      <w:keepNext/>
      <w:keepLines/>
      <w:spacing w:after="0"/>
    </w:pPr>
    <w:rPr>
      <w:sz w:val="24"/>
    </w:rPr>
  </w:style>
  <w:style w:type="paragraph" w:customStyle="1" w:styleId="FrontMatterHeader">
    <w:name w:val="Front Matter Header"/>
    <w:next w:val="Normal"/>
    <w:autoRedefine/>
    <w:qFormat/>
    <w:rsid w:val="003B0A39"/>
    <w:pPr>
      <w:keepNext/>
      <w:spacing w:after="360"/>
      <w:jc w:val="center"/>
      <w:outlineLvl w:val="0"/>
    </w:pPr>
    <w:rPr>
      <w:rFonts w:ascii="Arial Narrow" w:eastAsia="Times New Roman" w:hAnsi="Arial Narrow" w:cs="Times New Roman"/>
      <w:b/>
      <w:sz w:val="36"/>
      <w:szCs w:val="20"/>
    </w:rPr>
  </w:style>
  <w:style w:type="paragraph" w:styleId="Header">
    <w:name w:val="header"/>
    <w:basedOn w:val="Normal"/>
    <w:link w:val="HeaderChar"/>
    <w:unhideWhenUsed/>
    <w:rsid w:val="003B0A39"/>
    <w:pPr>
      <w:pBdr>
        <w:bottom w:val="single" w:sz="4" w:space="1" w:color="000000"/>
      </w:pBdr>
      <w:tabs>
        <w:tab w:val="right" w:pos="9360"/>
      </w:tabs>
      <w:spacing w:after="0"/>
    </w:pPr>
    <w:rPr>
      <w:rFonts w:ascii="Arial Narrow" w:hAnsi="Arial Narrow"/>
      <w:sz w:val="18"/>
    </w:rPr>
  </w:style>
  <w:style w:type="paragraph" w:customStyle="1" w:styleId="InstructionalText">
    <w:name w:val="Instructional Text"/>
    <w:basedOn w:val="BodyText"/>
    <w:next w:val="BodyText"/>
    <w:link w:val="InstructionalTextChar"/>
    <w:qFormat/>
    <w:rsid w:val="003B0A39"/>
    <w:rPr>
      <w:i/>
      <w:color w:val="0000FF"/>
      <w:sz w:val="24"/>
      <w:lang w:eastAsia="ar-SA"/>
    </w:rPr>
  </w:style>
  <w:style w:type="paragraph" w:styleId="TOC1">
    <w:name w:val="toc 1"/>
    <w:basedOn w:val="Normal"/>
    <w:next w:val="Normal"/>
    <w:autoRedefine/>
    <w:uiPriority w:val="39"/>
    <w:rsid w:val="003B0A39"/>
    <w:pPr>
      <w:tabs>
        <w:tab w:val="left" w:pos="360"/>
        <w:tab w:val="right" w:leader="dot" w:pos="9360"/>
      </w:tabs>
      <w:spacing w:before="200"/>
      <w:ind w:left="360" w:hanging="360"/>
    </w:pPr>
    <w:rPr>
      <w:b/>
      <w:sz w:val="24"/>
    </w:rPr>
  </w:style>
  <w:style w:type="paragraph" w:styleId="TOC2">
    <w:name w:val="toc 2"/>
    <w:basedOn w:val="Normal"/>
    <w:next w:val="Normal"/>
    <w:autoRedefine/>
    <w:uiPriority w:val="39"/>
    <w:rsid w:val="003B0A39"/>
    <w:pPr>
      <w:tabs>
        <w:tab w:val="left" w:pos="1080"/>
        <w:tab w:val="right" w:leader="dot" w:pos="9360"/>
      </w:tabs>
      <w:spacing w:after="0"/>
      <w:ind w:left="965" w:hanging="720"/>
    </w:pPr>
    <w:rPr>
      <w:sz w:val="24"/>
    </w:rPr>
  </w:style>
  <w:style w:type="paragraph" w:styleId="TOC3">
    <w:name w:val="toc 3"/>
    <w:basedOn w:val="Normal"/>
    <w:next w:val="Normal"/>
    <w:autoRedefine/>
    <w:uiPriority w:val="39"/>
    <w:rsid w:val="003B0A39"/>
    <w:pPr>
      <w:tabs>
        <w:tab w:val="left" w:pos="1980"/>
        <w:tab w:val="right" w:leader="dot" w:pos="9360"/>
      </w:tabs>
      <w:spacing w:after="0"/>
      <w:ind w:left="1382" w:hanging="907"/>
    </w:pPr>
    <w:rPr>
      <w:sz w:val="24"/>
    </w:rPr>
  </w:style>
  <w:style w:type="paragraph" w:styleId="TableofFigures">
    <w:name w:val="table of figures"/>
    <w:basedOn w:val="TOC1"/>
    <w:next w:val="Normal"/>
    <w:autoRedefine/>
    <w:uiPriority w:val="99"/>
    <w:qFormat/>
    <w:rsid w:val="003B0A39"/>
    <w:rPr>
      <w:b w:val="0"/>
    </w:rPr>
  </w:style>
  <w:style w:type="paragraph" w:customStyle="1" w:styleId="BodyTextBold">
    <w:name w:val="Body Text Bold"/>
    <w:basedOn w:val="BodyText"/>
    <w:next w:val="BodyText"/>
    <w:link w:val="BodyTextBoldChar"/>
    <w:uiPriority w:val="99"/>
    <w:qFormat/>
    <w:rsid w:val="003B0A39"/>
    <w:rPr>
      <w:b/>
      <w:bCs/>
    </w:rPr>
  </w:style>
  <w:style w:type="paragraph" w:customStyle="1" w:styleId="CoverProjectName">
    <w:name w:val="Cover Project Name"/>
    <w:basedOn w:val="Normal"/>
    <w:qFormat/>
    <w:rsid w:val="003B0A39"/>
    <w:pPr>
      <w:pBdr>
        <w:bottom w:val="single" w:sz="4" w:space="1" w:color="000000"/>
      </w:pBdr>
      <w:spacing w:before="2000" w:after="240"/>
      <w:jc w:val="right"/>
    </w:pPr>
    <w:rPr>
      <w:rFonts w:ascii="Arial Narrow" w:hAnsi="Arial Narrow"/>
      <w:b/>
      <w:bCs/>
      <w:color w:val="0070C0"/>
      <w:sz w:val="48"/>
    </w:rPr>
  </w:style>
  <w:style w:type="paragraph" w:customStyle="1" w:styleId="CoverText">
    <w:name w:val="Cover Text"/>
    <w:basedOn w:val="Normal"/>
    <w:link w:val="CoverTextChar"/>
    <w:qFormat/>
    <w:rsid w:val="003B0A39"/>
    <w:pPr>
      <w:jc w:val="right"/>
    </w:pPr>
    <w:rPr>
      <w:rFonts w:ascii="Arial Narrow" w:hAnsi="Arial Narrow"/>
      <w:b/>
      <w:bCs/>
      <w:sz w:val="32"/>
    </w:rPr>
  </w:style>
  <w:style w:type="paragraph" w:customStyle="1" w:styleId="HeaderRight">
    <w:name w:val="Header Right"/>
    <w:basedOn w:val="Normal"/>
    <w:link w:val="HeaderRightChar"/>
    <w:uiPriority w:val="99"/>
    <w:qFormat/>
    <w:rsid w:val="003B0A39"/>
    <w:pPr>
      <w:spacing w:after="0"/>
      <w:jc w:val="right"/>
    </w:pPr>
    <w:rPr>
      <w:rFonts w:ascii="Arial Narrow" w:hAnsi="Arial Narrow"/>
      <w:color w:val="000000" w:themeColor="text1"/>
      <w:sz w:val="18"/>
      <w:szCs w:val="24"/>
    </w:rPr>
  </w:style>
  <w:style w:type="paragraph" w:customStyle="1" w:styleId="InstructionalTextBullet">
    <w:name w:val="Instructional Text Bullet"/>
    <w:basedOn w:val="BodyTextBullet"/>
    <w:qFormat/>
    <w:rsid w:val="003B0A39"/>
    <w:pPr>
      <w:spacing w:after="60"/>
    </w:pPr>
    <w:rPr>
      <w:i/>
      <w:color w:val="0000FF"/>
      <w:sz w:val="24"/>
      <w:szCs w:val="24"/>
    </w:rPr>
  </w:style>
  <w:style w:type="paragraph" w:customStyle="1" w:styleId="ParagraphSpacer10">
    <w:name w:val="Paragraph Spacer 10"/>
    <w:next w:val="BodyText"/>
    <w:uiPriority w:val="99"/>
    <w:qFormat/>
    <w:rsid w:val="003B0A39"/>
    <w:rPr>
      <w:rFonts w:ascii="Arial" w:eastAsia="Times New Roman" w:hAnsi="Arial" w:cs="Times New Roman"/>
      <w:sz w:val="20"/>
      <w:szCs w:val="24"/>
    </w:rPr>
  </w:style>
  <w:style w:type="paragraph" w:customStyle="1" w:styleId="SignatureText">
    <w:name w:val="Signature Text"/>
    <w:basedOn w:val="Normal"/>
    <w:link w:val="SignatureTextChar"/>
    <w:qFormat/>
    <w:rsid w:val="003B0A39"/>
    <w:pPr>
      <w:pBdr>
        <w:top w:val="dashed" w:sz="4" w:space="1" w:color="000000"/>
      </w:pBdr>
      <w:spacing w:before="480" w:after="0"/>
    </w:pPr>
    <w:rPr>
      <w:sz w:val="20"/>
    </w:rPr>
  </w:style>
  <w:style w:type="paragraph" w:customStyle="1" w:styleId="TableText10">
    <w:name w:val="Table Text 10"/>
    <w:basedOn w:val="Normal"/>
    <w:link w:val="TableText10Char"/>
    <w:qFormat/>
    <w:rsid w:val="003B0A39"/>
    <w:pPr>
      <w:spacing w:before="20"/>
    </w:pPr>
    <w:rPr>
      <w:sz w:val="20"/>
    </w:rPr>
  </w:style>
  <w:style w:type="paragraph" w:customStyle="1" w:styleId="TableText10HeaderCenter">
    <w:name w:val="Table Text 10 Header Center"/>
    <w:basedOn w:val="Normal"/>
    <w:link w:val="TableText10HeaderCenterChar"/>
    <w:uiPriority w:val="99"/>
    <w:qFormat/>
    <w:rsid w:val="003B0A39"/>
    <w:pPr>
      <w:keepNext/>
      <w:spacing w:before="0"/>
      <w:jc w:val="center"/>
    </w:pPr>
    <w:rPr>
      <w:b/>
      <w:color w:val="FFFFFF" w:themeColor="background1"/>
      <w:sz w:val="20"/>
      <w:szCs w:val="24"/>
    </w:rPr>
  </w:style>
  <w:style w:type="paragraph" w:customStyle="1" w:styleId="TableText10Italic">
    <w:name w:val="Table Text 10 Italic"/>
    <w:basedOn w:val="TableText10"/>
    <w:link w:val="TableText10ItalicChar"/>
    <w:uiPriority w:val="99"/>
    <w:qFormat/>
    <w:rsid w:val="003B0A39"/>
    <w:rPr>
      <w:i/>
      <w:iCs/>
    </w:rPr>
  </w:style>
  <w:style w:type="paragraph" w:customStyle="1" w:styleId="CoverTextDate">
    <w:name w:val="Cover Text Date"/>
    <w:basedOn w:val="CoverText"/>
    <w:link w:val="CoverTextDateChar"/>
    <w:qFormat/>
    <w:rsid w:val="003B0A39"/>
    <w:pPr>
      <w:spacing w:after="4100"/>
    </w:pPr>
  </w:style>
  <w:style w:type="paragraph" w:styleId="BalloonText">
    <w:name w:val="Balloon Text"/>
    <w:basedOn w:val="Normal"/>
    <w:link w:val="BalloonTextChar"/>
    <w:uiPriority w:val="99"/>
    <w:semiHidden/>
    <w:unhideWhenUsed/>
    <w:qFormat/>
    <w:rsid w:val="003B0A39"/>
    <w:pPr>
      <w:spacing w:before="0" w:after="0"/>
    </w:pPr>
    <w:rPr>
      <w:rFonts w:ascii="Tahoma" w:hAnsi="Tahoma" w:cs="Tahoma"/>
      <w:sz w:val="16"/>
      <w:szCs w:val="16"/>
    </w:rPr>
  </w:style>
  <w:style w:type="paragraph" w:customStyle="1" w:styleId="Appendix">
    <w:name w:val="Appendix"/>
    <w:next w:val="BodyText"/>
    <w:uiPriority w:val="99"/>
    <w:qFormat/>
    <w:rsid w:val="003B0A39"/>
    <w:pPr>
      <w:keepNext/>
      <w:pageBreakBefore/>
      <w:tabs>
        <w:tab w:val="left" w:pos="1800"/>
      </w:tabs>
      <w:spacing w:before="120" w:after="240"/>
      <w:outlineLvl w:val="0"/>
    </w:pPr>
    <w:rPr>
      <w:rFonts w:ascii="Arial Narrow" w:eastAsia="Times New Roman" w:hAnsi="Arial Narrow" w:cs="Times New Roman"/>
      <w:b/>
      <w:color w:val="003366"/>
      <w:kern w:val="2"/>
      <w:sz w:val="32"/>
      <w:szCs w:val="24"/>
    </w:rPr>
  </w:style>
  <w:style w:type="paragraph" w:customStyle="1" w:styleId="AppendixA">
    <w:name w:val="Appendix A"/>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rPr>
  </w:style>
  <w:style w:type="paragraph" w:customStyle="1" w:styleId="AppendixB">
    <w:name w:val="Appendix B"/>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C">
    <w:name w:val="Appendix C"/>
    <w:next w:val="BodyText"/>
    <w:uiPriority w:val="99"/>
    <w:qFormat/>
    <w:rsid w:val="00372C6A"/>
    <w:pPr>
      <w:keepNext/>
      <w:tabs>
        <w:tab w:val="left" w:pos="864"/>
      </w:tabs>
      <w:spacing w:before="240" w:after="120"/>
      <w:ind w:left="360"/>
    </w:pPr>
    <w:rPr>
      <w:rFonts w:ascii="Arial Narrow" w:eastAsia="Times New Roman" w:hAnsi="Arial Narrow" w:cs="Arial"/>
      <w:b/>
      <w:bCs/>
      <w:iCs/>
      <w:color w:val="003366"/>
      <w:sz w:val="28"/>
      <w:szCs w:val="28"/>
    </w:rPr>
  </w:style>
  <w:style w:type="paragraph" w:customStyle="1" w:styleId="AppendixD">
    <w:name w:val="Appendix D"/>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E">
    <w:name w:val="Appendix E"/>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F">
    <w:name w:val="Appendix F"/>
    <w:next w:val="BodyText"/>
    <w:uiPriority w:val="99"/>
    <w:qFormat/>
    <w:rsid w:val="00372C6A"/>
    <w:pPr>
      <w:keepNext/>
      <w:tabs>
        <w:tab w:val="left" w:pos="1440"/>
      </w:tabs>
      <w:spacing w:before="240" w:after="120"/>
    </w:pPr>
    <w:rPr>
      <w:rFonts w:ascii="Arial Narrow" w:eastAsia="Times New Roman" w:hAnsi="Arial Narrow" w:cs="Times New Roman"/>
      <w:b/>
      <w:bCs/>
      <w:iCs/>
      <w:color w:val="1F497D"/>
      <w:sz w:val="28"/>
      <w:szCs w:val="28"/>
      <w:lang w:eastAsia="ar-SA"/>
    </w:rPr>
  </w:style>
  <w:style w:type="paragraph" w:customStyle="1" w:styleId="AppendixG">
    <w:name w:val="Appendix G"/>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H">
    <w:name w:val="Appendix H"/>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lang w:eastAsia="ar-SA"/>
    </w:rPr>
  </w:style>
  <w:style w:type="paragraph" w:customStyle="1" w:styleId="AppendixI">
    <w:name w:val="Appendix I"/>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BodyText10">
    <w:name w:val="Body Text 10"/>
    <w:link w:val="BodyText10Char"/>
    <w:uiPriority w:val="99"/>
    <w:qFormat/>
    <w:rsid w:val="003B0A39"/>
    <w:pPr>
      <w:spacing w:after="120"/>
    </w:pPr>
    <w:rPr>
      <w:rFonts w:ascii="Arial" w:eastAsia="Times New Roman" w:hAnsi="Arial" w:cs="Times New Roman"/>
      <w:sz w:val="20"/>
      <w:szCs w:val="24"/>
    </w:rPr>
  </w:style>
  <w:style w:type="paragraph" w:customStyle="1" w:styleId="BodyText10Bold">
    <w:name w:val="Body Text 10 Bold"/>
    <w:basedOn w:val="BodyText10"/>
    <w:next w:val="BodyText10"/>
    <w:link w:val="BodyText10BoldCharChar"/>
    <w:uiPriority w:val="99"/>
    <w:qFormat/>
    <w:rsid w:val="003B0A39"/>
    <w:rPr>
      <w:b/>
      <w:bCs/>
    </w:rPr>
  </w:style>
  <w:style w:type="paragraph" w:customStyle="1" w:styleId="BodyText10BoldCenter">
    <w:name w:val="Body Text 10 Bold Center"/>
    <w:basedOn w:val="BodyText10"/>
    <w:next w:val="BodyText10"/>
    <w:link w:val="BodyText10BoldCenterChar"/>
    <w:uiPriority w:val="99"/>
    <w:qFormat/>
    <w:rsid w:val="003B0A39"/>
    <w:pPr>
      <w:jc w:val="center"/>
    </w:pPr>
    <w:rPr>
      <w:b/>
      <w:bCs/>
      <w:sz w:val="22"/>
    </w:rPr>
  </w:style>
  <w:style w:type="paragraph" w:customStyle="1" w:styleId="BodyText10Bullet">
    <w:name w:val="Body Text 10 Bullet"/>
    <w:basedOn w:val="BodyText10"/>
    <w:link w:val="BodyText10BulletChar"/>
    <w:uiPriority w:val="99"/>
    <w:qFormat/>
    <w:rsid w:val="003B0A39"/>
  </w:style>
  <w:style w:type="paragraph" w:customStyle="1" w:styleId="BodyText10Caps">
    <w:name w:val="Body Text 10 Caps"/>
    <w:basedOn w:val="BodyText10"/>
    <w:link w:val="BodyText10CapsChar"/>
    <w:qFormat/>
    <w:rsid w:val="003B0A39"/>
    <w:rPr>
      <w:caps/>
    </w:rPr>
  </w:style>
  <w:style w:type="paragraph" w:customStyle="1" w:styleId="BodyText10Center">
    <w:name w:val="Body Text 10 Center"/>
    <w:basedOn w:val="BodyText10"/>
    <w:next w:val="BodyText10"/>
    <w:link w:val="BodyText10CenterChar"/>
    <w:uiPriority w:val="99"/>
    <w:qFormat/>
    <w:rsid w:val="003B0A39"/>
    <w:pPr>
      <w:jc w:val="center"/>
    </w:pPr>
  </w:style>
  <w:style w:type="paragraph" w:customStyle="1" w:styleId="BodyText10Glossary">
    <w:name w:val="Body Text 10 Glossary"/>
    <w:basedOn w:val="BodyText10"/>
    <w:next w:val="BodyText10"/>
    <w:link w:val="BodyText10GlossaryChar"/>
    <w:qFormat/>
    <w:rsid w:val="003B0A39"/>
  </w:style>
  <w:style w:type="paragraph" w:customStyle="1" w:styleId="BodyText10Italic">
    <w:name w:val="Body Text 10 Italic"/>
    <w:basedOn w:val="BodyText10"/>
    <w:next w:val="BodyText10"/>
    <w:link w:val="BodyText10ItalicChar"/>
    <w:qFormat/>
    <w:rsid w:val="003B0A39"/>
    <w:rPr>
      <w:i/>
    </w:rPr>
  </w:style>
  <w:style w:type="paragraph" w:customStyle="1" w:styleId="BodyText10Number">
    <w:name w:val="Body Text 10 Number"/>
    <w:basedOn w:val="BodyText10"/>
    <w:link w:val="BodyText10NumberCharChar"/>
    <w:uiPriority w:val="99"/>
    <w:qFormat/>
    <w:rsid w:val="00DE5592"/>
  </w:style>
  <w:style w:type="paragraph" w:customStyle="1" w:styleId="BodyText10Underline">
    <w:name w:val="Body Text 10 Underline"/>
    <w:basedOn w:val="BodyText10"/>
    <w:next w:val="BodyText10"/>
    <w:link w:val="BodyText10UnderlineChar"/>
    <w:uiPriority w:val="99"/>
    <w:qFormat/>
    <w:rsid w:val="003B0A39"/>
    <w:rPr>
      <w:u w:val="single"/>
    </w:rPr>
  </w:style>
  <w:style w:type="paragraph" w:customStyle="1" w:styleId="BodyTextBullet">
    <w:name w:val="Body Text Bullet"/>
    <w:basedOn w:val="BodyText"/>
    <w:link w:val="BodyTextBulletChar"/>
    <w:uiPriority w:val="99"/>
    <w:qFormat/>
    <w:rsid w:val="003B0A39"/>
    <w:pPr>
      <w:spacing w:before="0" w:after="0"/>
    </w:pPr>
  </w:style>
  <w:style w:type="paragraph" w:customStyle="1" w:styleId="BodyTextBulletLevel2">
    <w:name w:val="Body Text Bullet Level 2"/>
    <w:basedOn w:val="BodyTextBullet"/>
    <w:link w:val="BodyTextBulletLevel2Char"/>
    <w:uiPriority w:val="99"/>
    <w:qFormat/>
    <w:rsid w:val="003B0A39"/>
    <w:rPr>
      <w:lang w:eastAsia="ar-SA"/>
    </w:rPr>
  </w:style>
  <w:style w:type="paragraph" w:customStyle="1" w:styleId="BODYTEXTCAPS">
    <w:name w:val="BODY TEXT CAPS"/>
    <w:basedOn w:val="BodyText"/>
    <w:link w:val="BODYTEXTCAPSChar"/>
    <w:uiPriority w:val="99"/>
    <w:qFormat/>
    <w:rsid w:val="003B0A39"/>
    <w:rPr>
      <w:caps/>
    </w:rPr>
  </w:style>
  <w:style w:type="paragraph" w:customStyle="1" w:styleId="BodyTextCenter">
    <w:name w:val="Body Text Center"/>
    <w:basedOn w:val="BodyText"/>
    <w:link w:val="BodyTextCenterChar"/>
    <w:uiPriority w:val="99"/>
    <w:qFormat/>
    <w:rsid w:val="004B7E95"/>
    <w:pPr>
      <w:jc w:val="center"/>
    </w:pPr>
  </w:style>
  <w:style w:type="paragraph" w:customStyle="1" w:styleId="BodyTextCenterNoSpace">
    <w:name w:val="Body Text Center No Space"/>
    <w:basedOn w:val="BodyText"/>
    <w:link w:val="BodyTextCenterNoSpaceChar"/>
    <w:uiPriority w:val="99"/>
    <w:qFormat/>
    <w:rsid w:val="004B7E95"/>
    <w:pPr>
      <w:spacing w:before="0" w:after="0"/>
      <w:jc w:val="center"/>
    </w:pPr>
    <w:rPr>
      <w:bCs/>
    </w:rPr>
  </w:style>
  <w:style w:type="paragraph" w:customStyle="1" w:styleId="BodyTextGlossary">
    <w:name w:val="Body Text Glossary"/>
    <w:basedOn w:val="BodyText"/>
    <w:next w:val="BodyText"/>
    <w:link w:val="BodyTextGlossaryChar"/>
    <w:qFormat/>
    <w:rsid w:val="003B0A39"/>
  </w:style>
  <w:style w:type="paragraph" w:styleId="BodyTextIndent">
    <w:name w:val="Body Text Indent"/>
    <w:basedOn w:val="Normal"/>
    <w:link w:val="BodyTextIndentChar"/>
    <w:unhideWhenUsed/>
    <w:rsid w:val="003B0A39"/>
    <w:pPr>
      <w:ind w:left="360"/>
    </w:pPr>
  </w:style>
  <w:style w:type="paragraph" w:customStyle="1" w:styleId="BodyTextItalic">
    <w:name w:val="Body Text Italic"/>
    <w:basedOn w:val="BodyText"/>
    <w:next w:val="BodyText"/>
    <w:link w:val="BodyTextItalicChar"/>
    <w:uiPriority w:val="99"/>
    <w:qFormat/>
    <w:rsid w:val="003B0A39"/>
    <w:rPr>
      <w:i/>
    </w:rPr>
  </w:style>
  <w:style w:type="paragraph" w:customStyle="1" w:styleId="BodyTextNoSpace">
    <w:name w:val="Body Text No Space"/>
    <w:basedOn w:val="BodyTextCenterNoSpace"/>
    <w:link w:val="BodyTextNoSpaceChar"/>
    <w:qFormat/>
    <w:rsid w:val="00672331"/>
    <w:pPr>
      <w:jc w:val="left"/>
    </w:pPr>
  </w:style>
  <w:style w:type="paragraph" w:customStyle="1" w:styleId="BodyTextNumber">
    <w:name w:val="Body Text Number"/>
    <w:link w:val="BodyTextNumberChar"/>
    <w:uiPriority w:val="99"/>
    <w:qFormat/>
    <w:rsid w:val="003B0A39"/>
    <w:rPr>
      <w:rFonts w:ascii="Arial" w:eastAsia="Times New Roman" w:hAnsi="Arial" w:cs="Times New Roman"/>
      <w:szCs w:val="24"/>
    </w:rPr>
  </w:style>
  <w:style w:type="paragraph" w:customStyle="1" w:styleId="BodyTextNumberLetterLevel2">
    <w:name w:val="Body Text Number Letter Level 2"/>
    <w:basedOn w:val="BodyTextNumber"/>
    <w:link w:val="BodyTextNumberLetterLevel2Char"/>
    <w:uiPriority w:val="99"/>
    <w:qFormat/>
    <w:rsid w:val="003B0A39"/>
  </w:style>
  <w:style w:type="paragraph" w:customStyle="1" w:styleId="BodyTextNumberStepResultsNotes">
    <w:name w:val="Body Text Number Step Results/Notes"/>
    <w:basedOn w:val="Normal"/>
    <w:next w:val="BodyTextNumber"/>
    <w:link w:val="BodyTextNumberStepResultsNotesChar"/>
    <w:uiPriority w:val="99"/>
    <w:qFormat/>
    <w:rsid w:val="003B0A39"/>
    <w:pPr>
      <w:ind w:left="720"/>
    </w:p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B0A39"/>
    <w:pPr>
      <w:ind w:left="1008"/>
    </w:pPr>
  </w:style>
  <w:style w:type="paragraph" w:customStyle="1" w:styleId="BodyTextNumberStepResultsNotesBullet">
    <w:name w:val="Body Text Number Step Results/Notes Bullet"/>
    <w:basedOn w:val="BodyTextNumberStepResultsNotes"/>
    <w:link w:val="BodyTextNumberStepResultsNotesBulletChar"/>
    <w:qFormat/>
    <w:rsid w:val="003B0A39"/>
  </w:style>
  <w:style w:type="paragraph" w:customStyle="1" w:styleId="BodyTextRight">
    <w:name w:val="Body Text Right"/>
    <w:basedOn w:val="BodyText"/>
    <w:link w:val="BodyTextRightChar"/>
    <w:qFormat/>
    <w:rsid w:val="003B0A39"/>
    <w:pPr>
      <w:jc w:val="right"/>
    </w:pPr>
    <w:rPr>
      <w:szCs w:val="24"/>
    </w:rPr>
  </w:style>
  <w:style w:type="paragraph" w:customStyle="1" w:styleId="BodyTextUnderline">
    <w:name w:val="Body Text Underline"/>
    <w:basedOn w:val="BodyText"/>
    <w:next w:val="BodyText"/>
    <w:link w:val="BodyTextUnderlineChar"/>
    <w:uiPriority w:val="99"/>
    <w:qFormat/>
    <w:rsid w:val="003B0A39"/>
    <w:rPr>
      <w:u w:val="single"/>
    </w:rPr>
  </w:style>
  <w:style w:type="paragraph" w:styleId="CommentText">
    <w:name w:val="annotation text"/>
    <w:basedOn w:val="Normal"/>
    <w:link w:val="CommentTextChar"/>
    <w:uiPriority w:val="99"/>
    <w:qFormat/>
    <w:rsid w:val="003B0A39"/>
    <w:rPr>
      <w:sz w:val="20"/>
    </w:rPr>
  </w:style>
  <w:style w:type="paragraph" w:styleId="CommentSubject">
    <w:name w:val="annotation subject"/>
    <w:basedOn w:val="CommentText"/>
    <w:next w:val="CommentText"/>
    <w:link w:val="CommentSubjectChar"/>
    <w:qFormat/>
    <w:rsid w:val="003B0A39"/>
    <w:rPr>
      <w:b/>
      <w:bCs/>
    </w:rPr>
  </w:style>
  <w:style w:type="paragraph" w:customStyle="1" w:styleId="CoverProgramName">
    <w:name w:val="Cover Program Name"/>
    <w:link w:val="CoverProgramNameChar"/>
    <w:qFormat/>
    <w:rsid w:val="003B0A39"/>
    <w:pPr>
      <w:spacing w:before="400"/>
      <w:jc w:val="right"/>
    </w:pPr>
    <w:rPr>
      <w:rFonts w:ascii="Arial Narrow" w:eastAsia="Times New Roman" w:hAnsi="Arial Narrow" w:cs="Times New Roman"/>
      <w:b/>
      <w:color w:val="000000" w:themeColor="text1"/>
      <w:sz w:val="40"/>
      <w:szCs w:val="20"/>
    </w:rPr>
  </w:style>
  <w:style w:type="paragraph" w:customStyle="1" w:styleId="CoverClassification">
    <w:name w:val="Cover Classification"/>
    <w:basedOn w:val="CoverProgramName"/>
    <w:link w:val="CoverClassificationChar"/>
    <w:qFormat/>
    <w:rsid w:val="003B0A39"/>
    <w:pPr>
      <w:spacing w:before="0"/>
    </w:pPr>
    <w:rPr>
      <w:sz w:val="32"/>
    </w:rPr>
  </w:style>
  <w:style w:type="paragraph" w:customStyle="1" w:styleId="CoverDocumentName">
    <w:name w:val="Cover Document Name"/>
    <w:basedOn w:val="Normal"/>
    <w:qFormat/>
    <w:rsid w:val="003B0A39"/>
    <w:pPr>
      <w:pBdr>
        <w:bottom w:val="single" w:sz="4" w:space="1" w:color="000000"/>
      </w:pBdr>
      <w:spacing w:before="100" w:after="0"/>
      <w:jc w:val="right"/>
    </w:pPr>
    <w:rPr>
      <w:rFonts w:ascii="Arial Narrow" w:hAnsi="Arial Narrow"/>
      <w:b/>
      <w:bCs/>
      <w:sz w:val="48"/>
    </w:rPr>
  </w:style>
  <w:style w:type="paragraph" w:styleId="EndnoteText">
    <w:name w:val="endnote text"/>
    <w:basedOn w:val="Normal"/>
    <w:link w:val="EndnoteTextChar"/>
    <w:rsid w:val="003B0A39"/>
    <w:rPr>
      <w:sz w:val="20"/>
    </w:rPr>
  </w:style>
  <w:style w:type="paragraph" w:customStyle="1" w:styleId="FigureCaption">
    <w:name w:val="Figure Caption"/>
    <w:basedOn w:val="Caption"/>
    <w:next w:val="BodyText"/>
    <w:uiPriority w:val="99"/>
    <w:qFormat/>
    <w:rsid w:val="003B0A39"/>
    <w:pPr>
      <w:keepNext w:val="0"/>
      <w:spacing w:before="0" w:after="300"/>
    </w:pPr>
    <w:rPr>
      <w:rFonts w:eastAsia="Batang"/>
      <w:szCs w:val="24"/>
    </w:rPr>
  </w:style>
  <w:style w:type="paragraph" w:customStyle="1" w:styleId="FooterCenter">
    <w:name w:val="Footer Center"/>
    <w:basedOn w:val="Footer"/>
    <w:qFormat/>
    <w:rsid w:val="003B0A39"/>
    <w:pPr>
      <w:tabs>
        <w:tab w:val="clear" w:pos="4680"/>
        <w:tab w:val="clear" w:pos="9360"/>
        <w:tab w:val="center" w:pos="4320"/>
        <w:tab w:val="right" w:pos="8640"/>
      </w:tabs>
      <w:jc w:val="center"/>
    </w:pPr>
    <w:rPr>
      <w:rFonts w:ascii="Arial" w:hAnsi="Arial"/>
    </w:rPr>
  </w:style>
  <w:style w:type="paragraph" w:customStyle="1" w:styleId="FooterRight">
    <w:name w:val="Footer Right"/>
    <w:basedOn w:val="Footer"/>
    <w:link w:val="FooterRightChar"/>
    <w:qFormat/>
    <w:rsid w:val="003B0A39"/>
    <w:pPr>
      <w:tabs>
        <w:tab w:val="clear" w:pos="4680"/>
        <w:tab w:val="clear" w:pos="9360"/>
        <w:tab w:val="center" w:pos="4320"/>
        <w:tab w:val="right" w:pos="8640"/>
      </w:tabs>
      <w:jc w:val="right"/>
    </w:pPr>
    <w:rPr>
      <w:rFonts w:ascii="Arial" w:hAnsi="Arial"/>
    </w:rPr>
  </w:style>
  <w:style w:type="paragraph" w:styleId="FootnoteText">
    <w:name w:val="footnote text"/>
    <w:basedOn w:val="Normal"/>
    <w:link w:val="FootnoteTextChar"/>
    <w:rsid w:val="003B0A39"/>
    <w:pPr>
      <w:spacing w:before="40" w:after="40"/>
      <w:ind w:left="360" w:hanging="360"/>
    </w:pPr>
    <w:rPr>
      <w:sz w:val="18"/>
    </w:rPr>
  </w:style>
  <w:style w:type="paragraph" w:customStyle="1" w:styleId="HeaderRightBold">
    <w:name w:val="Header Right Bold"/>
    <w:basedOn w:val="HeaderRight"/>
    <w:link w:val="HeaderRightBoldChar"/>
    <w:qFormat/>
    <w:rsid w:val="003B0A39"/>
    <w:rPr>
      <w:b/>
    </w:rPr>
  </w:style>
  <w:style w:type="paragraph" w:customStyle="1" w:styleId="Instruction">
    <w:name w:val="Instruction"/>
    <w:basedOn w:val="Normal"/>
    <w:qFormat/>
    <w:rsid w:val="003B0A39"/>
    <w:rPr>
      <w:rFonts w:ascii="Times New Roman" w:hAnsi="Times New Roman"/>
      <w:i/>
      <w:color w:val="0000FF"/>
      <w:sz w:val="24"/>
    </w:rPr>
  </w:style>
  <w:style w:type="paragraph" w:customStyle="1" w:styleId="InstructionalTextBulletLevel2">
    <w:name w:val="Instructional Text Bullet Level 2"/>
    <w:basedOn w:val="InstructionalTextBullet"/>
    <w:qFormat/>
    <w:rsid w:val="000E4337"/>
    <w:pPr>
      <w:ind w:left="1080"/>
    </w:pPr>
  </w:style>
  <w:style w:type="paragraph" w:customStyle="1" w:styleId="InstructionalTextUnderline">
    <w:name w:val="Instructional Text Underline"/>
    <w:basedOn w:val="InstructionalText"/>
    <w:link w:val="InstructionalTextUnderlineChar"/>
    <w:qFormat/>
    <w:rsid w:val="003B0A39"/>
    <w:rPr>
      <w:iCs/>
      <w:u w:val="single"/>
    </w:rPr>
  </w:style>
  <w:style w:type="paragraph" w:customStyle="1" w:styleId="ParagraphSpacer6">
    <w:name w:val="Paragraph Spacer 6"/>
    <w:uiPriority w:val="99"/>
    <w:qFormat/>
    <w:rsid w:val="003B0A39"/>
    <w:rPr>
      <w:rFonts w:ascii="Arial" w:eastAsia="Times New Roman" w:hAnsi="Arial" w:cs="Times New Roman"/>
      <w:sz w:val="12"/>
      <w:szCs w:val="24"/>
    </w:rPr>
  </w:style>
  <w:style w:type="paragraph" w:customStyle="1" w:styleId="SystemTitleinsideLines">
    <w:name w:val="System Title inside Lines"/>
    <w:next w:val="BodyText10Center"/>
    <w:uiPriority w:val="99"/>
    <w:qFormat/>
    <w:rsid w:val="003B0A39"/>
    <w:pPr>
      <w:pBdr>
        <w:top w:val="single" w:sz="18" w:space="1" w:color="000000"/>
        <w:bottom w:val="single" w:sz="18" w:space="1" w:color="000000"/>
      </w:pBdr>
      <w:spacing w:after="120"/>
      <w:jc w:val="center"/>
    </w:pPr>
    <w:rPr>
      <w:rFonts w:ascii="Arial" w:eastAsia="Times New Roman" w:hAnsi="Arial" w:cs="Times New Roman"/>
      <w:b/>
      <w:bCs/>
      <w:sz w:val="40"/>
      <w:szCs w:val="20"/>
    </w:rPr>
  </w:style>
  <w:style w:type="paragraph" w:customStyle="1" w:styleId="TableText10Bold">
    <w:name w:val="Table Text 10 Bold"/>
    <w:basedOn w:val="TableText10"/>
    <w:next w:val="TableText10"/>
    <w:link w:val="TableText10BoldChar"/>
    <w:uiPriority w:val="99"/>
    <w:qFormat/>
    <w:rsid w:val="003B0A39"/>
    <w:rPr>
      <w:b/>
    </w:rPr>
  </w:style>
  <w:style w:type="paragraph" w:customStyle="1" w:styleId="TableText10Bullet">
    <w:name w:val="Table Text 10 Bullet"/>
    <w:basedOn w:val="TableText10"/>
    <w:link w:val="TableText10BulletChar"/>
    <w:uiPriority w:val="99"/>
    <w:qFormat/>
    <w:rsid w:val="003B0A39"/>
  </w:style>
  <w:style w:type="paragraph" w:customStyle="1" w:styleId="TableText10Center">
    <w:name w:val="Table Text 10 Center"/>
    <w:basedOn w:val="TableText10"/>
    <w:link w:val="TableText10CenterChar"/>
    <w:uiPriority w:val="99"/>
    <w:qFormat/>
    <w:rsid w:val="003B0A39"/>
    <w:pPr>
      <w:jc w:val="center"/>
    </w:pPr>
  </w:style>
  <w:style w:type="paragraph" w:customStyle="1" w:styleId="TableText10Glossary">
    <w:name w:val="Table Text 10 Glossary"/>
    <w:basedOn w:val="TableText10"/>
    <w:next w:val="TableText10"/>
    <w:link w:val="TableText10GlossaryChar"/>
    <w:qFormat/>
    <w:rsid w:val="003B0A39"/>
  </w:style>
  <w:style w:type="paragraph" w:customStyle="1" w:styleId="TableText10HeaderLeft">
    <w:name w:val="Table Text 10 Header Left"/>
    <w:basedOn w:val="Normal"/>
    <w:link w:val="TableText10HeaderLeftChar"/>
    <w:uiPriority w:val="99"/>
    <w:qFormat/>
    <w:rsid w:val="003B0A39"/>
    <w:pPr>
      <w:keepNext/>
    </w:pPr>
    <w:rPr>
      <w:b/>
      <w:sz w:val="20"/>
    </w:rPr>
  </w:style>
  <w:style w:type="paragraph" w:customStyle="1" w:styleId="TableText10Indent">
    <w:name w:val="Table Text 10 Indent"/>
    <w:basedOn w:val="TableText10"/>
    <w:link w:val="TableText10IndentChar"/>
    <w:uiPriority w:val="99"/>
    <w:qFormat/>
    <w:rsid w:val="003B0A39"/>
    <w:pPr>
      <w:ind w:left="144"/>
    </w:pPr>
  </w:style>
  <w:style w:type="paragraph" w:customStyle="1" w:styleId="TableText10NoSpace">
    <w:name w:val="Table Text 10 No Space"/>
    <w:link w:val="TableText10NoSpaceChar"/>
    <w:uiPriority w:val="99"/>
    <w:qFormat/>
    <w:rsid w:val="003B0A39"/>
    <w:rPr>
      <w:rFonts w:ascii="Arial" w:eastAsia="Times New Roman" w:hAnsi="Arial" w:cs="Times New Roman"/>
      <w:sz w:val="20"/>
      <w:szCs w:val="24"/>
    </w:rPr>
  </w:style>
  <w:style w:type="paragraph" w:customStyle="1" w:styleId="TableText10Number">
    <w:name w:val="Table Text 10 Number"/>
    <w:basedOn w:val="TableText10"/>
    <w:link w:val="TableText10NumberChar"/>
    <w:uiPriority w:val="99"/>
    <w:qFormat/>
    <w:rsid w:val="003B0A39"/>
    <w:pPr>
      <w:tabs>
        <w:tab w:val="left" w:pos="432"/>
      </w:tabs>
    </w:pPr>
    <w:rPr>
      <w:szCs w:val="24"/>
    </w:rPr>
  </w:style>
  <w:style w:type="paragraph" w:customStyle="1" w:styleId="TableText10NumberLetter">
    <w:name w:val="Table Text 10 Number Letter"/>
    <w:basedOn w:val="TableText10Number"/>
    <w:qFormat/>
    <w:rsid w:val="003B0A39"/>
    <w:pPr>
      <w:keepNext/>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qFormat/>
    <w:rsid w:val="003B0A39"/>
    <w:pPr>
      <w:ind w:left="432"/>
    </w:pPr>
  </w:style>
  <w:style w:type="paragraph" w:customStyle="1" w:styleId="TableText10Right">
    <w:name w:val="Table Text 10 Right"/>
    <w:basedOn w:val="TableText10"/>
    <w:link w:val="TableText10RightChar"/>
    <w:uiPriority w:val="99"/>
    <w:qFormat/>
    <w:rsid w:val="003B0A39"/>
    <w:pPr>
      <w:jc w:val="right"/>
    </w:pPr>
  </w:style>
  <w:style w:type="paragraph" w:customStyle="1" w:styleId="TableText8">
    <w:name w:val="Table Text 8"/>
    <w:link w:val="TableText8Char"/>
    <w:uiPriority w:val="99"/>
    <w:qFormat/>
    <w:rsid w:val="003B0A39"/>
    <w:rPr>
      <w:rFonts w:ascii="Arial" w:eastAsia="Times New Roman" w:hAnsi="Arial" w:cs="Times New Roman"/>
      <w:sz w:val="16"/>
      <w:szCs w:val="24"/>
    </w:rPr>
  </w:style>
  <w:style w:type="paragraph" w:customStyle="1" w:styleId="TableText8Bold">
    <w:name w:val="Table Text 8 Bold"/>
    <w:basedOn w:val="TableText8"/>
    <w:next w:val="TableText8"/>
    <w:link w:val="TableText8BoldChar"/>
    <w:uiPriority w:val="99"/>
    <w:qFormat/>
    <w:rsid w:val="003B0A39"/>
    <w:rPr>
      <w:b/>
    </w:rPr>
  </w:style>
  <w:style w:type="paragraph" w:customStyle="1" w:styleId="TableText8Bullet">
    <w:name w:val="Table Text 8 Bullet"/>
    <w:basedOn w:val="TableText8"/>
    <w:link w:val="TableText8BulletChar"/>
    <w:uiPriority w:val="99"/>
    <w:qFormat/>
    <w:rsid w:val="003B0A39"/>
  </w:style>
  <w:style w:type="paragraph" w:customStyle="1" w:styleId="TableText8Glossary">
    <w:name w:val="Table Text 8 Glossary"/>
    <w:basedOn w:val="TableText8"/>
    <w:next w:val="TableText8"/>
    <w:link w:val="TableText8GlossaryChar"/>
    <w:qFormat/>
    <w:rsid w:val="003B0A39"/>
  </w:style>
  <w:style w:type="paragraph" w:customStyle="1" w:styleId="TableText8Italic">
    <w:name w:val="Table Text 8 Italic"/>
    <w:basedOn w:val="TableText8"/>
    <w:next w:val="TableText8"/>
    <w:link w:val="TableText8ItalicChar"/>
    <w:uiPriority w:val="99"/>
    <w:qFormat/>
    <w:rsid w:val="003B0A39"/>
    <w:rPr>
      <w:i/>
    </w:rPr>
  </w:style>
  <w:style w:type="paragraph" w:customStyle="1" w:styleId="TableText8Number">
    <w:name w:val="Table Text 8 Number"/>
    <w:basedOn w:val="TableText8"/>
    <w:link w:val="TableText8NumberChar"/>
    <w:uiPriority w:val="99"/>
    <w:qFormat/>
    <w:rsid w:val="003B0A39"/>
  </w:style>
  <w:style w:type="paragraph" w:customStyle="1" w:styleId="TitleMedium">
    <w:name w:val="Title Medium"/>
    <w:next w:val="BodyText"/>
    <w:uiPriority w:val="99"/>
    <w:qFormat/>
    <w:rsid w:val="003B0A39"/>
    <w:pPr>
      <w:keepNext/>
      <w:spacing w:before="240" w:after="120"/>
      <w:jc w:val="center"/>
    </w:pPr>
    <w:rPr>
      <w:rFonts w:ascii="Arial Narrow" w:eastAsia="Times New Roman" w:hAnsi="Arial Narrow" w:cs="Arial"/>
      <w:b/>
      <w:bCs/>
      <w:sz w:val="40"/>
      <w:szCs w:val="24"/>
    </w:rPr>
  </w:style>
  <w:style w:type="paragraph" w:customStyle="1" w:styleId="TitleSmall">
    <w:name w:val="Title Small"/>
    <w:basedOn w:val="Normal"/>
    <w:next w:val="BodyText"/>
    <w:uiPriority w:val="99"/>
    <w:qFormat/>
    <w:rsid w:val="003B0A39"/>
    <w:pPr>
      <w:keepNext/>
      <w:spacing w:before="0" w:after="360"/>
      <w:jc w:val="center"/>
    </w:pPr>
    <w:rPr>
      <w:rFonts w:ascii="Arial Narrow" w:hAnsi="Arial Narrow" w:cs="Arial"/>
      <w:b/>
      <w:bCs/>
      <w:sz w:val="36"/>
    </w:rPr>
  </w:style>
  <w:style w:type="paragraph" w:styleId="TOC4">
    <w:name w:val="toc 4"/>
    <w:basedOn w:val="Normal"/>
    <w:next w:val="Normal"/>
    <w:uiPriority w:val="39"/>
    <w:rsid w:val="003B0A39"/>
    <w:pPr>
      <w:spacing w:after="0"/>
      <w:ind w:left="778"/>
    </w:pPr>
    <w:rPr>
      <w:sz w:val="24"/>
    </w:rPr>
  </w:style>
  <w:style w:type="paragraph" w:styleId="TOC5">
    <w:name w:val="toc 5"/>
    <w:basedOn w:val="Normal"/>
    <w:next w:val="Normal"/>
    <w:uiPriority w:val="39"/>
    <w:rsid w:val="003B0A39"/>
    <w:pPr>
      <w:spacing w:after="0"/>
      <w:ind w:left="1080"/>
    </w:pPr>
    <w:rPr>
      <w:sz w:val="24"/>
    </w:rPr>
  </w:style>
  <w:style w:type="paragraph" w:styleId="TOC6">
    <w:name w:val="toc 6"/>
    <w:basedOn w:val="Normal"/>
    <w:next w:val="Normal"/>
    <w:rsid w:val="003B0A39"/>
    <w:pPr>
      <w:spacing w:after="0"/>
      <w:ind w:left="1200"/>
    </w:pPr>
    <w:rPr>
      <w:sz w:val="24"/>
    </w:rPr>
  </w:style>
  <w:style w:type="paragraph" w:styleId="TOC7">
    <w:name w:val="toc 7"/>
    <w:basedOn w:val="Normal"/>
    <w:next w:val="Normal"/>
    <w:rsid w:val="003B0A39"/>
    <w:pPr>
      <w:spacing w:after="0"/>
      <w:ind w:left="1440"/>
    </w:pPr>
    <w:rPr>
      <w:sz w:val="24"/>
    </w:rPr>
  </w:style>
  <w:style w:type="paragraph" w:styleId="TOC8">
    <w:name w:val="toc 8"/>
    <w:basedOn w:val="Normal"/>
    <w:next w:val="Normal"/>
    <w:rsid w:val="003B0A39"/>
    <w:pPr>
      <w:spacing w:after="0"/>
      <w:ind w:left="1680"/>
    </w:pPr>
    <w:rPr>
      <w:sz w:val="24"/>
    </w:rPr>
  </w:style>
  <w:style w:type="paragraph" w:styleId="TOC9">
    <w:name w:val="toc 9"/>
    <w:basedOn w:val="Normal"/>
    <w:next w:val="Normal"/>
    <w:rsid w:val="003B0A39"/>
    <w:pPr>
      <w:spacing w:after="0"/>
      <w:ind w:left="1920"/>
    </w:pPr>
    <w:rPr>
      <w:sz w:val="24"/>
    </w:rPr>
  </w:style>
  <w:style w:type="paragraph" w:styleId="TOCHeading">
    <w:name w:val="TOC Heading"/>
    <w:basedOn w:val="Heading1"/>
    <w:next w:val="Normal"/>
    <w:uiPriority w:val="39"/>
    <w:unhideWhenUsed/>
    <w:qFormat/>
    <w:rsid w:val="003B0A39"/>
    <w:pPr>
      <w:keepLines/>
      <w:numPr>
        <w:numId w:val="0"/>
      </w:numPr>
      <w:tabs>
        <w:tab w:val="clear" w:pos="540"/>
      </w:tabs>
    </w:pPr>
    <w:rPr>
      <w:bCs/>
      <w:color w:val="365F91" w:themeColor="accent1" w:themeShade="BF"/>
      <w:kern w:val="0"/>
      <w:sz w:val="28"/>
      <w:szCs w:val="28"/>
    </w:rPr>
  </w:style>
  <w:style w:type="paragraph" w:customStyle="1" w:styleId="FigureIndex1">
    <w:name w:val="Figure Index 1"/>
    <w:basedOn w:val="Index"/>
    <w:qFormat/>
    <w:pPr>
      <w:tabs>
        <w:tab w:val="right" w:leader="dot" w:pos="9360"/>
      </w:tabs>
    </w:pPr>
  </w:style>
  <w:style w:type="table" w:styleId="TableGrid">
    <w:name w:val="Table Grid"/>
    <w:basedOn w:val="TableNormal"/>
    <w:rsid w:val="003B0A3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20A42"/>
    <w:rPr>
      <w:b/>
      <w:bCs/>
    </w:rPr>
  </w:style>
  <w:style w:type="character" w:styleId="Hyperlink">
    <w:name w:val="Hyperlink"/>
    <w:basedOn w:val="DefaultParagraphFont"/>
    <w:uiPriority w:val="99"/>
    <w:unhideWhenUsed/>
    <w:rsid w:val="00320A42"/>
    <w:rPr>
      <w:color w:val="0000FF"/>
      <w:u w:val="single"/>
    </w:rPr>
  </w:style>
  <w:style w:type="paragraph" w:styleId="HTMLPreformatted">
    <w:name w:val="HTML Preformatted"/>
    <w:basedOn w:val="Normal"/>
    <w:link w:val="HTMLPreformattedChar"/>
    <w:uiPriority w:val="99"/>
    <w:unhideWhenUsed/>
    <w:rsid w:val="00320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lang w:val="en-CA" w:eastAsia="en-CA"/>
    </w:rPr>
  </w:style>
  <w:style w:type="character" w:customStyle="1" w:styleId="HTMLPreformattedChar">
    <w:name w:val="HTML Preformatted Char"/>
    <w:basedOn w:val="DefaultParagraphFont"/>
    <w:link w:val="HTMLPreformatted"/>
    <w:uiPriority w:val="99"/>
    <w:rsid w:val="00320A42"/>
    <w:rPr>
      <w:rFonts w:ascii="Courier New" w:eastAsia="Times New Roman" w:hAnsi="Courier New" w:cs="Courier New"/>
      <w:sz w:val="20"/>
      <w:szCs w:val="20"/>
      <w:lang w:val="en-CA" w:eastAsia="en-CA"/>
    </w:rPr>
  </w:style>
  <w:style w:type="paragraph" w:styleId="NormalWeb">
    <w:name w:val="Normal (Web)"/>
    <w:basedOn w:val="Normal"/>
    <w:uiPriority w:val="99"/>
    <w:semiHidden/>
    <w:unhideWhenUsed/>
    <w:rsid w:val="00613836"/>
    <w:pPr>
      <w:spacing w:before="100" w:beforeAutospacing="1" w:after="100" w:afterAutospacing="1"/>
    </w:pPr>
    <w:rPr>
      <w:rFonts w:ascii="Times New Roman" w:hAnsi="Times New Roman"/>
      <w:sz w:val="24"/>
      <w:szCs w:val="24"/>
      <w:lang w:val="en-CA" w:eastAsia="en-CA"/>
    </w:rPr>
  </w:style>
  <w:style w:type="paragraph" w:customStyle="1" w:styleId="well">
    <w:name w:val="well"/>
    <w:basedOn w:val="Normal"/>
    <w:rsid w:val="00FF1A39"/>
    <w:pPr>
      <w:spacing w:before="100" w:beforeAutospacing="1" w:after="100" w:afterAutospacing="1"/>
    </w:pPr>
    <w:rPr>
      <w:rFonts w:ascii="Times New Roman" w:hAnsi="Times New Roman"/>
      <w:sz w:val="24"/>
      <w:szCs w:val="24"/>
      <w:lang w:val="en-CA" w:eastAsia="en-CA"/>
    </w:rPr>
  </w:style>
  <w:style w:type="character" w:customStyle="1" w:styleId="Mentionnonrsolue1">
    <w:name w:val="Mention non résolue1"/>
    <w:basedOn w:val="DefaultParagraphFont"/>
    <w:uiPriority w:val="99"/>
    <w:semiHidden/>
    <w:unhideWhenUsed/>
    <w:rsid w:val="00AB16E4"/>
    <w:rPr>
      <w:color w:val="605E5C"/>
      <w:shd w:val="clear" w:color="auto" w:fill="E1DFDD"/>
    </w:rPr>
  </w:style>
  <w:style w:type="paragraph" w:customStyle="1" w:styleId="ss-check">
    <w:name w:val="ss-check"/>
    <w:basedOn w:val="Normal"/>
    <w:rsid w:val="00D60BF6"/>
    <w:pPr>
      <w:spacing w:before="100" w:beforeAutospacing="1" w:after="100" w:afterAutospacing="1"/>
    </w:pPr>
    <w:rPr>
      <w:rFonts w:ascii="Times New Roman" w:hAnsi="Times New Roman"/>
      <w:sz w:val="24"/>
      <w:szCs w:val="24"/>
      <w:lang w:val="en-CA" w:eastAsia="en-CA"/>
    </w:rPr>
  </w:style>
  <w:style w:type="paragraph" w:styleId="ListParagraph">
    <w:name w:val="List Paragraph"/>
    <w:basedOn w:val="Normal"/>
    <w:uiPriority w:val="34"/>
    <w:qFormat/>
    <w:rsid w:val="008021EE"/>
    <w:pPr>
      <w:ind w:left="720"/>
      <w:contextualSpacing/>
    </w:pPr>
  </w:style>
  <w:style w:type="paragraph" w:customStyle="1" w:styleId="www-u-fontsize--small">
    <w:name w:val="www-u-fontsize--small"/>
    <w:basedOn w:val="Normal"/>
    <w:rsid w:val="00B10556"/>
    <w:pPr>
      <w:spacing w:before="100" w:beforeAutospacing="1" w:after="100" w:afterAutospacing="1"/>
    </w:pPr>
    <w:rPr>
      <w:rFonts w:ascii="Times New Roman" w:hAnsi="Times New Roman"/>
      <w:sz w:val="24"/>
      <w:szCs w:val="24"/>
      <w:lang w:val="en-CA" w:eastAsia="en-CA"/>
    </w:rPr>
  </w:style>
  <w:style w:type="paragraph" w:styleId="DocumentMap">
    <w:name w:val="Document Map"/>
    <w:basedOn w:val="Normal"/>
    <w:link w:val="DocumentMapChar"/>
    <w:uiPriority w:val="99"/>
    <w:semiHidden/>
    <w:unhideWhenUsed/>
    <w:rsid w:val="00766A22"/>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66A22"/>
    <w:rPr>
      <w:rFonts w:ascii="Lucida Grande" w:eastAsia="Times New Roman"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12140">
      <w:bodyDiv w:val="1"/>
      <w:marLeft w:val="0"/>
      <w:marRight w:val="0"/>
      <w:marTop w:val="0"/>
      <w:marBottom w:val="0"/>
      <w:divBdr>
        <w:top w:val="none" w:sz="0" w:space="0" w:color="auto"/>
        <w:left w:val="none" w:sz="0" w:space="0" w:color="auto"/>
        <w:bottom w:val="none" w:sz="0" w:space="0" w:color="auto"/>
        <w:right w:val="none" w:sz="0" w:space="0" w:color="auto"/>
      </w:divBdr>
    </w:div>
    <w:div w:id="452599513">
      <w:bodyDiv w:val="1"/>
      <w:marLeft w:val="0"/>
      <w:marRight w:val="0"/>
      <w:marTop w:val="0"/>
      <w:marBottom w:val="0"/>
      <w:divBdr>
        <w:top w:val="none" w:sz="0" w:space="0" w:color="auto"/>
        <w:left w:val="none" w:sz="0" w:space="0" w:color="auto"/>
        <w:bottom w:val="none" w:sz="0" w:space="0" w:color="auto"/>
        <w:right w:val="none" w:sz="0" w:space="0" w:color="auto"/>
      </w:divBdr>
    </w:div>
    <w:div w:id="663627611">
      <w:bodyDiv w:val="1"/>
      <w:marLeft w:val="0"/>
      <w:marRight w:val="0"/>
      <w:marTop w:val="0"/>
      <w:marBottom w:val="0"/>
      <w:divBdr>
        <w:top w:val="none" w:sz="0" w:space="0" w:color="auto"/>
        <w:left w:val="none" w:sz="0" w:space="0" w:color="auto"/>
        <w:bottom w:val="none" w:sz="0" w:space="0" w:color="auto"/>
        <w:right w:val="none" w:sz="0" w:space="0" w:color="auto"/>
      </w:divBdr>
    </w:div>
    <w:div w:id="743725408">
      <w:bodyDiv w:val="1"/>
      <w:marLeft w:val="0"/>
      <w:marRight w:val="0"/>
      <w:marTop w:val="0"/>
      <w:marBottom w:val="0"/>
      <w:divBdr>
        <w:top w:val="none" w:sz="0" w:space="0" w:color="auto"/>
        <w:left w:val="none" w:sz="0" w:space="0" w:color="auto"/>
        <w:bottom w:val="none" w:sz="0" w:space="0" w:color="auto"/>
        <w:right w:val="none" w:sz="0" w:space="0" w:color="auto"/>
      </w:divBdr>
    </w:div>
    <w:div w:id="1149902399">
      <w:bodyDiv w:val="1"/>
      <w:marLeft w:val="0"/>
      <w:marRight w:val="0"/>
      <w:marTop w:val="0"/>
      <w:marBottom w:val="0"/>
      <w:divBdr>
        <w:top w:val="none" w:sz="0" w:space="0" w:color="auto"/>
        <w:left w:val="none" w:sz="0" w:space="0" w:color="auto"/>
        <w:bottom w:val="none" w:sz="0" w:space="0" w:color="auto"/>
        <w:right w:val="none" w:sz="0" w:space="0" w:color="auto"/>
      </w:divBdr>
    </w:div>
    <w:div w:id="1461071366">
      <w:bodyDiv w:val="1"/>
      <w:marLeft w:val="0"/>
      <w:marRight w:val="0"/>
      <w:marTop w:val="0"/>
      <w:marBottom w:val="0"/>
      <w:divBdr>
        <w:top w:val="none" w:sz="0" w:space="0" w:color="auto"/>
        <w:left w:val="none" w:sz="0" w:space="0" w:color="auto"/>
        <w:bottom w:val="none" w:sz="0" w:space="0" w:color="auto"/>
        <w:right w:val="none" w:sz="0" w:space="0" w:color="auto"/>
      </w:divBdr>
    </w:div>
    <w:div w:id="1521581537">
      <w:bodyDiv w:val="1"/>
      <w:marLeft w:val="0"/>
      <w:marRight w:val="0"/>
      <w:marTop w:val="0"/>
      <w:marBottom w:val="0"/>
      <w:divBdr>
        <w:top w:val="none" w:sz="0" w:space="0" w:color="auto"/>
        <w:left w:val="none" w:sz="0" w:space="0" w:color="auto"/>
        <w:bottom w:val="none" w:sz="0" w:space="0" w:color="auto"/>
        <w:right w:val="none" w:sz="0" w:space="0" w:color="auto"/>
      </w:divBdr>
    </w:div>
    <w:div w:id="1980114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comments" Target="comments.xm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26" Type="http://schemas.microsoft.com/office/2011/relationships/commentsExtended" Target="commentsExtended.xml"/><Relationship Id="rId29" Type="http://schemas.microsoft.com/office/2011/relationships/people" Target="people.xml"/><Relationship Id="rId31" Type="http://schemas.microsoft.com/office/2016/09/relationships/commentsIds" Target="commentsIds.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oleObject" Target="embeddings/oleObject1.bin"/><Relationship Id="rId18" Type="http://schemas.openxmlformats.org/officeDocument/2006/relationships/image" Target="media/image9.emf"/><Relationship Id="rId19" Type="http://schemas.openxmlformats.org/officeDocument/2006/relationships/oleObject" Target="embeddings/Microsoft_Word_97_-_2004_Document1.doc"/><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BC9DC-6446-5645-8359-81CD3ECD1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29</Pages>
  <Words>9684</Words>
  <Characters>55202</Characters>
  <Application>Microsoft Macintosh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Database Design Document Template</vt:lpstr>
    </vt:vector>
  </TitlesOfParts>
  <Company>CMS</Company>
  <LinksUpToDate>false</LinksUpToDate>
  <CharactersWithSpaces>64757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 Template</dc:title>
  <dc:subject>DDD Template</dc:subject>
  <dc:creator>CMS</dc:creator>
  <cp:keywords>CMS XLC Database Design Document DDD Template</cp:keywords>
  <cp:lastModifiedBy>ilia kassianenko</cp:lastModifiedBy>
  <cp:revision>37</cp:revision>
  <dcterms:created xsi:type="dcterms:W3CDTF">2019-03-21T21:01:00Z</dcterms:created>
  <dcterms:modified xsi:type="dcterms:W3CDTF">2019-03-22T02:36:00Z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CMS</vt:lpwstr>
  </property>
  <property fmtid="{D5CDD505-2E9C-101B-9397-08002B2CF9AE}" pid="4" name="DocSecurity">
    <vt:i4>0</vt:i4>
  </property>
  <property fmtid="{D5CDD505-2E9C-101B-9397-08002B2CF9AE}" pid="5" name="HyperlinksChanged">
    <vt:bool>true</vt:bool>
  </property>
  <property fmtid="{D5CDD505-2E9C-101B-9397-08002B2CF9AE}" pid="6" name="Language">
    <vt:lpwstr>English</vt:lpwstr>
  </property>
  <property fmtid="{D5CDD505-2E9C-101B-9397-08002B2CF9AE}" pid="7" name="LinksUpToDate">
    <vt:bool>true</vt:bool>
  </property>
  <property fmtid="{D5CDD505-2E9C-101B-9397-08002B2CF9AE}" pid="8" name="ScaleCrop">
    <vt:bool>true</vt:bool>
  </property>
  <property fmtid="{D5CDD505-2E9C-101B-9397-08002B2CF9AE}" pid="9" name="ShareDoc">
    <vt:bool>true</vt:bool>
  </property>
  <property fmtid="{D5CDD505-2E9C-101B-9397-08002B2CF9AE}" pid="10" name="_AdHocReviewCycleID">
    <vt:i4>1366608037</vt:i4>
  </property>
  <property fmtid="{D5CDD505-2E9C-101B-9397-08002B2CF9AE}" pid="11" name="_AuthorEmail">
    <vt:lpwstr>Rick.Buske@cms.hhs.gov</vt:lpwstr>
  </property>
  <property fmtid="{D5CDD505-2E9C-101B-9397-08002B2CF9AE}" pid="12" name="_AuthorEmailDisplayName">
    <vt:lpwstr>Buske, Rick E. (CMS/OEI)</vt:lpwstr>
  </property>
  <property fmtid="{D5CDD505-2E9C-101B-9397-08002B2CF9AE}" pid="13" name="_EmailSubject">
    <vt:lpwstr>My Percussion Still Doesn't Work</vt:lpwstr>
  </property>
  <property fmtid="{D5CDD505-2E9C-101B-9397-08002B2CF9AE}" pid="14" name="_NewReviewCycle">
    <vt:lpwstr/>
  </property>
  <property fmtid="{D5CDD505-2E9C-101B-9397-08002B2CF9AE}" pid="15" name="_PreviousAdHocReviewCycleID">
    <vt:i4>577404526</vt:i4>
  </property>
  <property fmtid="{D5CDD505-2E9C-101B-9397-08002B2CF9AE}" pid="16" name="_ReviewingToolsShownOnce">
    <vt:lpwstr/>
  </property>
</Properties>
</file>